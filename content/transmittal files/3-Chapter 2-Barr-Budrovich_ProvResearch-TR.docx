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512C" w14:textId="77777777" w:rsidR="003A00BD" w:rsidRDefault="003A00BD" w:rsidP="008C1D7C">
      <w:r>
        <w:t>label: 2</w:t>
      </w:r>
    </w:p>
    <w:p w14:paraId="17C9AC14" w14:textId="77777777" w:rsidR="003A00BD" w:rsidRDefault="003A00BD" w:rsidP="008C1D7C">
      <w:r>
        <w:t>title: Methods and Resources</w:t>
      </w:r>
    </w:p>
    <w:p w14:paraId="53309CF3" w14:textId="77777777" w:rsidR="003A00BD" w:rsidRDefault="003A00BD" w:rsidP="008C1D7C">
      <w:r>
        <w:t xml:space="preserve">subtitle: </w:t>
      </w:r>
    </w:p>
    <w:p w14:paraId="60122427" w14:textId="77777777" w:rsidR="003A00BD" w:rsidRDefault="003A00BD" w:rsidP="008C1D7C">
      <w:r>
        <w:t>short_title: Methods and Resources</w:t>
      </w:r>
    </w:p>
    <w:p w14:paraId="29C2C840" w14:textId="77777777" w:rsidR="003A00BD" w:rsidRDefault="003A00BD" w:rsidP="008C1D7C">
      <w:r>
        <w:t>abstract:</w:t>
      </w:r>
    </w:p>
    <w:p w14:paraId="2D69B455" w14:textId="77777777" w:rsidR="003A00BD" w:rsidRDefault="003A00BD" w:rsidP="008C1D7C">
      <w:r>
        <w:t>name: Judith Barr</w:t>
      </w:r>
    </w:p>
    <w:p w14:paraId="5BF702A9" w14:textId="4735ED75" w:rsidR="003A00BD" w:rsidRPr="003A00BD" w:rsidRDefault="003A00BD" w:rsidP="008C1D7C">
      <w:r>
        <w:t xml:space="preserve">name: Nicole Budrovich </w:t>
      </w:r>
    </w:p>
    <w:p w14:paraId="782CBE88" w14:textId="77777777" w:rsidR="001E7F28" w:rsidRDefault="001E7F28" w:rsidP="001E7F28">
      <w:pPr>
        <w:rPr>
          <w:b/>
          <w:bCs/>
          <w:sz w:val="36"/>
          <w:szCs w:val="36"/>
        </w:rPr>
      </w:pPr>
    </w:p>
    <w:p w14:paraId="5B4E1444" w14:textId="77777777" w:rsidR="003A00BD" w:rsidRPr="001E7F28" w:rsidRDefault="003A00BD" w:rsidP="001E7F28"/>
    <w:p w14:paraId="5946D84C" w14:textId="60FCA3FC" w:rsidR="00BA28EE" w:rsidRPr="00301F09" w:rsidRDefault="00A16C01" w:rsidP="003043F5">
      <w:pPr>
        <w:spacing w:line="360" w:lineRule="auto"/>
      </w:pPr>
      <w:r w:rsidRPr="46F91C4E">
        <w:rPr>
          <w:rFonts w:eastAsiaTheme="majorEastAsia"/>
        </w:rPr>
        <w:t>Provenance research</w:t>
      </w:r>
      <w:r w:rsidR="003104CD" w:rsidRPr="46F91C4E">
        <w:rPr>
          <w:rFonts w:eastAsiaTheme="majorEastAsia"/>
        </w:rPr>
        <w:t xml:space="preserve"> can take</w:t>
      </w:r>
      <w:r w:rsidR="00E6144E" w:rsidRPr="46F91C4E">
        <w:rPr>
          <w:rFonts w:eastAsiaTheme="majorEastAsia"/>
        </w:rPr>
        <w:t xml:space="preserve"> many forms</w:t>
      </w:r>
      <w:r w:rsidR="003104CD" w:rsidRPr="46F91C4E">
        <w:rPr>
          <w:rFonts w:eastAsiaTheme="majorEastAsia"/>
        </w:rPr>
        <w:t xml:space="preserve"> and draw on a range of resources</w:t>
      </w:r>
      <w:r w:rsidR="00AF5261" w:rsidRPr="46F91C4E">
        <w:rPr>
          <w:rFonts w:eastAsiaTheme="majorEastAsia"/>
        </w:rPr>
        <w:t xml:space="preserve">, from </w:t>
      </w:r>
      <w:r w:rsidR="00C63BE4" w:rsidRPr="46F91C4E">
        <w:rPr>
          <w:rFonts w:eastAsiaTheme="majorEastAsia"/>
        </w:rPr>
        <w:t xml:space="preserve">the </w:t>
      </w:r>
      <w:r w:rsidR="00490617" w:rsidRPr="46F91C4E">
        <w:rPr>
          <w:rFonts w:eastAsiaTheme="majorEastAsia"/>
        </w:rPr>
        <w:t>predictable</w:t>
      </w:r>
      <w:r w:rsidR="00EF62CA" w:rsidRPr="46F91C4E">
        <w:rPr>
          <w:rFonts w:eastAsiaTheme="majorEastAsia"/>
        </w:rPr>
        <w:t xml:space="preserve"> </w:t>
      </w:r>
      <w:r w:rsidR="00D325DE" w:rsidRPr="46F91C4E">
        <w:rPr>
          <w:rFonts w:eastAsiaTheme="majorEastAsia"/>
        </w:rPr>
        <w:t xml:space="preserve">auction catalogue </w:t>
      </w:r>
      <w:r w:rsidR="00AF5261" w:rsidRPr="46F91C4E">
        <w:rPr>
          <w:rFonts w:eastAsiaTheme="majorEastAsia"/>
        </w:rPr>
        <w:t xml:space="preserve">to </w:t>
      </w:r>
      <w:r w:rsidR="00C63BE4" w:rsidRPr="46F91C4E">
        <w:rPr>
          <w:rFonts w:eastAsiaTheme="majorEastAsia"/>
        </w:rPr>
        <w:t xml:space="preserve">the </w:t>
      </w:r>
      <w:r w:rsidR="00A70272" w:rsidRPr="46F91C4E">
        <w:rPr>
          <w:rFonts w:eastAsiaTheme="majorEastAsia"/>
        </w:rPr>
        <w:t>unexpected</w:t>
      </w:r>
      <w:r w:rsidR="00D325DE" w:rsidRPr="46F91C4E">
        <w:rPr>
          <w:rFonts w:eastAsiaTheme="majorEastAsia"/>
        </w:rPr>
        <w:t xml:space="preserve"> sticky note</w:t>
      </w:r>
      <w:r w:rsidR="00C63BE4" w:rsidRPr="46F91C4E">
        <w:rPr>
          <w:rFonts w:eastAsiaTheme="majorEastAsia"/>
        </w:rPr>
        <w:t xml:space="preserve">, and </w:t>
      </w:r>
      <w:r w:rsidR="19BA046C" w:rsidRPr="46F91C4E">
        <w:rPr>
          <w:rFonts w:eastAsiaTheme="majorEastAsia"/>
        </w:rPr>
        <w:t>it can</w:t>
      </w:r>
      <w:r w:rsidR="00C63BE4" w:rsidRPr="46F91C4E">
        <w:rPr>
          <w:rFonts w:eastAsiaTheme="majorEastAsia"/>
        </w:rPr>
        <w:t xml:space="preserve"> challenge </w:t>
      </w:r>
      <w:r w:rsidR="00BB7124" w:rsidRPr="46F91C4E">
        <w:rPr>
          <w:rFonts w:eastAsiaTheme="majorEastAsia"/>
        </w:rPr>
        <w:t xml:space="preserve">even the most astute </w:t>
      </w:r>
      <w:r w:rsidR="00052626" w:rsidRPr="46F91C4E">
        <w:rPr>
          <w:rFonts w:eastAsiaTheme="majorEastAsia"/>
        </w:rPr>
        <w:t>scholar</w:t>
      </w:r>
      <w:r w:rsidR="00BB7124" w:rsidRPr="46F91C4E">
        <w:rPr>
          <w:rFonts w:eastAsiaTheme="majorEastAsia"/>
        </w:rPr>
        <w:t xml:space="preserve"> to weigh the evidence and make sense of</w:t>
      </w:r>
      <w:r w:rsidR="00DB0166" w:rsidRPr="46F91C4E">
        <w:rPr>
          <w:rFonts w:eastAsiaTheme="majorEastAsia"/>
        </w:rPr>
        <w:t xml:space="preserve"> </w:t>
      </w:r>
      <w:r w:rsidR="00EF62CA" w:rsidRPr="46F91C4E">
        <w:rPr>
          <w:rFonts w:eastAsiaTheme="majorEastAsia"/>
        </w:rPr>
        <w:t>the gathered information</w:t>
      </w:r>
      <w:r w:rsidR="00B667CF" w:rsidRPr="46F91C4E">
        <w:rPr>
          <w:rFonts w:eastAsiaTheme="majorEastAsia"/>
        </w:rPr>
        <w:t>.</w:t>
      </w:r>
      <w:r w:rsidR="00BC0B98">
        <w:rPr>
          <w:rStyle w:val="EndnoteReference"/>
          <w:rFonts w:eastAsiaTheme="majorEastAsia"/>
        </w:rPr>
        <w:endnoteReference w:id="2"/>
      </w:r>
      <w:r w:rsidR="00E6144E" w:rsidRPr="46F91C4E">
        <w:rPr>
          <w:rFonts w:eastAsiaTheme="majorEastAsia"/>
        </w:rPr>
        <w:t xml:space="preserve"> </w:t>
      </w:r>
      <w:r w:rsidR="000D6315" w:rsidRPr="46F91C4E">
        <w:rPr>
          <w:rFonts w:eastAsiaTheme="majorEastAsia"/>
        </w:rPr>
        <w:t xml:space="preserve">In </w:t>
      </w:r>
      <w:r w:rsidR="000D6315" w:rsidRPr="00301F09">
        <w:t xml:space="preserve">this </w:t>
      </w:r>
      <w:r w:rsidR="003B0462" w:rsidRPr="00301F09">
        <w:t>chapter</w:t>
      </w:r>
      <w:r w:rsidR="000D6315" w:rsidRPr="00301F09">
        <w:t xml:space="preserve">, we offer a survey of resources and strategies </w:t>
      </w:r>
      <w:r w:rsidR="0039760F" w:rsidRPr="00301F09">
        <w:t>that we have found useful for</w:t>
      </w:r>
      <w:r w:rsidR="00C94438" w:rsidRPr="00301F09">
        <w:t xml:space="preserve"> </w:t>
      </w:r>
      <w:r w:rsidR="00B3708D">
        <w:t>this work</w:t>
      </w:r>
      <w:r w:rsidR="0D883258" w:rsidRPr="00301F09">
        <w:t xml:space="preserve">, </w:t>
      </w:r>
      <w:r w:rsidR="6CA151DE" w:rsidRPr="00301F09">
        <w:t xml:space="preserve">which are </w:t>
      </w:r>
      <w:r w:rsidR="0D883258" w:rsidRPr="00301F09">
        <w:t>presented here as one methodology for undertaking provenance work at any scale</w:t>
      </w:r>
      <w:r w:rsidR="00916D6B" w:rsidRPr="00301F09">
        <w:t xml:space="preserve">. </w:t>
      </w:r>
      <w:r w:rsidR="000D6315" w:rsidRPr="00301F09">
        <w:t xml:space="preserve">We begin with </w:t>
      </w:r>
      <w:r w:rsidR="0021371D">
        <w:t>the</w:t>
      </w:r>
      <w:r w:rsidR="3625B2B1" w:rsidRPr="00301F09">
        <w:t xml:space="preserve"> section</w:t>
      </w:r>
      <w:r w:rsidR="0025538C">
        <w:t xml:space="preserve"> </w:t>
      </w:r>
      <w:r w:rsidR="00306B46">
        <w:t>“</w:t>
      </w:r>
      <w:hyperlink r:id="rId11" w:history="1">
        <w:r w:rsidR="593156A0" w:rsidRPr="003A00BD">
          <w:rPr>
            <w:rStyle w:val="Hyperlink"/>
          </w:rPr>
          <w:t>Scoping</w:t>
        </w:r>
        <w:r w:rsidR="00306B46" w:rsidRPr="003A00BD">
          <w:rPr>
            <w:rStyle w:val="Hyperlink"/>
          </w:rPr>
          <w:t xml:space="preserve"> Your Projec</w:t>
        </w:r>
        <w:r w:rsidR="003D037C" w:rsidRPr="003A00BD">
          <w:rPr>
            <w:rStyle w:val="Hyperlink"/>
          </w:rPr>
          <w:t>t and Estab</w:t>
        </w:r>
        <w:r w:rsidR="003F1B6D" w:rsidRPr="003A00BD">
          <w:rPr>
            <w:rStyle w:val="Hyperlink"/>
          </w:rPr>
          <w:t>l</w:t>
        </w:r>
        <w:r w:rsidR="003D037C" w:rsidRPr="003A00BD">
          <w:rPr>
            <w:rStyle w:val="Hyperlink"/>
          </w:rPr>
          <w:t>ishing Goals</w:t>
        </w:r>
      </w:hyperlink>
      <w:r w:rsidR="3625B2B1" w:rsidRPr="00301F09">
        <w:t>,</w:t>
      </w:r>
      <w:r w:rsidR="0021371D">
        <w:t>”</w:t>
      </w:r>
      <w:r w:rsidR="00766CD0" w:rsidRPr="00301F09">
        <w:t xml:space="preserve"> </w:t>
      </w:r>
      <w:r w:rsidR="000D6315" w:rsidRPr="00301F09">
        <w:t xml:space="preserve">presenting </w:t>
      </w:r>
      <w:r w:rsidR="0002475E" w:rsidRPr="00301F09">
        <w:t>a</w:t>
      </w:r>
      <w:r w:rsidR="005B0BF8" w:rsidRPr="00301F09">
        <w:t xml:space="preserve">n </w:t>
      </w:r>
      <w:r w:rsidR="0002475E" w:rsidRPr="00301F09">
        <w:t>overview of</w:t>
      </w:r>
      <w:r w:rsidR="000D6315" w:rsidRPr="00301F09">
        <w:t xml:space="preserve"> key</w:t>
      </w:r>
      <w:r w:rsidR="0002475E" w:rsidRPr="00301F09">
        <w:t xml:space="preserve"> questions </w:t>
      </w:r>
      <w:r w:rsidR="004E1788" w:rsidRPr="00301F09">
        <w:t>and</w:t>
      </w:r>
      <w:r w:rsidR="0039760F" w:rsidRPr="00301F09">
        <w:t xml:space="preserve"> the</w:t>
      </w:r>
      <w:r w:rsidR="004E1788" w:rsidRPr="00301F09">
        <w:t xml:space="preserve"> potential challenges</w:t>
      </w:r>
      <w:r w:rsidR="0039760F" w:rsidRPr="00301F09">
        <w:t xml:space="preserve"> that exist for any project</w:t>
      </w:r>
      <w:r w:rsidR="004E1788" w:rsidRPr="00301F09">
        <w:t>.</w:t>
      </w:r>
      <w:r w:rsidR="003C1A05" w:rsidRPr="00301F09">
        <w:t xml:space="preserve"> </w:t>
      </w:r>
      <w:r w:rsidR="0095115E" w:rsidRPr="00301F09">
        <w:t xml:space="preserve">The second </w:t>
      </w:r>
      <w:r w:rsidR="0C3623B7" w:rsidRPr="00301F09">
        <w:t xml:space="preserve">and third </w:t>
      </w:r>
      <w:r w:rsidR="0095115E" w:rsidRPr="00301F09">
        <w:t>section</w:t>
      </w:r>
      <w:r w:rsidR="36133799" w:rsidRPr="00301F09">
        <w:t>s</w:t>
      </w:r>
      <w:r w:rsidR="0095115E" w:rsidRPr="00301F09">
        <w:t xml:space="preserve">, </w:t>
      </w:r>
      <w:r w:rsidR="0021371D">
        <w:t>“</w:t>
      </w:r>
      <w:hyperlink r:id="rId12" w:history="1">
        <w:r w:rsidR="0095115E" w:rsidRPr="003A00BD">
          <w:rPr>
            <w:rStyle w:val="Hyperlink"/>
          </w:rPr>
          <w:t>Assembling Provenance Information</w:t>
        </w:r>
      </w:hyperlink>
      <w:r w:rsidR="0021371D">
        <w:t>”</w:t>
      </w:r>
      <w:r w:rsidR="434DB6BA" w:rsidRPr="00301F09">
        <w:t xml:space="preserve"> and </w:t>
      </w:r>
      <w:r w:rsidR="0021371D">
        <w:t>“</w:t>
      </w:r>
      <w:hyperlink r:id="rId13" w:history="1">
        <w:r w:rsidR="434DB6BA" w:rsidRPr="003A00BD">
          <w:rPr>
            <w:rStyle w:val="Hyperlink"/>
          </w:rPr>
          <w:t xml:space="preserve">Beyond the </w:t>
        </w:r>
        <w:r w:rsidR="00EF28B7" w:rsidRPr="003A00BD">
          <w:rPr>
            <w:rStyle w:val="Hyperlink"/>
          </w:rPr>
          <w:t>Institution</w:t>
        </w:r>
      </w:hyperlink>
      <w:r w:rsidR="05A7B449" w:rsidRPr="00301F09">
        <w:t>,</w:t>
      </w:r>
      <w:r w:rsidR="0021371D">
        <w:t>”</w:t>
      </w:r>
      <w:r w:rsidR="00B02CB1" w:rsidRPr="00301F09">
        <w:t xml:space="preserve"> </w:t>
      </w:r>
      <w:r w:rsidR="008E1F8C" w:rsidRPr="00301F09">
        <w:t xml:space="preserve">consider </w:t>
      </w:r>
      <w:r w:rsidR="00C32621" w:rsidRPr="00301F09">
        <w:t xml:space="preserve">the many </w:t>
      </w:r>
      <w:r w:rsidR="0039760F" w:rsidRPr="00301F09">
        <w:t>sources of information</w:t>
      </w:r>
      <w:r w:rsidR="005505AA" w:rsidRPr="00301F09">
        <w:t xml:space="preserve"> one </w:t>
      </w:r>
      <w:r w:rsidR="0039760F" w:rsidRPr="00301F09">
        <w:t xml:space="preserve">can </w:t>
      </w:r>
      <w:r w:rsidR="005505AA" w:rsidRPr="00301F09">
        <w:t>consult</w:t>
      </w:r>
      <w:r w:rsidR="22FAEFB4" w:rsidRPr="00301F09">
        <w:t xml:space="preserve">, </w:t>
      </w:r>
      <w:r w:rsidR="005160FF" w:rsidRPr="00301F09">
        <w:t xml:space="preserve">from </w:t>
      </w:r>
      <w:r w:rsidR="00BB6DF7" w:rsidRPr="00301F09">
        <w:t>the object itself</w:t>
      </w:r>
      <w:r w:rsidR="00BA31CB" w:rsidRPr="00301F09">
        <w:t xml:space="preserve"> </w:t>
      </w:r>
      <w:r w:rsidR="005160FF" w:rsidRPr="00301F09">
        <w:t xml:space="preserve">to </w:t>
      </w:r>
      <w:r w:rsidR="004A14BB" w:rsidRPr="00301F09">
        <w:t>dealer archives</w:t>
      </w:r>
      <w:r w:rsidR="3CD1E8CE" w:rsidRPr="00301F09">
        <w:t>. T</w:t>
      </w:r>
      <w:r w:rsidR="000D6315" w:rsidRPr="00301F09">
        <w:t>he</w:t>
      </w:r>
      <w:r w:rsidR="00E0194D" w:rsidRPr="00301F09">
        <w:t xml:space="preserve"> </w:t>
      </w:r>
      <w:r w:rsidR="31E496D3" w:rsidRPr="00301F09">
        <w:t xml:space="preserve">last </w:t>
      </w:r>
      <w:r w:rsidR="00E0194D" w:rsidRPr="00301F09">
        <w:t xml:space="preserve">section, </w:t>
      </w:r>
      <w:r w:rsidR="0021371D">
        <w:t>“</w:t>
      </w:r>
      <w:hyperlink r:id="rId14" w:history="1">
        <w:r w:rsidR="4AE1B73C" w:rsidRPr="003A00BD">
          <w:rPr>
            <w:rStyle w:val="Hyperlink"/>
          </w:rPr>
          <w:t>Processing and Publishing Provenance Information</w:t>
        </w:r>
      </w:hyperlink>
      <w:r w:rsidR="00E0194D" w:rsidRPr="00301F09">
        <w:t>,</w:t>
      </w:r>
      <w:r w:rsidR="0021371D">
        <w:t>”</w:t>
      </w:r>
      <w:r w:rsidR="00E0194D" w:rsidRPr="00301F09">
        <w:t xml:space="preserve"> </w:t>
      </w:r>
      <w:r w:rsidR="004D047F" w:rsidRPr="00301F09">
        <w:t xml:space="preserve">addresses </w:t>
      </w:r>
      <w:r w:rsidR="006D3410" w:rsidRPr="00301F09">
        <w:t>how</w:t>
      </w:r>
      <w:r w:rsidR="00AA4142" w:rsidRPr="00301F09">
        <w:t xml:space="preserve"> </w:t>
      </w:r>
      <w:r w:rsidR="54B4C08D" w:rsidRPr="00301F09">
        <w:t xml:space="preserve">your </w:t>
      </w:r>
      <w:r w:rsidR="00AA4142" w:rsidRPr="00301F09">
        <w:t>findings</w:t>
      </w:r>
      <w:r w:rsidR="006D3410" w:rsidRPr="00301F09">
        <w:t xml:space="preserve"> can be </w:t>
      </w:r>
      <w:r w:rsidR="00511E88" w:rsidRPr="00301F09">
        <w:t xml:space="preserve">interpreted, </w:t>
      </w:r>
      <w:r w:rsidR="006D3410" w:rsidRPr="00301F09">
        <w:t>processed</w:t>
      </w:r>
      <w:r w:rsidR="00511E88" w:rsidRPr="00301F09">
        <w:t>, and shared</w:t>
      </w:r>
      <w:r w:rsidR="000D6315" w:rsidRPr="00301F09">
        <w:t xml:space="preserve">. </w:t>
      </w:r>
      <w:r w:rsidR="5DF3C28D">
        <w:t>C</w:t>
      </w:r>
      <w:r w:rsidR="00DA0463">
        <w:t>ase</w:t>
      </w:r>
      <w:r w:rsidR="00DA0463" w:rsidRPr="00301F09">
        <w:t xml:space="preserve"> studies</w:t>
      </w:r>
      <w:r w:rsidR="008E1F8C" w:rsidRPr="00301F09">
        <w:t xml:space="preserve"> from the Getty</w:t>
      </w:r>
      <w:r w:rsidR="00A03046" w:rsidRPr="00301F09">
        <w:t>’s</w:t>
      </w:r>
      <w:r w:rsidR="008E1F8C" w:rsidRPr="00301F09">
        <w:t xml:space="preserve"> collection</w:t>
      </w:r>
      <w:r w:rsidR="00A03046" w:rsidRPr="00301F09">
        <w:t xml:space="preserve"> </w:t>
      </w:r>
      <w:r w:rsidR="37A699D3">
        <w:t>throughout this chapter</w:t>
      </w:r>
      <w:r w:rsidR="00A03046">
        <w:t xml:space="preserve"> </w:t>
      </w:r>
      <w:r w:rsidR="000D6315" w:rsidRPr="00301F09">
        <w:t xml:space="preserve">illustrate </w:t>
      </w:r>
      <w:r w:rsidR="008302E7" w:rsidRPr="00301F09">
        <w:t>a variety of methodological</w:t>
      </w:r>
      <w:r w:rsidR="00FB50B7" w:rsidRPr="00301F09">
        <w:t xml:space="preserve"> </w:t>
      </w:r>
      <w:r w:rsidR="004450CC" w:rsidRPr="00301F09">
        <w:t>approaches</w:t>
      </w:r>
      <w:r w:rsidR="008E1F8C" w:rsidRPr="00301F09">
        <w:t xml:space="preserve">, but </w:t>
      </w:r>
      <w:r w:rsidR="5F9FCD6F" w:rsidRPr="00301F09">
        <w:t xml:space="preserve">we hope they </w:t>
      </w:r>
      <w:r w:rsidR="008E1F8C" w:rsidRPr="00301F09">
        <w:t xml:space="preserve">also </w:t>
      </w:r>
      <w:r w:rsidR="00A03046" w:rsidRPr="00301F09">
        <w:t xml:space="preserve">make clear </w:t>
      </w:r>
      <w:r w:rsidR="0039760F" w:rsidRPr="00301F09">
        <w:t xml:space="preserve">that </w:t>
      </w:r>
      <w:r w:rsidR="00A03046" w:rsidRPr="00301F09">
        <w:t>provenance</w:t>
      </w:r>
      <w:r w:rsidR="0039760F" w:rsidRPr="00301F09">
        <w:t xml:space="preserve"> research </w:t>
      </w:r>
      <w:r w:rsidR="00A03046" w:rsidRPr="00301F09">
        <w:t>is</w:t>
      </w:r>
      <w:r w:rsidR="008C2675" w:rsidRPr="00301F09">
        <w:t xml:space="preserve"> </w:t>
      </w:r>
      <w:r w:rsidR="00A35976" w:rsidRPr="00301F09">
        <w:t>full of</w:t>
      </w:r>
      <w:r w:rsidR="006622BB" w:rsidRPr="00301F09">
        <w:t xml:space="preserve"> alternate routes, dead ends, parallel paths, and </w:t>
      </w:r>
      <w:r w:rsidR="00A35976" w:rsidRPr="00301F09">
        <w:t>multiple destinations.</w:t>
      </w:r>
      <w:r w:rsidR="00651933">
        <w:rPr>
          <w:rStyle w:val="EndnoteReference"/>
        </w:rPr>
        <w:endnoteReference w:id="3"/>
      </w:r>
      <w:r w:rsidR="54B2A597" w:rsidRPr="63DA0401">
        <w:rPr>
          <w:rStyle w:val="EndnoteReference"/>
        </w:rPr>
        <w:t xml:space="preserve"> </w:t>
      </w:r>
      <w:r w:rsidR="2DA2D981" w:rsidRPr="5D7FDE1B">
        <w:t>For an overview and introduction to provenance research, we recommend the foundational text</w:t>
      </w:r>
      <w:r w:rsidR="0047280B">
        <w:t xml:space="preserve"> published by the American Alliance of Museums</w:t>
      </w:r>
      <w:r w:rsidR="2DA2D981" w:rsidRPr="5D7FDE1B">
        <w:t xml:space="preserve">, </w:t>
      </w:r>
      <w:r w:rsidR="2DA2D981" w:rsidRPr="46F91C4E">
        <w:rPr>
          <w:i/>
          <w:iCs/>
        </w:rPr>
        <w:t>The AAM Guide to Provenance Research</w:t>
      </w:r>
      <w:r w:rsidR="00FF1DAE" w:rsidRPr="00301F09">
        <w:t>,</w:t>
      </w:r>
      <w:r w:rsidR="00306B46" w:rsidRPr="63DA0401">
        <w:rPr>
          <w:rStyle w:val="EndnoteReference"/>
        </w:rPr>
        <w:endnoteReference w:id="4"/>
      </w:r>
      <w:r w:rsidR="2DA2D981" w:rsidRPr="00301F09">
        <w:t xml:space="preserve"> and </w:t>
      </w:r>
      <w:r w:rsidR="53C00D5B" w:rsidRPr="00301F09">
        <w:t>we list additional</w:t>
      </w:r>
      <w:r w:rsidR="002D3FAA" w:rsidRPr="00301F09">
        <w:t xml:space="preserve"> resources and </w:t>
      </w:r>
      <w:r w:rsidR="53C00D5B" w:rsidRPr="00301F09">
        <w:t>more recent</w:t>
      </w:r>
      <w:r w:rsidR="70D3A047" w:rsidRPr="63DA0401">
        <w:t xml:space="preserve"> provenance guides in</w:t>
      </w:r>
      <w:r w:rsidR="0025538C">
        <w:t xml:space="preserve"> </w:t>
      </w:r>
      <w:r w:rsidR="00306B46">
        <w:t xml:space="preserve">our </w:t>
      </w:r>
      <w:hyperlink r:id="rId15" w:history="1">
        <w:r w:rsidR="00306B46" w:rsidRPr="003A00BD">
          <w:rPr>
            <w:rStyle w:val="Hyperlink"/>
          </w:rPr>
          <w:t>a</w:t>
        </w:r>
        <w:r w:rsidR="70D3A047" w:rsidRPr="003A00BD">
          <w:rPr>
            <w:rStyle w:val="Hyperlink"/>
          </w:rPr>
          <w:t>ppendix</w:t>
        </w:r>
        <w:r w:rsidR="00306B46" w:rsidRPr="003A00BD">
          <w:rPr>
            <w:rStyle w:val="Hyperlink"/>
          </w:rPr>
          <w:t xml:space="preserve"> </w:t>
        </w:r>
        <w:r w:rsidR="003A00BD" w:rsidRPr="003A00BD">
          <w:rPr>
            <w:rStyle w:val="Hyperlink"/>
          </w:rPr>
          <w:t>I</w:t>
        </w:r>
      </w:hyperlink>
      <w:r w:rsidR="00306B46">
        <w:t xml:space="preserve">, </w:t>
      </w:r>
      <w:r w:rsidR="00306B46" w:rsidRPr="003A00BD">
        <w:t>“Annotated Resource Guide</w:t>
      </w:r>
      <w:r w:rsidR="70D3A047" w:rsidRPr="003A00BD">
        <w:t>.</w:t>
      </w:r>
      <w:r w:rsidR="00306B46" w:rsidRPr="003A00BD">
        <w:t>”</w:t>
      </w:r>
      <w:r w:rsidR="002D3FAA" w:rsidRPr="00D222C0">
        <w:t xml:space="preserve"> </w:t>
      </w:r>
    </w:p>
    <w:p w14:paraId="3A477630" w14:textId="32FCB6B7" w:rsidR="002D3FAA" w:rsidRPr="00301F09" w:rsidRDefault="002D3FAA" w:rsidP="5D7FDE1B">
      <w:pPr>
        <w:spacing w:line="360" w:lineRule="auto"/>
        <w:ind w:firstLine="720"/>
      </w:pPr>
      <w:r w:rsidRPr="00301F09">
        <w:t xml:space="preserve">The term </w:t>
      </w:r>
      <w:r w:rsidR="00D50808" w:rsidRPr="00301F09">
        <w:t>“</w:t>
      </w:r>
      <w:r w:rsidRPr="00301F09">
        <w:t>antiquities</w:t>
      </w:r>
      <w:r w:rsidR="00D50808" w:rsidRPr="00301F09">
        <w:t>”</w:t>
      </w:r>
      <w:r w:rsidRPr="00301F09">
        <w:t xml:space="preserve"> encompasses objects from the monumental to the minute. Describing their respective ownership histories and object biographies within a provenance narrative</w:t>
      </w:r>
      <w:r w:rsidR="54FC6A7E" w:rsidRPr="00301F09">
        <w:t xml:space="preserve">, or </w:t>
      </w:r>
      <w:r w:rsidR="0D725566" w:rsidRPr="00301F09">
        <w:t>a structured description of an object’s provenance,</w:t>
      </w:r>
      <w:r w:rsidRPr="00301F09">
        <w:t xml:space="preserve"> is no simple </w:t>
      </w:r>
      <w:r w:rsidR="0015504F" w:rsidRPr="00301F09">
        <w:t>t</w:t>
      </w:r>
      <w:r w:rsidRPr="00301F09">
        <w:t xml:space="preserve">ask. Many </w:t>
      </w:r>
      <w:r w:rsidR="00580A2E" w:rsidRPr="00301F09">
        <w:t xml:space="preserve">ancient objects </w:t>
      </w:r>
      <w:r w:rsidR="0039760F" w:rsidRPr="00301F09">
        <w:t xml:space="preserve">that survive today </w:t>
      </w:r>
      <w:r w:rsidRPr="00301F09">
        <w:t>were deposited in funeral contexts</w:t>
      </w:r>
      <w:r w:rsidR="0039760F" w:rsidRPr="00301F09">
        <w:t>,</w:t>
      </w:r>
      <w:r w:rsidRPr="00301F09">
        <w:t xml:space="preserve"> but</w:t>
      </w:r>
      <w:r w:rsidR="0039760F" w:rsidRPr="00301F09">
        <w:t xml:space="preserve"> others </w:t>
      </w:r>
      <w:r w:rsidR="00F24A55" w:rsidRPr="00301F09">
        <w:t>were</w:t>
      </w:r>
      <w:r w:rsidR="0039760F" w:rsidRPr="00301F09">
        <w:t xml:space="preserve"> </w:t>
      </w:r>
      <w:r w:rsidR="0015504F" w:rsidRPr="00301F09">
        <w:t>hidden</w:t>
      </w:r>
      <w:r w:rsidR="008302E7" w:rsidRPr="00301F09">
        <w:t xml:space="preserve"> in antiquity</w:t>
      </w:r>
      <w:r w:rsidR="0015504F" w:rsidRPr="00301F09">
        <w:t xml:space="preserve"> for safekeeping, offered as votives, or discarded </w:t>
      </w:r>
      <w:r w:rsidR="00580A2E" w:rsidRPr="00301F09">
        <w:t>as</w:t>
      </w:r>
      <w:r w:rsidR="0015504F" w:rsidRPr="00301F09">
        <w:t xml:space="preserve"> refuse</w:t>
      </w:r>
      <w:r w:rsidRPr="00301F09">
        <w:t>.</w:t>
      </w:r>
      <w:r w:rsidR="0015504F" w:rsidRPr="00301F09">
        <w:t xml:space="preserve"> </w:t>
      </w:r>
      <w:r w:rsidR="00580A2E" w:rsidRPr="00301F09">
        <w:t>Some</w:t>
      </w:r>
      <w:r w:rsidR="0015504F" w:rsidRPr="00301F09">
        <w:t xml:space="preserve"> remained above ground, </w:t>
      </w:r>
      <w:r w:rsidRPr="00301F09">
        <w:t xml:space="preserve">adapted for other functions, like </w:t>
      </w:r>
      <w:r w:rsidRPr="00301F09">
        <w:lastRenderedPageBreak/>
        <w:t>sarcophagi or statues reused as fountains,</w:t>
      </w:r>
      <w:r w:rsidRPr="00301F09">
        <w:rPr>
          <w:rStyle w:val="EndnoteReference"/>
        </w:rPr>
        <w:endnoteReference w:id="5"/>
      </w:r>
      <w:r w:rsidRPr="00301F09">
        <w:t xml:space="preserve"> or</w:t>
      </w:r>
      <w:r w:rsidR="00A03046" w:rsidRPr="00301F09">
        <w:t xml:space="preserve"> were</w:t>
      </w:r>
      <w:r w:rsidRPr="00301F09">
        <w:t xml:space="preserve"> embedded as spolia into walls—a</w:t>
      </w:r>
      <w:r w:rsidR="0015504F" w:rsidRPr="00301F09">
        <w:t xml:space="preserve">nd </w:t>
      </w:r>
      <w:r w:rsidR="00A03046" w:rsidRPr="00301F09">
        <w:t xml:space="preserve">this kind of </w:t>
      </w:r>
      <w:r w:rsidR="0015504F" w:rsidRPr="00301F09">
        <w:t xml:space="preserve">repurposing </w:t>
      </w:r>
      <w:r w:rsidR="00F24A55" w:rsidRPr="00301F09">
        <w:t>could</w:t>
      </w:r>
      <w:r w:rsidR="0015504F" w:rsidRPr="00301F09">
        <w:t xml:space="preserve"> </w:t>
      </w:r>
      <w:r w:rsidR="00A03046" w:rsidRPr="00301F09">
        <w:t>take place on</w:t>
      </w:r>
      <w:r w:rsidR="00580A2E" w:rsidRPr="00301F09">
        <w:t xml:space="preserve"> </w:t>
      </w:r>
      <w:r w:rsidR="0015504F" w:rsidRPr="00301F09">
        <w:t xml:space="preserve">multiple </w:t>
      </w:r>
      <w:r w:rsidR="00580A2E" w:rsidRPr="00301F09">
        <w:t>occasions</w:t>
      </w:r>
      <w:r w:rsidRPr="00301F09">
        <w:t xml:space="preserve">, further </w:t>
      </w:r>
      <w:r w:rsidR="0015504F" w:rsidRPr="00301F09">
        <w:t xml:space="preserve">separating </w:t>
      </w:r>
      <w:r w:rsidR="008302E7" w:rsidRPr="00301F09">
        <w:t>the</w:t>
      </w:r>
      <w:r w:rsidR="0015504F" w:rsidRPr="00301F09">
        <w:t xml:space="preserve"> object from its </w:t>
      </w:r>
      <w:r w:rsidRPr="00301F09">
        <w:t>original context.</w:t>
      </w:r>
      <w:r w:rsidRPr="00301F09">
        <w:rPr>
          <w:rStyle w:val="EndnoteReference"/>
          <w:rFonts w:ascii="Calibri" w:eastAsia="Calibri" w:hAnsi="Calibri" w:cs="Calibri"/>
          <w:color w:val="000000" w:themeColor="text1"/>
        </w:rPr>
        <w:endnoteReference w:id="6"/>
      </w:r>
      <w:r w:rsidRPr="00301F09">
        <w:t xml:space="preserve"> </w:t>
      </w:r>
      <w:r w:rsidR="0015504F" w:rsidRPr="00301F09">
        <w:t>C</w:t>
      </w:r>
      <w:r w:rsidRPr="00301F09">
        <w:t>oins or gems</w:t>
      </w:r>
      <w:r w:rsidR="0015504F" w:rsidRPr="00301F09">
        <w:t>, for example,</w:t>
      </w:r>
      <w:r w:rsidRPr="00301F09">
        <w:t xml:space="preserve"> may be reset into jewelry or other decorative arts, with multiple generations of settings accumulating or being replaced over centuries.</w:t>
      </w:r>
      <w:r w:rsidRPr="00301F09">
        <w:rPr>
          <w:rStyle w:val="EndnoteReference"/>
        </w:rPr>
        <w:endnoteReference w:id="7"/>
      </w:r>
      <w:r w:rsidRPr="00301F09">
        <w:t xml:space="preserve"> </w:t>
      </w:r>
      <w:r w:rsidR="00D222C0">
        <w:t>Furthermore</w:t>
      </w:r>
      <w:r w:rsidR="00A03046" w:rsidRPr="00301F09">
        <w:t>, the</w:t>
      </w:r>
      <w:r w:rsidR="00580A2E" w:rsidRPr="00301F09">
        <w:t xml:space="preserve"> documentation of an object’s history</w:t>
      </w:r>
      <w:r w:rsidR="0078373C">
        <w:t>—</w:t>
      </w:r>
      <w:r w:rsidR="00580A2E" w:rsidRPr="00301F09">
        <w:t xml:space="preserve">its findspot </w:t>
      </w:r>
      <w:r w:rsidR="00A03046" w:rsidRPr="00301F09">
        <w:t>and</w:t>
      </w:r>
      <w:r w:rsidR="00580A2E" w:rsidRPr="00301F09">
        <w:t xml:space="preserve"> its subsequent contexts</w:t>
      </w:r>
      <w:r w:rsidR="0078373C">
        <w:t>—</w:t>
      </w:r>
      <w:r w:rsidR="0015504F" w:rsidRPr="00301F09">
        <w:t>has been inconsistent over</w:t>
      </w:r>
      <w:r w:rsidR="00580A2E" w:rsidRPr="00301F09">
        <w:t xml:space="preserve"> the</w:t>
      </w:r>
      <w:r w:rsidR="0015504F" w:rsidRPr="00301F09">
        <w:t xml:space="preserve"> centurie</w:t>
      </w:r>
      <w:r w:rsidR="00580A2E" w:rsidRPr="00301F09">
        <w:t>s,</w:t>
      </w:r>
      <w:r w:rsidR="0015504F" w:rsidRPr="00301F09">
        <w:t xml:space="preserve"> and </w:t>
      </w:r>
      <w:r w:rsidR="008E1F8C" w:rsidRPr="00301F09">
        <w:t xml:space="preserve">information about </w:t>
      </w:r>
      <w:r w:rsidR="0015504F" w:rsidRPr="00301F09">
        <w:t>m</w:t>
      </w:r>
      <w:r w:rsidRPr="00301F09">
        <w:t xml:space="preserve">ost Mediterranean antiquities on the market and in many museum collections </w:t>
      </w:r>
      <w:r w:rsidR="008E1F8C" w:rsidRPr="00301F09">
        <w:t xml:space="preserve">is often </w:t>
      </w:r>
      <w:r w:rsidR="0015504F" w:rsidRPr="00301F09">
        <w:t>lack</w:t>
      </w:r>
      <w:r w:rsidR="008E1F8C" w:rsidRPr="00301F09">
        <w:t>ing</w:t>
      </w:r>
      <w:r w:rsidRPr="00301F09">
        <w:t>.</w:t>
      </w:r>
      <w:r w:rsidR="00580A2E" w:rsidRPr="00301F09">
        <w:t xml:space="preserve"> </w:t>
      </w:r>
      <w:r w:rsidR="008E1F8C" w:rsidRPr="00301F09">
        <w:t>Provenances</w:t>
      </w:r>
      <w:r w:rsidR="00A03046" w:rsidRPr="00301F09">
        <w:t xml:space="preserve"> often prove to be</w:t>
      </w:r>
      <w:r w:rsidR="008E1F8C" w:rsidRPr="00301F09">
        <w:t xml:space="preserve"> </w:t>
      </w:r>
      <w:r w:rsidRPr="00301F09">
        <w:t>inconsistent patchwork</w:t>
      </w:r>
      <w:r w:rsidR="008E1F8C" w:rsidRPr="00301F09">
        <w:t>s, and t</w:t>
      </w:r>
      <w:r w:rsidRPr="00301F09">
        <w:t>his chapter provides concrete tools and strategies for researching and making these complicated data available.</w:t>
      </w:r>
      <w:r w:rsidR="00B953AF">
        <w:t xml:space="preserve"> </w:t>
      </w:r>
      <w:r w:rsidR="6114AED5">
        <w:t xml:space="preserve">As a </w:t>
      </w:r>
      <w:r w:rsidR="48A95384">
        <w:t>range of approaches</w:t>
      </w:r>
      <w:r w:rsidR="4ABB6ABE">
        <w:t xml:space="preserve"> </w:t>
      </w:r>
      <w:r w:rsidR="5443437F">
        <w:t>may be</w:t>
      </w:r>
      <w:r w:rsidR="00280322">
        <w:t xml:space="preserve"> required</w:t>
      </w:r>
      <w:r w:rsidR="5443437F">
        <w:t xml:space="preserve"> given project needs, </w:t>
      </w:r>
      <w:r w:rsidR="48A95384">
        <w:t>subsequent sections of this chapter can be read as a step-by-step methodology or dipped into as need requires.</w:t>
      </w:r>
    </w:p>
    <w:p w14:paraId="0A4CCD5F" w14:textId="77AD068E" w:rsidR="4F0F9D53" w:rsidRDefault="4F0F9D53" w:rsidP="5D7FDE1B">
      <w:pPr>
        <w:spacing w:line="360" w:lineRule="auto"/>
        <w:ind w:firstLine="720"/>
        <w:rPr>
          <w:rFonts w:ascii="Calibri" w:eastAsia="Calibri" w:hAnsi="Calibri" w:cs="Calibri"/>
          <w:color w:val="000000" w:themeColor="text1"/>
        </w:rPr>
      </w:pPr>
      <w:r w:rsidRPr="5D7FDE1B">
        <w:rPr>
          <w:rFonts w:ascii="Calibri" w:eastAsia="Calibri" w:hAnsi="Calibri" w:cs="Calibri"/>
          <w:color w:val="000000" w:themeColor="text1"/>
        </w:rPr>
        <w:t>Unfortunately, there</w:t>
      </w:r>
      <w:r w:rsidR="00B05D53">
        <w:rPr>
          <w:rFonts w:ascii="Calibri" w:eastAsia="Calibri" w:hAnsi="Calibri" w:cs="Calibri"/>
          <w:color w:val="000000" w:themeColor="text1"/>
        </w:rPr>
        <w:t xml:space="preserve"> i</w:t>
      </w:r>
      <w:r w:rsidRPr="5D7FDE1B">
        <w:rPr>
          <w:rFonts w:ascii="Calibri" w:eastAsia="Calibri" w:hAnsi="Calibri" w:cs="Calibri"/>
          <w:color w:val="000000" w:themeColor="text1"/>
        </w:rPr>
        <w:t xml:space="preserve">s no single road map or methodology </w:t>
      </w:r>
      <w:r w:rsidR="00D83510" w:rsidRPr="274DAE99">
        <w:rPr>
          <w:rFonts w:ascii="Calibri" w:eastAsia="Calibri" w:hAnsi="Calibri" w:cs="Calibri"/>
          <w:color w:val="000000" w:themeColor="text1"/>
        </w:rPr>
        <w:t xml:space="preserve">for determining provenance that </w:t>
      </w:r>
      <w:r w:rsidRPr="5D7FDE1B">
        <w:rPr>
          <w:rFonts w:ascii="Calibri" w:eastAsia="Calibri" w:hAnsi="Calibri" w:cs="Calibri"/>
          <w:color w:val="000000" w:themeColor="text1"/>
        </w:rPr>
        <w:t xml:space="preserve">can serve every object, dissertation, or institution. </w:t>
      </w:r>
      <w:r w:rsidR="5D7FDE1B" w:rsidRPr="5D7FDE1B">
        <w:rPr>
          <w:rFonts w:ascii="Calibri" w:eastAsia="Calibri" w:hAnsi="Calibri" w:cs="Calibri"/>
          <w:color w:val="000000" w:themeColor="text1"/>
        </w:rPr>
        <w:t>One of the more elusive aspects of provenance research is luck. It can, to some extent, be fostered by developing your own databases of resources, flipping through every auction catalogue that is available, or combing through every photograph in an archive.</w:t>
      </w:r>
      <w:r w:rsidRPr="5D7FDE1B">
        <w:rPr>
          <w:rStyle w:val="EndnoteReference"/>
          <w:rFonts w:ascii="Calibri" w:eastAsia="Calibri" w:hAnsi="Calibri" w:cs="Calibri"/>
          <w:color w:val="000000" w:themeColor="text1"/>
        </w:rPr>
        <w:endnoteReference w:id="8"/>
      </w:r>
      <w:r w:rsidR="5D7FDE1B" w:rsidRPr="5D7FDE1B">
        <w:rPr>
          <w:rFonts w:ascii="Calibri" w:eastAsia="Calibri" w:hAnsi="Calibri" w:cs="Calibri"/>
          <w:color w:val="000000" w:themeColor="text1"/>
        </w:rPr>
        <w:t xml:space="preserve"> But the survival of documents within an institution, </w:t>
      </w:r>
      <w:r w:rsidR="00F967D4" w:rsidRPr="274DAE99">
        <w:rPr>
          <w:rFonts w:ascii="Calibri" w:eastAsia="Calibri" w:hAnsi="Calibri" w:cs="Calibri"/>
          <w:color w:val="000000" w:themeColor="text1"/>
        </w:rPr>
        <w:t xml:space="preserve">or </w:t>
      </w:r>
      <w:r w:rsidR="5D7FDE1B" w:rsidRPr="5D7FDE1B">
        <w:rPr>
          <w:rFonts w:ascii="Calibri" w:eastAsia="Calibri" w:hAnsi="Calibri" w:cs="Calibri"/>
          <w:color w:val="000000" w:themeColor="text1"/>
        </w:rPr>
        <w:t xml:space="preserve">an old accession number preserved in an image, </w:t>
      </w:r>
      <w:r w:rsidR="00F967D4" w:rsidRPr="274DAE99">
        <w:rPr>
          <w:rFonts w:ascii="Calibri" w:eastAsia="Calibri" w:hAnsi="Calibri" w:cs="Calibri"/>
          <w:color w:val="000000" w:themeColor="text1"/>
        </w:rPr>
        <w:t xml:space="preserve">or </w:t>
      </w:r>
      <w:r w:rsidR="5D7FDE1B" w:rsidRPr="5D7FDE1B">
        <w:rPr>
          <w:rFonts w:ascii="Calibri" w:eastAsia="Calibri" w:hAnsi="Calibri" w:cs="Calibri"/>
          <w:color w:val="000000" w:themeColor="text1"/>
        </w:rPr>
        <w:t>a singular citation in a</w:t>
      </w:r>
      <w:r w:rsidR="00F967D4" w:rsidRPr="274DAE99">
        <w:rPr>
          <w:rFonts w:ascii="Calibri" w:eastAsia="Calibri" w:hAnsi="Calibri" w:cs="Calibri"/>
          <w:color w:val="000000" w:themeColor="text1"/>
        </w:rPr>
        <w:t>n article</w:t>
      </w:r>
      <w:r w:rsidR="5D7FDE1B" w:rsidRPr="5D7FDE1B">
        <w:rPr>
          <w:rFonts w:ascii="Calibri" w:eastAsia="Calibri" w:hAnsi="Calibri" w:cs="Calibri"/>
          <w:color w:val="000000" w:themeColor="text1"/>
        </w:rPr>
        <w:t>—none of these</w:t>
      </w:r>
      <w:r w:rsidR="007702F5" w:rsidRPr="274DAE99">
        <w:rPr>
          <w:rFonts w:ascii="Calibri" w:eastAsia="Calibri" w:hAnsi="Calibri" w:cs="Calibri"/>
          <w:color w:val="000000" w:themeColor="text1"/>
        </w:rPr>
        <w:t xml:space="preserve"> is</w:t>
      </w:r>
      <w:r w:rsidR="5D7FDE1B" w:rsidRPr="5D7FDE1B">
        <w:rPr>
          <w:rFonts w:ascii="Calibri" w:eastAsia="Calibri" w:hAnsi="Calibri" w:cs="Calibri"/>
          <w:color w:val="000000" w:themeColor="text1"/>
        </w:rPr>
        <w:t xml:space="preserve"> guaranteed, and while opportune discoveries can reveal exciting new links in a chain of ownership, much more common are the thousands of negative results, where no information can be corroborated. Th</w:t>
      </w:r>
      <w:r w:rsidR="00F967D4" w:rsidRPr="274DAE99">
        <w:rPr>
          <w:rFonts w:ascii="Calibri" w:eastAsia="Calibri" w:hAnsi="Calibri" w:cs="Calibri"/>
          <w:color w:val="000000" w:themeColor="text1"/>
        </w:rPr>
        <w:t>ese</w:t>
      </w:r>
      <w:r w:rsidR="008D44D0" w:rsidRPr="274DAE99">
        <w:rPr>
          <w:rFonts w:ascii="Calibri" w:eastAsia="Calibri" w:hAnsi="Calibri" w:cs="Calibri"/>
          <w:color w:val="000000" w:themeColor="text1"/>
        </w:rPr>
        <w:t xml:space="preserve"> may be frustrating to the researcher</w:t>
      </w:r>
      <w:r w:rsidR="00A31EB1">
        <w:rPr>
          <w:rFonts w:ascii="Calibri" w:eastAsia="Calibri" w:hAnsi="Calibri" w:cs="Calibri"/>
          <w:color w:val="000000" w:themeColor="text1"/>
        </w:rPr>
        <w:t xml:space="preserve"> and their importance hard to convey to the outsider</w:t>
      </w:r>
      <w:r w:rsidR="008D44D0" w:rsidRPr="274DAE99">
        <w:rPr>
          <w:rFonts w:ascii="Calibri" w:eastAsia="Calibri" w:hAnsi="Calibri" w:cs="Calibri"/>
          <w:color w:val="000000" w:themeColor="text1"/>
        </w:rPr>
        <w:t xml:space="preserve">, </w:t>
      </w:r>
      <w:r w:rsidR="00A31EB1">
        <w:rPr>
          <w:rFonts w:ascii="Calibri" w:eastAsia="Calibri" w:hAnsi="Calibri" w:cs="Calibri"/>
          <w:color w:val="000000" w:themeColor="text1"/>
        </w:rPr>
        <w:t xml:space="preserve">but </w:t>
      </w:r>
      <w:r w:rsidR="008D44D0" w:rsidRPr="274DAE99">
        <w:rPr>
          <w:rFonts w:ascii="Calibri" w:eastAsia="Calibri" w:hAnsi="Calibri" w:cs="Calibri"/>
          <w:color w:val="000000" w:themeColor="text1"/>
        </w:rPr>
        <w:t xml:space="preserve">they are </w:t>
      </w:r>
      <w:r w:rsidR="5D7FDE1B" w:rsidRPr="5D7FDE1B">
        <w:rPr>
          <w:rFonts w:ascii="Calibri" w:eastAsia="Calibri" w:hAnsi="Calibri" w:cs="Calibri"/>
          <w:color w:val="000000" w:themeColor="text1"/>
        </w:rPr>
        <w:t>no less important to document, so that the scope of past investigations can be revisited should new information arise in the future.</w:t>
      </w:r>
    </w:p>
    <w:p w14:paraId="338A0CB7" w14:textId="5F94A58E" w:rsidR="00D7382D" w:rsidRDefault="5D7FDE1B" w:rsidP="5D7FDE1B">
      <w:pPr>
        <w:spacing w:line="360" w:lineRule="auto"/>
        <w:ind w:firstLine="720"/>
        <w:rPr>
          <w:rFonts w:ascii="Calibri" w:eastAsia="Calibri" w:hAnsi="Calibri" w:cs="Calibri"/>
          <w:color w:val="000000" w:themeColor="text1"/>
        </w:rPr>
      </w:pPr>
      <w:r w:rsidRPr="5D7FDE1B">
        <w:rPr>
          <w:rFonts w:ascii="Calibri" w:eastAsia="Calibri" w:hAnsi="Calibri" w:cs="Calibri"/>
          <w:color w:val="000000" w:themeColor="text1"/>
        </w:rPr>
        <w:t xml:space="preserve">Luck and serendipity require opportunity, whether that comes from conversations with colleagues, </w:t>
      </w:r>
      <w:r w:rsidR="00A31EB1">
        <w:rPr>
          <w:rFonts w:ascii="Calibri" w:eastAsia="Calibri" w:hAnsi="Calibri" w:cs="Calibri"/>
          <w:color w:val="000000" w:themeColor="text1"/>
        </w:rPr>
        <w:t xml:space="preserve">from </w:t>
      </w:r>
      <w:r w:rsidR="00A31EB1" w:rsidRPr="00A31EB1">
        <w:rPr>
          <w:rFonts w:ascii="Calibri" w:eastAsia="Calibri" w:hAnsi="Calibri" w:cs="Calibri"/>
          <w:color w:val="000000" w:themeColor="text1"/>
        </w:rPr>
        <w:t>database updates that make alternate numbers searchable</w:t>
      </w:r>
      <w:r w:rsidRPr="5D7FDE1B">
        <w:rPr>
          <w:rFonts w:ascii="Calibri" w:eastAsia="Calibri" w:hAnsi="Calibri" w:cs="Calibri"/>
          <w:color w:val="000000" w:themeColor="text1"/>
        </w:rPr>
        <w:t xml:space="preserve">, or </w:t>
      </w:r>
      <w:r w:rsidR="00A31EB1">
        <w:rPr>
          <w:rFonts w:ascii="Calibri" w:eastAsia="Calibri" w:hAnsi="Calibri" w:cs="Calibri"/>
          <w:color w:val="000000" w:themeColor="text1"/>
        </w:rPr>
        <w:t xml:space="preserve">from </w:t>
      </w:r>
      <w:r w:rsidRPr="5D7FDE1B">
        <w:rPr>
          <w:rFonts w:ascii="Calibri" w:eastAsia="Calibri" w:hAnsi="Calibri" w:cs="Calibri"/>
          <w:color w:val="000000" w:themeColor="text1"/>
        </w:rPr>
        <w:t xml:space="preserve">dealer stickers described in </w:t>
      </w:r>
      <w:r w:rsidR="00262ECA" w:rsidRPr="274DAE99">
        <w:rPr>
          <w:rFonts w:ascii="Calibri" w:eastAsia="Calibri" w:hAnsi="Calibri" w:cs="Calibri"/>
          <w:color w:val="000000" w:themeColor="text1"/>
        </w:rPr>
        <w:t xml:space="preserve">online </w:t>
      </w:r>
      <w:r w:rsidRPr="5D7FDE1B">
        <w:rPr>
          <w:rFonts w:ascii="Calibri" w:eastAsia="Calibri" w:hAnsi="Calibri" w:cs="Calibri"/>
          <w:color w:val="000000" w:themeColor="text1"/>
        </w:rPr>
        <w:t>collection pages. Perhaps the most unexpected discovery for us was finding an Etruscan cinerary urn and lid (</w:t>
      </w:r>
      <w:hyperlink r:id="rId16">
        <w:r w:rsidRPr="003B19CA">
          <w:t>71.AD.293</w:t>
        </w:r>
      </w:hyperlink>
      <w:r w:rsidRPr="5D7FDE1B">
        <w:rPr>
          <w:rFonts w:ascii="Calibri" w:eastAsia="Calibri" w:hAnsi="Calibri" w:cs="Calibri"/>
          <w:color w:val="000000" w:themeColor="text1"/>
        </w:rPr>
        <w:t>)</w:t>
      </w:r>
      <w:r w:rsidRPr="5D7FDE1B">
        <w:rPr>
          <w:rStyle w:val="EndnoteReference"/>
          <w:rFonts w:ascii="Calibri" w:eastAsia="Calibri" w:hAnsi="Calibri" w:cs="Calibri"/>
          <w:color w:val="000000" w:themeColor="text1"/>
        </w:rPr>
        <w:endnoteReference w:id="9"/>
      </w:r>
      <w:r w:rsidRPr="5D7FDE1B">
        <w:rPr>
          <w:rFonts w:ascii="Calibri" w:eastAsia="Calibri" w:hAnsi="Calibri" w:cs="Calibri"/>
          <w:color w:val="000000" w:themeColor="text1"/>
        </w:rPr>
        <w:t xml:space="preserve"> for sale in an American department store. A colleague happened to share a Kaufmann’s department store advertisement from 1966 for an exhibition of Mediterranean antiquities</w:t>
      </w:r>
      <w:r w:rsidR="008D44D0" w:rsidRPr="274DAE99">
        <w:rPr>
          <w:rFonts w:ascii="Calibri" w:eastAsia="Calibri" w:hAnsi="Calibri" w:cs="Calibri"/>
          <w:color w:val="000000" w:themeColor="text1"/>
        </w:rPr>
        <w:t>, and</w:t>
      </w:r>
      <w:r w:rsidR="00B953AF">
        <w:rPr>
          <w:rFonts w:ascii="Calibri" w:eastAsia="Calibri" w:hAnsi="Calibri" w:cs="Calibri"/>
          <w:color w:val="000000" w:themeColor="text1"/>
        </w:rPr>
        <w:t xml:space="preserve"> </w:t>
      </w:r>
      <w:r w:rsidRPr="5D7FDE1B">
        <w:rPr>
          <w:rFonts w:ascii="Calibri" w:eastAsia="Calibri" w:hAnsi="Calibri" w:cs="Calibri"/>
          <w:color w:val="000000" w:themeColor="text1"/>
        </w:rPr>
        <w:t xml:space="preserve">staring back was the cinerary urn. This sighting opened up an unexpected chapter in its modern history, paving the way for us to reconstruct the urn’s journey across </w:t>
      </w:r>
      <w:r w:rsidR="00262ECA" w:rsidRPr="274DAE99">
        <w:rPr>
          <w:rFonts w:ascii="Calibri" w:eastAsia="Calibri" w:hAnsi="Calibri" w:cs="Calibri"/>
          <w:color w:val="000000" w:themeColor="text1"/>
        </w:rPr>
        <w:t xml:space="preserve">the United States </w:t>
      </w:r>
      <w:r w:rsidRPr="5D7FDE1B">
        <w:rPr>
          <w:rFonts w:ascii="Calibri" w:eastAsia="Calibri" w:hAnsi="Calibri" w:cs="Calibri"/>
          <w:color w:val="000000" w:themeColor="text1"/>
        </w:rPr>
        <w:t>in the 1960s (</w:t>
      </w:r>
      <w:r w:rsidR="008D44D0" w:rsidRPr="274DAE99">
        <w:rPr>
          <w:rFonts w:ascii="Calibri" w:eastAsia="Calibri" w:hAnsi="Calibri" w:cs="Calibri"/>
          <w:color w:val="000000" w:themeColor="text1"/>
        </w:rPr>
        <w:t xml:space="preserve">see the </w:t>
      </w:r>
      <w:hyperlink r:id="rId17" w:history="1">
        <w:r w:rsidR="008D44D0" w:rsidRPr="003A00BD">
          <w:rPr>
            <w:rStyle w:val="Hyperlink"/>
            <w:rFonts w:ascii="Calibri" w:eastAsia="Calibri" w:hAnsi="Calibri" w:cs="Calibri"/>
          </w:rPr>
          <w:t>case study</w:t>
        </w:r>
      </w:hyperlink>
      <w:r w:rsidR="008D44D0" w:rsidRPr="274DAE99">
        <w:rPr>
          <w:rFonts w:ascii="Calibri" w:eastAsia="Calibri" w:hAnsi="Calibri" w:cs="Calibri"/>
          <w:color w:val="000000" w:themeColor="text1"/>
        </w:rPr>
        <w:t xml:space="preserve"> </w:t>
      </w:r>
      <w:r w:rsidRPr="5D7FDE1B">
        <w:rPr>
          <w:rFonts w:ascii="Calibri" w:eastAsia="Calibri" w:hAnsi="Calibri" w:cs="Calibri"/>
          <w:color w:val="000000" w:themeColor="text1"/>
        </w:rPr>
        <w:t>in this chapter).</w:t>
      </w:r>
      <w:r w:rsidR="00B953AF">
        <w:rPr>
          <w:rFonts w:ascii="Calibri" w:eastAsia="Calibri" w:hAnsi="Calibri" w:cs="Calibri"/>
          <w:color w:val="000000" w:themeColor="text1"/>
        </w:rPr>
        <w:t xml:space="preserve"> </w:t>
      </w:r>
      <w:r w:rsidR="17709853" w:rsidRPr="5D7FDE1B">
        <w:rPr>
          <w:rFonts w:ascii="Calibri" w:eastAsia="Calibri" w:hAnsi="Calibri" w:cs="Calibri"/>
          <w:color w:val="000000" w:themeColor="text1"/>
        </w:rPr>
        <w:t>This chapter is the result of over a decade of work at the Getty, but it is in reality m</w:t>
      </w:r>
      <w:r w:rsidR="4C1EC6E0" w:rsidRPr="5D7FDE1B">
        <w:rPr>
          <w:rFonts w:ascii="Calibri" w:eastAsia="Calibri" w:hAnsi="Calibri" w:cs="Calibri"/>
          <w:color w:val="000000" w:themeColor="text1"/>
        </w:rPr>
        <w:t xml:space="preserve">uch more than just the work of </w:t>
      </w:r>
      <w:r w:rsidR="186A79E0" w:rsidRPr="5D7FDE1B">
        <w:rPr>
          <w:rFonts w:ascii="Calibri" w:eastAsia="Calibri" w:hAnsi="Calibri" w:cs="Calibri"/>
          <w:color w:val="000000" w:themeColor="text1"/>
        </w:rPr>
        <w:t>two</w:t>
      </w:r>
      <w:r w:rsidR="4C1EC6E0" w:rsidRPr="5D7FDE1B">
        <w:rPr>
          <w:rFonts w:ascii="Calibri" w:eastAsia="Calibri" w:hAnsi="Calibri" w:cs="Calibri"/>
          <w:color w:val="000000" w:themeColor="text1"/>
        </w:rPr>
        <w:t xml:space="preserve"> researchers: it reflects the kind </w:t>
      </w:r>
      <w:r w:rsidR="4E1F210B" w:rsidRPr="5D7FDE1B">
        <w:rPr>
          <w:rFonts w:ascii="Calibri" w:eastAsia="Calibri" w:hAnsi="Calibri" w:cs="Calibri"/>
          <w:color w:val="000000" w:themeColor="text1"/>
        </w:rPr>
        <w:t>assistance</w:t>
      </w:r>
      <w:r w:rsidR="4C1EC6E0" w:rsidRPr="5D7FDE1B">
        <w:rPr>
          <w:rFonts w:ascii="Calibri" w:eastAsia="Calibri" w:hAnsi="Calibri" w:cs="Calibri"/>
          <w:color w:val="000000" w:themeColor="text1"/>
        </w:rPr>
        <w:t xml:space="preserve"> of colleagues across the globe, who have shared their experiences, resources, and researc</w:t>
      </w:r>
      <w:r w:rsidR="0DB196C6" w:rsidRPr="5D7FDE1B">
        <w:rPr>
          <w:rFonts w:ascii="Calibri" w:eastAsia="Calibri" w:hAnsi="Calibri" w:cs="Calibri"/>
          <w:color w:val="000000" w:themeColor="text1"/>
        </w:rPr>
        <w:t xml:space="preserve">h, and who have contributed in both creditable and ineffable ways to our </w:t>
      </w:r>
      <w:r w:rsidR="0DB196C6" w:rsidRPr="5D7FDE1B">
        <w:rPr>
          <w:rFonts w:ascii="Calibri" w:eastAsia="Calibri" w:hAnsi="Calibri" w:cs="Calibri"/>
          <w:color w:val="000000" w:themeColor="text1"/>
        </w:rPr>
        <w:lastRenderedPageBreak/>
        <w:t xml:space="preserve">understanding of provenance. </w:t>
      </w:r>
      <w:r w:rsidR="4D61BC58" w:rsidRPr="5D7FDE1B">
        <w:rPr>
          <w:rFonts w:ascii="Calibri" w:eastAsia="Calibri" w:hAnsi="Calibri" w:cs="Calibri"/>
          <w:color w:val="000000" w:themeColor="text1"/>
        </w:rPr>
        <w:t>We hope that your project will likewise benefit from the ever-increasing number of colleagues working in this area</w:t>
      </w:r>
      <w:r w:rsidR="00262ECA" w:rsidRPr="274DAE99">
        <w:rPr>
          <w:rFonts w:ascii="Calibri" w:eastAsia="Calibri" w:hAnsi="Calibri" w:cs="Calibri"/>
          <w:color w:val="000000" w:themeColor="text1"/>
        </w:rPr>
        <w:t>—</w:t>
      </w:r>
      <w:r w:rsidR="0797A76F" w:rsidRPr="5D7FDE1B">
        <w:rPr>
          <w:rFonts w:ascii="Calibri" w:eastAsia="Calibri" w:hAnsi="Calibri" w:cs="Calibri"/>
          <w:color w:val="000000" w:themeColor="text1"/>
        </w:rPr>
        <w:t xml:space="preserve">the most critical resource we can suggest. </w:t>
      </w:r>
    </w:p>
    <w:p w14:paraId="0F84C868" w14:textId="77777777" w:rsidR="00500201" w:rsidRDefault="00500201" w:rsidP="00500201">
      <w:pPr>
        <w:spacing w:line="360" w:lineRule="auto"/>
        <w:rPr>
          <w:rFonts w:ascii="Calibri" w:eastAsia="Calibri" w:hAnsi="Calibri" w:cs="Calibri"/>
          <w:color w:val="000000" w:themeColor="text1"/>
        </w:rPr>
      </w:pPr>
    </w:p>
    <w:p w14:paraId="65E9F8DB" w14:textId="611E52CA" w:rsidR="002D3FAA" w:rsidRPr="003A00BD" w:rsidRDefault="13F564EF" w:rsidP="003A00BD">
      <w:pPr>
        <w:pStyle w:val="Heading2"/>
        <w:rPr>
          <w:i w:val="0"/>
          <w:iCs w:val="0"/>
          <w:color w:val="auto"/>
        </w:rPr>
      </w:pPr>
      <w:r w:rsidRPr="003A00BD">
        <w:rPr>
          <w:i w:val="0"/>
          <w:iCs w:val="0"/>
          <w:color w:val="auto"/>
        </w:rPr>
        <w:t>Scoping Your Project</w:t>
      </w:r>
      <w:r w:rsidR="0005003A" w:rsidRPr="003A00BD">
        <w:rPr>
          <w:i w:val="0"/>
          <w:iCs w:val="0"/>
          <w:color w:val="auto"/>
        </w:rPr>
        <w:t xml:space="preserve"> and Establishing Goals</w:t>
      </w:r>
    </w:p>
    <w:p w14:paraId="28CE4108" w14:textId="029813C4" w:rsidR="003043F5" w:rsidRPr="0078373C" w:rsidRDefault="008302E7" w:rsidP="003043F5">
      <w:pPr>
        <w:spacing w:line="360" w:lineRule="auto"/>
        <w:contextualSpacing/>
        <w:rPr>
          <w:rFonts w:ascii="Calibri" w:eastAsia="Calibri" w:hAnsi="Calibri" w:cs="Times New Roman"/>
        </w:rPr>
      </w:pPr>
      <w:r w:rsidRPr="45BC76E2">
        <w:rPr>
          <w:rFonts w:ascii="Calibri" w:eastAsia="Calibri" w:hAnsi="Calibri" w:cs="Times New Roman"/>
        </w:rPr>
        <w:t>Any</w:t>
      </w:r>
      <w:r w:rsidR="002D3FAA" w:rsidRPr="45BC76E2">
        <w:rPr>
          <w:rFonts w:ascii="Calibri" w:eastAsia="Calibri" w:hAnsi="Calibri" w:cs="Times New Roman"/>
        </w:rPr>
        <w:t xml:space="preserve"> provenance research project operates within three main parameters</w:t>
      </w:r>
      <w:r w:rsidR="00227411">
        <w:rPr>
          <w:rFonts w:ascii="Calibri" w:eastAsia="Calibri" w:hAnsi="Calibri" w:cs="Times New Roman"/>
        </w:rPr>
        <w:t xml:space="preserve"> </w:t>
      </w:r>
      <w:r w:rsidR="002D3FAA" w:rsidRPr="45BC76E2">
        <w:rPr>
          <w:rFonts w:ascii="Calibri" w:eastAsia="Calibri" w:hAnsi="Calibri" w:cs="Times New Roman"/>
        </w:rPr>
        <w:t>that help determine expectations and goals</w:t>
      </w:r>
      <w:r w:rsidR="00227411">
        <w:rPr>
          <w:rFonts w:ascii="Calibri" w:eastAsia="Calibri" w:hAnsi="Calibri" w:cs="Times New Roman"/>
        </w:rPr>
        <w:t>:</w:t>
      </w:r>
      <w:r w:rsidR="00227411" w:rsidRPr="00227411">
        <w:rPr>
          <w:rFonts w:ascii="Calibri" w:eastAsia="Calibri" w:hAnsi="Calibri" w:cs="Times New Roman"/>
        </w:rPr>
        <w:t xml:space="preserve"> </w:t>
      </w:r>
      <w:r w:rsidR="00227411" w:rsidRPr="45BC76E2">
        <w:rPr>
          <w:rFonts w:ascii="Calibri" w:eastAsia="Calibri" w:hAnsi="Calibri" w:cs="Times New Roman"/>
        </w:rPr>
        <w:t>volume of material, resources, and time</w:t>
      </w:r>
      <w:r w:rsidR="002D3FAA" w:rsidRPr="45BC76E2">
        <w:rPr>
          <w:rFonts w:ascii="Calibri" w:eastAsia="Calibri" w:hAnsi="Calibri" w:cs="Times New Roman"/>
        </w:rPr>
        <w:t xml:space="preserve">. </w:t>
      </w:r>
      <w:r w:rsidR="27C934DE" w:rsidRPr="45BC76E2">
        <w:rPr>
          <w:rFonts w:ascii="Calibri" w:eastAsia="Calibri" w:hAnsi="Calibri" w:cs="Times New Roman"/>
        </w:rPr>
        <w:t xml:space="preserve">As part of initial considerations for </w:t>
      </w:r>
      <w:r w:rsidR="79365E27" w:rsidRPr="45BC76E2">
        <w:rPr>
          <w:rFonts w:ascii="Calibri" w:eastAsia="Calibri" w:hAnsi="Calibri" w:cs="Times New Roman"/>
        </w:rPr>
        <w:t xml:space="preserve">outlining a provenance </w:t>
      </w:r>
      <w:r w:rsidR="27C934DE" w:rsidRPr="45BC76E2">
        <w:rPr>
          <w:rFonts w:ascii="Calibri" w:eastAsia="Calibri" w:hAnsi="Calibri" w:cs="Times New Roman"/>
        </w:rPr>
        <w:t>research</w:t>
      </w:r>
      <w:r w:rsidR="1BD9929D" w:rsidRPr="45BC76E2">
        <w:rPr>
          <w:rFonts w:ascii="Calibri" w:eastAsia="Calibri" w:hAnsi="Calibri" w:cs="Times New Roman"/>
        </w:rPr>
        <w:t xml:space="preserve"> project</w:t>
      </w:r>
      <w:r w:rsidR="27C934DE" w:rsidRPr="45BC76E2">
        <w:rPr>
          <w:rFonts w:ascii="Calibri" w:eastAsia="Calibri" w:hAnsi="Calibri" w:cs="Times New Roman"/>
        </w:rPr>
        <w:t xml:space="preserve">, you will further need to set goals, identify project stakeholders, determine the project’s scope, document </w:t>
      </w:r>
      <w:r w:rsidR="4CEB6F82" w:rsidRPr="45BC76E2">
        <w:rPr>
          <w:rFonts w:ascii="Calibri" w:eastAsia="Calibri" w:hAnsi="Calibri" w:cs="Times New Roman"/>
        </w:rPr>
        <w:t xml:space="preserve">assets, and keep records on the project’s progress. </w:t>
      </w:r>
    </w:p>
    <w:p w14:paraId="425D2D74" w14:textId="1F3B0033" w:rsidR="002D3FAA" w:rsidRPr="00301F09" w:rsidRDefault="259F4BC3" w:rsidP="0078373C">
      <w:pPr>
        <w:spacing w:line="360" w:lineRule="auto"/>
        <w:ind w:firstLine="360"/>
        <w:contextualSpacing/>
        <w:rPr>
          <w:rFonts w:ascii="Calibri" w:eastAsia="Calibri" w:hAnsi="Calibri" w:cs="Times New Roman"/>
        </w:rPr>
      </w:pPr>
      <w:r>
        <w:t xml:space="preserve">Provenance research projects can span </w:t>
      </w:r>
      <w:r w:rsidR="00227411">
        <w:t xml:space="preserve">from </w:t>
      </w:r>
      <w:r>
        <w:t xml:space="preserve">the documentation of a single object to a holistic review of every item in a collection. </w:t>
      </w:r>
      <w:r w:rsidR="003B5DDB">
        <w:t>The latter</w:t>
      </w:r>
      <w:r>
        <w:t xml:space="preserve"> allows for connections between disparate records and a better understanding of relationships between collectors and dealers, but this can be difficult to manage and maintain. Regardless of scope, it is helpful to designate and assess targeted groups of material for study. In assembling these, it is worth reviewing all related objects, including </w:t>
      </w:r>
      <w:r w:rsidR="00227411">
        <w:t xml:space="preserve">those </w:t>
      </w:r>
      <w:r>
        <w:t>deaccession</w:t>
      </w:r>
      <w:r w:rsidR="00227411">
        <w:t>ed</w:t>
      </w:r>
      <w:r>
        <w:t>, in case an individual record contains information that applies to the broader group. Possible object groupings include, but are not limited to:</w:t>
      </w:r>
    </w:p>
    <w:p w14:paraId="1EC57955" w14:textId="76DE5826" w:rsidR="002D3FAA" w:rsidRPr="00301F09" w:rsidRDefault="00E42EE7" w:rsidP="5D7FDE1B">
      <w:pPr>
        <w:numPr>
          <w:ilvl w:val="0"/>
          <w:numId w:val="20"/>
        </w:numPr>
        <w:spacing w:before="240" w:line="360" w:lineRule="auto"/>
        <w:contextualSpacing/>
      </w:pPr>
      <w:r>
        <w:t xml:space="preserve">those </w:t>
      </w:r>
      <w:r w:rsidR="00227411">
        <w:t>o</w:t>
      </w:r>
      <w:r w:rsidR="259F4BC3">
        <w:t>n display</w:t>
      </w:r>
    </w:p>
    <w:p w14:paraId="52DFEFC0" w14:textId="42BEB8AC" w:rsidR="002D3FAA" w:rsidRPr="00301F09" w:rsidRDefault="00E42EE7" w:rsidP="5D7FDE1B">
      <w:pPr>
        <w:numPr>
          <w:ilvl w:val="0"/>
          <w:numId w:val="20"/>
        </w:numPr>
        <w:spacing w:before="240" w:line="360" w:lineRule="auto"/>
        <w:contextualSpacing/>
      </w:pPr>
      <w:r>
        <w:t xml:space="preserve">specific </w:t>
      </w:r>
      <w:r w:rsidR="259F4BC3">
        <w:t>object types</w:t>
      </w:r>
    </w:p>
    <w:p w14:paraId="2DEAB3C1" w14:textId="4AE8AFC7" w:rsidR="002D3FAA" w:rsidRPr="00301F09" w:rsidRDefault="00E42EE7" w:rsidP="5D7FDE1B">
      <w:pPr>
        <w:numPr>
          <w:ilvl w:val="0"/>
          <w:numId w:val="20"/>
        </w:numPr>
        <w:spacing w:before="240" w:line="360" w:lineRule="auto"/>
        <w:contextualSpacing/>
      </w:pPr>
      <w:r>
        <w:t xml:space="preserve">those </w:t>
      </w:r>
      <w:r w:rsidR="00227411">
        <w:t>s</w:t>
      </w:r>
      <w:r w:rsidR="259F4BC3">
        <w:t>cheduled for publication</w:t>
      </w:r>
    </w:p>
    <w:p w14:paraId="5CB63D98" w14:textId="5BAC3670" w:rsidR="002D3FAA" w:rsidRPr="00301F09" w:rsidRDefault="00E42EE7" w:rsidP="5D7FDE1B">
      <w:pPr>
        <w:numPr>
          <w:ilvl w:val="0"/>
          <w:numId w:val="20"/>
        </w:numPr>
        <w:spacing w:before="240" w:line="360" w:lineRule="auto"/>
        <w:contextualSpacing/>
      </w:pPr>
      <w:r>
        <w:t xml:space="preserve">those </w:t>
      </w:r>
      <w:r w:rsidR="00227411">
        <w:t>a</w:t>
      </w:r>
      <w:r w:rsidR="259F4BC3">
        <w:t>ssociated with a specific individual</w:t>
      </w:r>
    </w:p>
    <w:p w14:paraId="13D4589B" w14:textId="78B15C06" w:rsidR="002D3FAA" w:rsidRPr="00301F09" w:rsidRDefault="00E42EE7" w:rsidP="5D7FDE1B">
      <w:pPr>
        <w:numPr>
          <w:ilvl w:val="0"/>
          <w:numId w:val="20"/>
        </w:numPr>
        <w:spacing w:before="240" w:line="360" w:lineRule="auto"/>
        <w:contextualSpacing/>
      </w:pPr>
      <w:r>
        <w:t xml:space="preserve">those </w:t>
      </w:r>
      <w:r w:rsidR="00227411">
        <w:t>a</w:t>
      </w:r>
      <w:r w:rsidR="259F4BC3">
        <w:t>cquired before or after a certain date</w:t>
      </w:r>
    </w:p>
    <w:p w14:paraId="5BC2B205" w14:textId="1DCB4C64" w:rsidR="002D3FAA" w:rsidRPr="00301F09" w:rsidRDefault="00E42EE7" w:rsidP="5D7FDE1B">
      <w:pPr>
        <w:numPr>
          <w:ilvl w:val="0"/>
          <w:numId w:val="20"/>
        </w:numPr>
        <w:spacing w:before="240" w:line="360" w:lineRule="auto"/>
        <w:contextualSpacing/>
      </w:pPr>
      <w:r>
        <w:t xml:space="preserve">possible </w:t>
      </w:r>
      <w:r w:rsidR="078D0764">
        <w:t xml:space="preserve">Nazi-era </w:t>
      </w:r>
      <w:r w:rsidR="259F4BC3">
        <w:t>concerns</w:t>
      </w:r>
    </w:p>
    <w:p w14:paraId="50DAEF29" w14:textId="1ABBEC15" w:rsidR="003B5DDB" w:rsidRDefault="00E42EE7" w:rsidP="5D7FDE1B">
      <w:pPr>
        <w:numPr>
          <w:ilvl w:val="0"/>
          <w:numId w:val="20"/>
        </w:numPr>
        <w:spacing w:before="240" w:line="360" w:lineRule="auto"/>
        <w:contextualSpacing/>
      </w:pPr>
      <w:r>
        <w:t xml:space="preserve">claims </w:t>
      </w:r>
      <w:r w:rsidR="1D629907">
        <w:t>or contested histories</w:t>
      </w:r>
    </w:p>
    <w:p w14:paraId="3A878867" w14:textId="77777777" w:rsidR="00E42EE7" w:rsidRDefault="00E42EE7" w:rsidP="0078373C">
      <w:pPr>
        <w:spacing w:before="240" w:line="360" w:lineRule="auto"/>
        <w:ind w:firstLine="360"/>
        <w:contextualSpacing/>
      </w:pPr>
    </w:p>
    <w:p w14:paraId="7F90A73A" w14:textId="14F29D41" w:rsidR="003043F5" w:rsidRPr="00301F09" w:rsidRDefault="259F4BC3" w:rsidP="0078373C">
      <w:pPr>
        <w:spacing w:before="240" w:line="360" w:lineRule="auto"/>
        <w:ind w:firstLine="360"/>
        <w:contextualSpacing/>
      </w:pPr>
      <w:r>
        <w:t xml:space="preserve"> </w:t>
      </w:r>
      <w:r w:rsidR="5D7FDE1B">
        <w:t xml:space="preserve">In </w:t>
      </w:r>
      <w:r w:rsidR="5086BA29">
        <w:t xml:space="preserve">the case of researching </w:t>
      </w:r>
      <w:r w:rsidR="5D7FDE1B">
        <w:t xml:space="preserve">the Getty’s antiquities collection </w:t>
      </w:r>
      <w:r w:rsidR="38C3A24D">
        <w:t xml:space="preserve">of </w:t>
      </w:r>
      <w:r w:rsidR="5D7FDE1B">
        <w:t>over 46,000 records, it took nine years to complete a first review of every item.</w:t>
      </w:r>
      <w:r w:rsidR="008E1F8C" w:rsidRPr="5D7FDE1B">
        <w:rPr>
          <w:rStyle w:val="EndnoteReference"/>
        </w:rPr>
        <w:endnoteReference w:id="10"/>
      </w:r>
      <w:r w:rsidR="5D7FDE1B">
        <w:t xml:space="preserve"> We started with the objects on display, recognizing that these were the most visible. We then turned to studying specific constituents (vendors, dealers, and collectors), which allowed for a more comprehensive understanding of trails of correspondence, as well as individual tastes and practices. As needed, we also addressed specific object groups that were slated for publication in collection catalogues, before finally reviewing any remaining records chronologically by year of acquisition.</w:t>
      </w:r>
    </w:p>
    <w:p w14:paraId="7172B0C4" w14:textId="01F004A5" w:rsidR="008A37CF" w:rsidRDefault="7296F7FE" w:rsidP="00200B69">
      <w:pPr>
        <w:spacing w:line="360" w:lineRule="auto"/>
        <w:ind w:firstLine="360"/>
        <w:contextualSpacing/>
      </w:pPr>
      <w:r w:rsidRPr="5D7FDE1B">
        <w:rPr>
          <w:rFonts w:ascii="Calibri" w:eastAsia="Calibri" w:hAnsi="Calibri" w:cs="Times New Roman"/>
        </w:rPr>
        <w:lastRenderedPageBreak/>
        <w:t xml:space="preserve">Your project might focus on a single object or </w:t>
      </w:r>
      <w:r w:rsidR="66A8D430" w:rsidRPr="5D7FDE1B">
        <w:rPr>
          <w:rFonts w:ascii="Calibri" w:eastAsia="Calibri" w:hAnsi="Calibri" w:cs="Times New Roman"/>
        </w:rPr>
        <w:t>on</w:t>
      </w:r>
      <w:r w:rsidRPr="5D7FDE1B">
        <w:rPr>
          <w:rFonts w:ascii="Calibri" w:eastAsia="Calibri" w:hAnsi="Calibri" w:cs="Times New Roman"/>
        </w:rPr>
        <w:t xml:space="preserve"> thousands, and volume can be difficult to quantify when working with large groups of material that may or may not be related. Objects could be parts of the same whole (e.g., a mosaic or fresco), related by find context (e.g., a coin hoard), or acquired together from the same dealer or collector. Each item might need to be researched individually, or </w:t>
      </w:r>
      <w:r w:rsidR="15F22187" w:rsidRPr="5D7FDE1B">
        <w:rPr>
          <w:rFonts w:ascii="Calibri" w:eastAsia="Calibri" w:hAnsi="Calibri" w:cs="Times New Roman"/>
        </w:rPr>
        <w:t xml:space="preserve">instead they might </w:t>
      </w:r>
      <w:r w:rsidR="00316B29">
        <w:rPr>
          <w:rFonts w:ascii="Calibri" w:eastAsia="Calibri" w:hAnsi="Calibri" w:cs="Times New Roman"/>
        </w:rPr>
        <w:t>possibly</w:t>
      </w:r>
      <w:r w:rsidR="15F22187" w:rsidRPr="5D7FDE1B">
        <w:rPr>
          <w:rFonts w:ascii="Calibri" w:eastAsia="Calibri" w:hAnsi="Calibri" w:cs="Times New Roman"/>
        </w:rPr>
        <w:t xml:space="preserve"> be </w:t>
      </w:r>
      <w:r w:rsidRPr="5D7FDE1B">
        <w:rPr>
          <w:rFonts w:ascii="Calibri" w:eastAsia="Calibri" w:hAnsi="Calibri" w:cs="Times New Roman"/>
        </w:rPr>
        <w:t xml:space="preserve">studied and updated as a batch. For example, a group of </w:t>
      </w:r>
      <w:r w:rsidR="009F609D">
        <w:rPr>
          <w:rFonts w:ascii="Calibri" w:eastAsia="Calibri" w:hAnsi="Calibri" w:cs="Times New Roman"/>
        </w:rPr>
        <w:t xml:space="preserve">218 </w:t>
      </w:r>
      <w:r w:rsidRPr="5D7FDE1B">
        <w:rPr>
          <w:rFonts w:ascii="Calibri" w:eastAsia="Calibri" w:hAnsi="Calibri" w:cs="Times New Roman"/>
        </w:rPr>
        <w:t>Greek, Roman,</w:t>
      </w:r>
      <w:r w:rsidR="009F609D">
        <w:rPr>
          <w:rFonts w:ascii="Calibri" w:eastAsia="Calibri" w:hAnsi="Calibri" w:cs="Times New Roman"/>
        </w:rPr>
        <w:t xml:space="preserve"> and</w:t>
      </w:r>
      <w:r w:rsidRPr="5D7FDE1B">
        <w:rPr>
          <w:rFonts w:ascii="Calibri" w:eastAsia="Calibri" w:hAnsi="Calibri" w:cs="Times New Roman"/>
        </w:rPr>
        <w:t xml:space="preserve"> Etruscan Engraved Gems and Rings (</w:t>
      </w:r>
      <w:hyperlink r:id="rId18" w:history="1">
        <w:r w:rsidRPr="00807F30">
          <w:t>81.AN.76</w:t>
        </w:r>
      </w:hyperlink>
      <w:r>
        <w:t>)</w:t>
      </w:r>
      <w:r w:rsidR="008E1F8C" w:rsidRPr="5D7FDE1B">
        <w:rPr>
          <w:rStyle w:val="EndnoteReference"/>
        </w:rPr>
        <w:endnoteReference w:id="11"/>
      </w:r>
      <w:r>
        <w:t xml:space="preserve"> </w:t>
      </w:r>
      <w:r w:rsidRPr="5D7FDE1B">
        <w:rPr>
          <w:rFonts w:ascii="Calibri" w:eastAsia="Calibri" w:hAnsi="Calibri" w:cs="Times New Roman"/>
        </w:rPr>
        <w:t xml:space="preserve">acquired by the Getty in 1981 are catalogued as a group record, but the history of each gem had to be individually researched </w:t>
      </w:r>
      <w:r w:rsidRPr="003A00BD">
        <w:rPr>
          <w:rFonts w:ascii="Calibri" w:eastAsia="Calibri" w:hAnsi="Calibri" w:cs="Times New Roman"/>
        </w:rPr>
        <w:t>(</w:t>
      </w:r>
      <w:hyperlink w:anchor="fig-6" w:history="1">
        <w:r w:rsidRPr="003A00BD">
          <w:rPr>
            <w:rStyle w:val="Hyperlink"/>
            <w:rFonts w:ascii="Calibri" w:eastAsia="Calibri" w:hAnsi="Calibri" w:cs="Times New Roman"/>
          </w:rPr>
          <w:t xml:space="preserve">fig. </w:t>
        </w:r>
        <w:r w:rsidR="002B2F83" w:rsidRPr="003A00BD">
          <w:rPr>
            <w:rStyle w:val="Hyperlink"/>
            <w:rFonts w:ascii="Calibri" w:eastAsia="Calibri" w:hAnsi="Calibri" w:cs="Times New Roman"/>
          </w:rPr>
          <w:t>6</w:t>
        </w:r>
      </w:hyperlink>
      <w:r w:rsidRPr="003A00BD">
        <w:rPr>
          <w:rFonts w:ascii="Calibri" w:eastAsia="Calibri" w:hAnsi="Calibri" w:cs="Times New Roman"/>
        </w:rPr>
        <w:t>).</w:t>
      </w:r>
      <w:r w:rsidRPr="5D7FDE1B">
        <w:rPr>
          <w:rFonts w:ascii="Calibri" w:eastAsia="Calibri" w:hAnsi="Calibri" w:cs="Times New Roman"/>
        </w:rPr>
        <w:t xml:space="preserve"> </w:t>
      </w:r>
      <w:r>
        <w:t>A project should begin by acknowledging its purposes and goals—whether researching the historical art market</w:t>
      </w:r>
      <w:r w:rsidR="009F609D">
        <w:t>,</w:t>
      </w:r>
      <w:r>
        <w:t xml:space="preserve"> an object or collection</w:t>
      </w:r>
      <w:r w:rsidR="009F609D">
        <w:t>,</w:t>
      </w:r>
      <w:r>
        <w:t xml:space="preserve"> </w:t>
      </w:r>
      <w:r w:rsidR="009F609D">
        <w:t xml:space="preserve">or </w:t>
      </w:r>
      <w:r>
        <w:t>the history of collecting or of a specific collector</w:t>
      </w:r>
      <w:r w:rsidR="009F609D">
        <w:t>, or</w:t>
      </w:r>
      <w:r>
        <w:t xml:space="preserve"> assessing an existing collection</w:t>
      </w:r>
      <w:r w:rsidR="00287414">
        <w:t>,</w:t>
      </w:r>
      <w:r>
        <w:t xml:space="preserve"> researching for a potential acquisition</w:t>
      </w:r>
      <w:r w:rsidR="00287414">
        <w:t>,</w:t>
      </w:r>
      <w:r>
        <w:t xml:space="preserve"> or responding to an inquiry.</w:t>
      </w:r>
      <w:r w:rsidR="003043F5">
        <w:t xml:space="preserve"> </w:t>
      </w:r>
    </w:p>
    <w:p w14:paraId="3CBD3B5A" w14:textId="5AE2CA32" w:rsidR="003A00BD" w:rsidRPr="003A00BD" w:rsidRDefault="003A00BD" w:rsidP="003A00BD">
      <w:pPr>
        <w:spacing w:line="360" w:lineRule="auto"/>
        <w:contextualSpacing/>
        <w:rPr>
          <w:b/>
          <w:bCs/>
        </w:rPr>
      </w:pPr>
      <w:r w:rsidRPr="003A00BD">
        <w:rPr>
          <w:b/>
          <w:bCs/>
        </w:rPr>
        <w:t>[[fig-6]]</w:t>
      </w:r>
    </w:p>
    <w:p w14:paraId="1C119B29" w14:textId="6D450EB8" w:rsidR="00ED1C9F" w:rsidRPr="00301F09" w:rsidRDefault="00ED1C9F" w:rsidP="00200B69">
      <w:pPr>
        <w:spacing w:line="360" w:lineRule="auto"/>
        <w:ind w:firstLine="360"/>
        <w:contextualSpacing/>
        <w:rPr>
          <w:rFonts w:ascii="Calibri" w:eastAsia="Calibri" w:hAnsi="Calibri" w:cs="Times New Roman"/>
        </w:rPr>
      </w:pPr>
      <w:r w:rsidRPr="0447ACBC">
        <w:rPr>
          <w:rFonts w:ascii="Calibri" w:eastAsia="Calibri" w:hAnsi="Calibri" w:cs="Times New Roman"/>
        </w:rPr>
        <w:t>Re</w:t>
      </w:r>
      <w:r w:rsidRPr="00AE6A73">
        <w:rPr>
          <w:rFonts w:ascii="Calibri" w:eastAsia="Calibri" w:hAnsi="Calibri" w:cs="Times New Roman"/>
        </w:rPr>
        <w:t>sources for y</w:t>
      </w:r>
      <w:r w:rsidRPr="0447ACBC">
        <w:rPr>
          <w:rFonts w:ascii="Calibri" w:eastAsia="Calibri" w:hAnsi="Calibri" w:cs="Times New Roman"/>
        </w:rPr>
        <w:t xml:space="preserve">our project can range widely, especially depending on whether you are </w:t>
      </w:r>
      <w:r w:rsidR="00063AFC" w:rsidRPr="00063AFC">
        <w:rPr>
          <w:rFonts w:ascii="Calibri" w:eastAsia="Calibri" w:hAnsi="Calibri" w:cs="Times New Roman"/>
        </w:rPr>
        <w:t>working within a collecting institution and have access to internal files</w:t>
      </w:r>
      <w:r w:rsidR="00063AFC">
        <w:rPr>
          <w:rFonts w:ascii="Calibri" w:eastAsia="Calibri" w:hAnsi="Calibri" w:cs="Times New Roman"/>
        </w:rPr>
        <w:t>,</w:t>
      </w:r>
      <w:r w:rsidR="00063AFC" w:rsidRPr="00063AFC">
        <w:rPr>
          <w:rFonts w:ascii="Calibri" w:eastAsia="Calibri" w:hAnsi="Calibri" w:cs="Times New Roman"/>
        </w:rPr>
        <w:t xml:space="preserve"> or </w:t>
      </w:r>
      <w:r w:rsidR="00063AFC">
        <w:rPr>
          <w:rFonts w:ascii="Calibri" w:eastAsia="Calibri" w:hAnsi="Calibri" w:cs="Times New Roman"/>
        </w:rPr>
        <w:t xml:space="preserve">are </w:t>
      </w:r>
      <w:r w:rsidR="00063AFC" w:rsidRPr="00063AFC">
        <w:rPr>
          <w:rFonts w:ascii="Calibri" w:eastAsia="Calibri" w:hAnsi="Calibri" w:cs="Times New Roman"/>
        </w:rPr>
        <w:t>conducting research</w:t>
      </w:r>
      <w:r w:rsidR="00063AFC" w:rsidRPr="00063AFC" w:rsidDel="00063AFC">
        <w:rPr>
          <w:rFonts w:ascii="Calibri" w:eastAsia="Calibri" w:hAnsi="Calibri" w:cs="Times New Roman"/>
        </w:rPr>
        <w:t xml:space="preserve"> </w:t>
      </w:r>
      <w:r w:rsidRPr="0447ACBC">
        <w:rPr>
          <w:rFonts w:ascii="Calibri" w:eastAsia="Calibri" w:hAnsi="Calibri" w:cs="Times New Roman"/>
        </w:rPr>
        <w:t xml:space="preserve">independently as a guest researcher or scholar. Financial resources, whether from institutional funding, a grant, or independent research, dictate allocated staff time, database infrastructure and support, </w:t>
      </w:r>
      <w:r w:rsidR="00287414">
        <w:rPr>
          <w:rFonts w:ascii="Calibri" w:eastAsia="Calibri" w:hAnsi="Calibri" w:cs="Times New Roman"/>
        </w:rPr>
        <w:t xml:space="preserve">and </w:t>
      </w:r>
      <w:r w:rsidRPr="0447ACBC">
        <w:rPr>
          <w:rFonts w:ascii="Calibri" w:eastAsia="Calibri" w:hAnsi="Calibri" w:cs="Times New Roman"/>
        </w:rPr>
        <w:t>library and archival access. Equally important to consider are access to objects, documentary evidence, and related archives. Lastly, the time available for a project is rarely open-ended</w:t>
      </w:r>
      <w:r w:rsidR="003B541D">
        <w:rPr>
          <w:rFonts w:ascii="Calibri" w:eastAsia="Calibri" w:hAnsi="Calibri" w:cs="Times New Roman"/>
        </w:rPr>
        <w:t>,</w:t>
      </w:r>
      <w:r w:rsidRPr="0447ACBC">
        <w:rPr>
          <w:rFonts w:ascii="Calibri" w:eastAsia="Calibri" w:hAnsi="Calibri" w:cs="Times New Roman"/>
        </w:rPr>
        <w:t xml:space="preserve"> and may be limited by academic timelines or </w:t>
      </w:r>
      <w:r w:rsidR="00287414">
        <w:rPr>
          <w:rFonts w:ascii="Calibri" w:eastAsia="Calibri" w:hAnsi="Calibri" w:cs="Times New Roman"/>
        </w:rPr>
        <w:t xml:space="preserve">other </w:t>
      </w:r>
      <w:r w:rsidRPr="0447ACBC">
        <w:rPr>
          <w:rFonts w:ascii="Calibri" w:eastAsia="Calibri" w:hAnsi="Calibri" w:cs="Times New Roman"/>
        </w:rPr>
        <w:t xml:space="preserve">external deadlines. Even if the project has no end date, time commitments need to be planned and accounted for. </w:t>
      </w:r>
    </w:p>
    <w:p w14:paraId="2B022E13" w14:textId="6D9B7AD1" w:rsidR="00DF12E8" w:rsidRPr="00301F09" w:rsidRDefault="0005003A" w:rsidP="00316B29">
      <w:pPr>
        <w:spacing w:line="360" w:lineRule="auto"/>
        <w:ind w:firstLine="720"/>
        <w:contextualSpacing/>
        <w:rPr>
          <w:rFonts w:ascii="Calibri" w:eastAsia="Calibri" w:hAnsi="Calibri" w:cs="Times New Roman"/>
        </w:rPr>
      </w:pPr>
      <w:r>
        <w:rPr>
          <w:rFonts w:ascii="Calibri" w:eastAsia="Calibri" w:hAnsi="Calibri" w:cs="Times New Roman"/>
        </w:rPr>
        <w:t>In establishing the goals of your research, a</w:t>
      </w:r>
      <w:r w:rsidR="002D3FAA" w:rsidRPr="00301F09">
        <w:rPr>
          <w:rFonts w:ascii="Calibri" w:eastAsia="Calibri" w:hAnsi="Calibri" w:cs="Times New Roman"/>
        </w:rPr>
        <w:t xml:space="preserve">n important early </w:t>
      </w:r>
      <w:r w:rsidR="359EDD1D" w:rsidRPr="00301F09">
        <w:rPr>
          <w:rFonts w:ascii="Calibri" w:eastAsia="Calibri" w:hAnsi="Calibri" w:cs="Times New Roman"/>
        </w:rPr>
        <w:t xml:space="preserve">step is to identify </w:t>
      </w:r>
      <w:r w:rsidR="002D3FAA" w:rsidRPr="00301F09">
        <w:rPr>
          <w:rFonts w:ascii="Calibri" w:eastAsia="Calibri" w:hAnsi="Calibri" w:cs="Times New Roman"/>
        </w:rPr>
        <w:t>stakeholders</w:t>
      </w:r>
      <w:r w:rsidR="7F304213" w:rsidRPr="00301F09">
        <w:rPr>
          <w:rFonts w:ascii="Calibri" w:eastAsia="Calibri" w:hAnsi="Calibri" w:cs="Times New Roman"/>
        </w:rPr>
        <w:t>, as these individuals or groups play a valuable role in establishing how research is documented, approved, and shared</w:t>
      </w:r>
      <w:r w:rsidR="002D3FAA" w:rsidRPr="00301F09">
        <w:rPr>
          <w:rFonts w:ascii="Calibri" w:eastAsia="Calibri" w:hAnsi="Calibri" w:cs="Times New Roman"/>
        </w:rPr>
        <w:t xml:space="preserve">. </w:t>
      </w:r>
      <w:r w:rsidR="7F304213" w:rsidRPr="00301F09">
        <w:rPr>
          <w:rFonts w:ascii="Calibri" w:eastAsia="Calibri" w:hAnsi="Calibri" w:cs="Times New Roman"/>
        </w:rPr>
        <w:t xml:space="preserve">Stakeholders </w:t>
      </w:r>
      <w:r w:rsidR="25B673C1" w:rsidRPr="00301F09">
        <w:rPr>
          <w:rFonts w:ascii="Calibri" w:eastAsia="Calibri" w:hAnsi="Calibri" w:cs="Times New Roman"/>
        </w:rPr>
        <w:t xml:space="preserve">could </w:t>
      </w:r>
      <w:r w:rsidR="002D3FAA" w:rsidRPr="00301F09">
        <w:rPr>
          <w:rFonts w:ascii="Calibri" w:eastAsia="Calibri" w:hAnsi="Calibri" w:cs="Times New Roman"/>
        </w:rPr>
        <w:t xml:space="preserve">include those working directly on the project (such as a project manager, museum curators, </w:t>
      </w:r>
      <w:r w:rsidR="7F304213" w:rsidRPr="00301F09">
        <w:rPr>
          <w:rFonts w:ascii="Calibri" w:eastAsia="Calibri" w:hAnsi="Calibri" w:cs="Times New Roman"/>
        </w:rPr>
        <w:t xml:space="preserve">registrars and collection managers, </w:t>
      </w:r>
      <w:r w:rsidR="002D3FAA" w:rsidRPr="00301F09">
        <w:rPr>
          <w:rFonts w:ascii="Calibri" w:eastAsia="Calibri" w:hAnsi="Calibri" w:cs="Times New Roman"/>
        </w:rPr>
        <w:t>and digital support staff</w:t>
      </w:r>
      <w:r w:rsidR="359EDD1D" w:rsidRPr="00301F09">
        <w:rPr>
          <w:rFonts w:ascii="Calibri" w:eastAsia="Calibri" w:hAnsi="Calibri" w:cs="Times New Roman"/>
        </w:rPr>
        <w:t xml:space="preserve">); </w:t>
      </w:r>
      <w:r w:rsidR="002D3FAA" w:rsidRPr="00301F09">
        <w:rPr>
          <w:rFonts w:ascii="Calibri" w:eastAsia="Calibri" w:hAnsi="Calibri" w:cs="Times New Roman"/>
        </w:rPr>
        <w:t>those responsible for or sponsoring the project (the funding source, the donor, the museum’s legal staff or advisors, trustees, and board of directors</w:t>
      </w:r>
      <w:r w:rsidR="359EDD1D" w:rsidRPr="00301F09">
        <w:rPr>
          <w:rFonts w:ascii="Calibri" w:eastAsia="Calibri" w:hAnsi="Calibri" w:cs="Times New Roman"/>
        </w:rPr>
        <w:t xml:space="preserve">); </w:t>
      </w:r>
      <w:r w:rsidR="002D3FAA" w:rsidRPr="00301F09">
        <w:rPr>
          <w:rFonts w:ascii="Calibri" w:eastAsia="Calibri" w:hAnsi="Calibri" w:cs="Times New Roman"/>
        </w:rPr>
        <w:t>descendant communities</w:t>
      </w:r>
      <w:r w:rsidR="359EDD1D" w:rsidRPr="00301F09">
        <w:rPr>
          <w:rFonts w:ascii="Calibri" w:eastAsia="Calibri" w:hAnsi="Calibri" w:cs="Times New Roman"/>
        </w:rPr>
        <w:t xml:space="preserve">; </w:t>
      </w:r>
      <w:r w:rsidR="002D3FAA" w:rsidRPr="00301F09">
        <w:rPr>
          <w:rFonts w:ascii="Calibri" w:eastAsia="Calibri" w:hAnsi="Calibri" w:cs="Times New Roman"/>
        </w:rPr>
        <w:t xml:space="preserve">and the public. Recognizing all the interested parties and their expectations and balancing these priorities with your own objectives helps determine the scope and </w:t>
      </w:r>
      <w:r w:rsidR="7F304213" w:rsidRPr="00301F09">
        <w:rPr>
          <w:rFonts w:ascii="Calibri" w:eastAsia="Calibri" w:hAnsi="Calibri" w:cs="Times New Roman"/>
        </w:rPr>
        <w:t xml:space="preserve">structure </w:t>
      </w:r>
      <w:r w:rsidR="002D3FAA" w:rsidRPr="00301F09">
        <w:rPr>
          <w:rFonts w:ascii="Calibri" w:eastAsia="Calibri" w:hAnsi="Calibri" w:cs="Times New Roman"/>
        </w:rPr>
        <w:t>of your project</w:t>
      </w:r>
      <w:r w:rsidR="00261478">
        <w:rPr>
          <w:rFonts w:ascii="Calibri" w:eastAsia="Calibri" w:hAnsi="Calibri" w:cs="Times New Roman"/>
        </w:rPr>
        <w:t>, including</w:t>
      </w:r>
      <w:r w:rsidR="25B673C1" w:rsidRPr="00301F09">
        <w:rPr>
          <w:rFonts w:ascii="Calibri" w:eastAsia="Calibri" w:hAnsi="Calibri" w:cs="Times New Roman"/>
        </w:rPr>
        <w:t xml:space="preserve"> </w:t>
      </w:r>
      <w:r w:rsidR="002D3FAA" w:rsidRPr="00301F09">
        <w:rPr>
          <w:rFonts w:ascii="Calibri" w:eastAsia="Calibri" w:hAnsi="Calibri" w:cs="Times New Roman"/>
        </w:rPr>
        <w:t>which sections of the collection to target first, the depth of research, and the desired outcomes.</w:t>
      </w:r>
      <w:r w:rsidR="00B953AF">
        <w:rPr>
          <w:rFonts w:ascii="Calibri" w:eastAsia="Calibri" w:hAnsi="Calibri" w:cs="Times New Roman"/>
        </w:rPr>
        <w:t xml:space="preserve"> </w:t>
      </w:r>
    </w:p>
    <w:p w14:paraId="1EC83942" w14:textId="3A6CF3EE" w:rsidR="002D3FAA" w:rsidRPr="00301F09" w:rsidRDefault="002D3FAA" w:rsidP="5D7FDE1B">
      <w:pPr>
        <w:spacing w:line="360" w:lineRule="auto"/>
        <w:ind w:firstLine="720"/>
        <w:rPr>
          <w:rFonts w:ascii="Calibri" w:eastAsia="Calibri" w:hAnsi="Calibri" w:cs="Times New Roman"/>
        </w:rPr>
      </w:pPr>
      <w:r w:rsidRPr="45BC76E2">
        <w:rPr>
          <w:rFonts w:ascii="Calibri" w:eastAsia="Calibri" w:hAnsi="Calibri" w:cs="Times New Roman"/>
        </w:rPr>
        <w:t xml:space="preserve">In considering </w:t>
      </w:r>
      <w:r w:rsidR="33A0D60C" w:rsidRPr="45BC76E2">
        <w:rPr>
          <w:rFonts w:ascii="Calibri" w:eastAsia="Calibri" w:hAnsi="Calibri" w:cs="Times New Roman"/>
        </w:rPr>
        <w:t>the time frame of your project</w:t>
      </w:r>
      <w:r w:rsidR="00261478">
        <w:rPr>
          <w:rFonts w:ascii="Calibri" w:eastAsia="Calibri" w:hAnsi="Calibri" w:cs="Times New Roman"/>
        </w:rPr>
        <w:t xml:space="preserve"> and </w:t>
      </w:r>
      <w:r w:rsidR="00261478" w:rsidRPr="00261478">
        <w:rPr>
          <w:rFonts w:ascii="Calibri" w:eastAsia="Calibri" w:hAnsi="Calibri" w:cs="Times New Roman"/>
        </w:rPr>
        <w:t xml:space="preserve">both </w:t>
      </w:r>
      <w:r w:rsidR="00955049">
        <w:rPr>
          <w:rFonts w:ascii="Calibri" w:eastAsia="Calibri" w:hAnsi="Calibri" w:cs="Times New Roman"/>
        </w:rPr>
        <w:t xml:space="preserve">its </w:t>
      </w:r>
      <w:r w:rsidR="00261478" w:rsidRPr="00261478">
        <w:rPr>
          <w:rFonts w:ascii="Calibri" w:eastAsia="Calibri" w:hAnsi="Calibri" w:cs="Times New Roman"/>
        </w:rPr>
        <w:t>short- and long-term objectives</w:t>
      </w:r>
      <w:r w:rsidR="00261478">
        <w:rPr>
          <w:rFonts w:ascii="Calibri" w:eastAsia="Calibri" w:hAnsi="Calibri" w:cs="Times New Roman"/>
        </w:rPr>
        <w:t>,</w:t>
      </w:r>
      <w:r w:rsidRPr="45BC76E2">
        <w:rPr>
          <w:rFonts w:ascii="Calibri" w:eastAsia="Calibri" w:hAnsi="Calibri" w:cs="Times New Roman"/>
        </w:rPr>
        <w:t xml:space="preserve"> it is important to keep in mind the continuing nature of provenance research, which benefits from periodic revisions and updates</w:t>
      </w:r>
      <w:r w:rsidR="002C2F05">
        <w:rPr>
          <w:rFonts w:ascii="Calibri" w:eastAsia="Calibri" w:hAnsi="Calibri" w:cs="Times New Roman"/>
        </w:rPr>
        <w:t>,</w:t>
      </w:r>
      <w:r w:rsidRPr="45BC76E2">
        <w:rPr>
          <w:rFonts w:ascii="Calibri" w:eastAsia="Calibri" w:hAnsi="Calibri" w:cs="Times New Roman"/>
        </w:rPr>
        <w:t xml:space="preserve"> and to build that into the way benchmarks are defined. Some objects</w:t>
      </w:r>
      <w:r w:rsidR="00F24A55" w:rsidRPr="45BC76E2">
        <w:rPr>
          <w:rFonts w:ascii="Calibri" w:eastAsia="Calibri" w:hAnsi="Calibri" w:cs="Times New Roman"/>
        </w:rPr>
        <w:t xml:space="preserve"> </w:t>
      </w:r>
      <w:r w:rsidRPr="45BC76E2">
        <w:rPr>
          <w:rFonts w:ascii="Calibri" w:eastAsia="Calibri" w:hAnsi="Calibri" w:cs="Times New Roman"/>
        </w:rPr>
        <w:t xml:space="preserve">have seemingly endless variables to explore, but at some point, the available evidence must be reviewed, </w:t>
      </w:r>
      <w:r w:rsidRPr="45BC76E2">
        <w:rPr>
          <w:rFonts w:ascii="Calibri" w:eastAsia="Calibri" w:hAnsi="Calibri" w:cs="Times New Roman"/>
        </w:rPr>
        <w:lastRenderedPageBreak/>
        <w:t xml:space="preserve">summarized, and shared publicly. </w:t>
      </w:r>
      <w:r w:rsidR="003F6987" w:rsidRPr="45BC76E2">
        <w:rPr>
          <w:rFonts w:ascii="Calibri" w:eastAsia="Calibri" w:hAnsi="Calibri" w:cs="Times New Roman"/>
        </w:rPr>
        <w:t xml:space="preserve">Nevertheless, </w:t>
      </w:r>
      <w:r w:rsidRPr="45BC76E2">
        <w:rPr>
          <w:rFonts w:ascii="Calibri" w:eastAsia="Calibri" w:hAnsi="Calibri" w:cs="Times New Roman"/>
        </w:rPr>
        <w:t xml:space="preserve">just because a provenance </w:t>
      </w:r>
      <w:r w:rsidR="003F6987" w:rsidRPr="45BC76E2">
        <w:rPr>
          <w:rFonts w:ascii="Calibri" w:eastAsia="Calibri" w:hAnsi="Calibri" w:cs="Times New Roman"/>
        </w:rPr>
        <w:t>has been</w:t>
      </w:r>
      <w:r w:rsidRPr="45BC76E2">
        <w:rPr>
          <w:rFonts w:ascii="Calibri" w:eastAsia="Calibri" w:hAnsi="Calibri" w:cs="Times New Roman"/>
        </w:rPr>
        <w:t xml:space="preserve"> shared, it </w:t>
      </w:r>
      <w:r w:rsidR="00CE501A">
        <w:rPr>
          <w:rFonts w:ascii="Calibri" w:eastAsia="Calibri" w:hAnsi="Calibri" w:cs="Times New Roman"/>
        </w:rPr>
        <w:t>should</w:t>
      </w:r>
      <w:r w:rsidR="004E33B2">
        <w:rPr>
          <w:rFonts w:ascii="Calibri" w:eastAsia="Calibri" w:hAnsi="Calibri" w:cs="Times New Roman"/>
        </w:rPr>
        <w:t xml:space="preserve"> not</w:t>
      </w:r>
      <w:r w:rsidR="00CE501A">
        <w:rPr>
          <w:rFonts w:ascii="Calibri" w:eastAsia="Calibri" w:hAnsi="Calibri" w:cs="Times New Roman"/>
        </w:rPr>
        <w:t xml:space="preserve"> be accepted as </w:t>
      </w:r>
      <w:r w:rsidRPr="45BC76E2">
        <w:rPr>
          <w:rFonts w:ascii="Calibri" w:eastAsia="Calibri" w:hAnsi="Calibri" w:cs="Times New Roman"/>
        </w:rPr>
        <w:t xml:space="preserve">“complete,” since </w:t>
      </w:r>
      <w:r w:rsidR="003F6987" w:rsidRPr="45BC76E2">
        <w:rPr>
          <w:rFonts w:ascii="Calibri" w:eastAsia="Calibri" w:hAnsi="Calibri" w:cs="Times New Roman"/>
        </w:rPr>
        <w:t xml:space="preserve">this type of </w:t>
      </w:r>
      <w:r w:rsidRPr="45BC76E2">
        <w:rPr>
          <w:rFonts w:ascii="Calibri" w:eastAsia="Calibri" w:hAnsi="Calibri" w:cs="Times New Roman"/>
        </w:rPr>
        <w:t xml:space="preserve">research is highly iterative and rarely, if ever, finished. </w:t>
      </w:r>
      <w:r w:rsidR="00F536F0">
        <w:rPr>
          <w:rFonts w:ascii="Calibri" w:eastAsia="Calibri" w:hAnsi="Calibri" w:cs="Times New Roman"/>
        </w:rPr>
        <w:t>F</w:t>
      </w:r>
      <w:r w:rsidR="675B3B03" w:rsidRPr="45BC76E2">
        <w:rPr>
          <w:rFonts w:ascii="Calibri" w:eastAsia="Calibri" w:hAnsi="Calibri" w:cs="Times New Roman"/>
        </w:rPr>
        <w:t>o</w:t>
      </w:r>
      <w:r w:rsidR="65DB8D82" w:rsidRPr="45BC76E2">
        <w:rPr>
          <w:rFonts w:ascii="Calibri" w:eastAsia="Calibri" w:hAnsi="Calibri" w:cs="Times New Roman"/>
        </w:rPr>
        <w:t>r objects that have spent</w:t>
      </w:r>
      <w:r w:rsidR="469650E7" w:rsidRPr="45BC76E2">
        <w:rPr>
          <w:rFonts w:ascii="Calibri" w:eastAsia="Calibri" w:hAnsi="Calibri" w:cs="Times New Roman"/>
        </w:rPr>
        <w:t xml:space="preserve"> any</w:t>
      </w:r>
      <w:r w:rsidR="65DB8D82" w:rsidRPr="45BC76E2">
        <w:rPr>
          <w:rFonts w:ascii="Calibri" w:eastAsia="Calibri" w:hAnsi="Calibri" w:cs="Times New Roman"/>
        </w:rPr>
        <w:t xml:space="preserve"> time on the market or in private ownership</w:t>
      </w:r>
      <w:r w:rsidR="004E33B2">
        <w:rPr>
          <w:rFonts w:ascii="Calibri" w:eastAsia="Calibri" w:hAnsi="Calibri" w:cs="Times New Roman"/>
        </w:rPr>
        <w:t>—</w:t>
      </w:r>
      <w:r w:rsidR="675B3B03" w:rsidRPr="45BC76E2">
        <w:rPr>
          <w:rFonts w:ascii="Calibri" w:eastAsia="Calibri" w:hAnsi="Calibri" w:cs="Times New Roman"/>
        </w:rPr>
        <w:t>even objects with secure excavation or documented findspot histories</w:t>
      </w:r>
      <w:r w:rsidR="6050B8E5" w:rsidRPr="45BC76E2">
        <w:rPr>
          <w:rFonts w:ascii="Calibri" w:eastAsia="Calibri" w:hAnsi="Calibri" w:cs="Times New Roman"/>
        </w:rPr>
        <w:t xml:space="preserve">—gaps </w:t>
      </w:r>
      <w:r w:rsidR="0EB69EC7" w:rsidRPr="45BC76E2">
        <w:rPr>
          <w:rFonts w:ascii="Calibri" w:eastAsia="Calibri" w:hAnsi="Calibri" w:cs="Times New Roman"/>
        </w:rPr>
        <w:t xml:space="preserve">in knowledge about their movements and ownership changes are likely. </w:t>
      </w:r>
      <w:r w:rsidR="00F536F0">
        <w:rPr>
          <w:rFonts w:ascii="Calibri" w:eastAsia="Calibri" w:hAnsi="Calibri" w:cs="Times New Roman"/>
        </w:rPr>
        <w:t xml:space="preserve">The possible </w:t>
      </w:r>
      <w:r w:rsidR="0EB69EC7" w:rsidRPr="45BC76E2">
        <w:rPr>
          <w:rFonts w:ascii="Calibri" w:eastAsia="Calibri" w:hAnsi="Calibri" w:cs="Times New Roman"/>
        </w:rPr>
        <w:t xml:space="preserve">reasons behind those gaps are myriad, </w:t>
      </w:r>
      <w:r w:rsidR="00F536F0">
        <w:rPr>
          <w:rFonts w:ascii="Calibri" w:eastAsia="Calibri" w:hAnsi="Calibri" w:cs="Times New Roman"/>
        </w:rPr>
        <w:t xml:space="preserve">but </w:t>
      </w:r>
      <w:r w:rsidR="0EB69EC7" w:rsidRPr="45BC76E2">
        <w:rPr>
          <w:rFonts w:ascii="Calibri" w:eastAsia="Calibri" w:hAnsi="Calibri" w:cs="Times New Roman"/>
        </w:rPr>
        <w:t>so too are the research strategies</w:t>
      </w:r>
      <w:r w:rsidR="0694F1D5" w:rsidRPr="45BC76E2">
        <w:rPr>
          <w:rFonts w:ascii="Calibri" w:eastAsia="Calibri" w:hAnsi="Calibri" w:cs="Times New Roman"/>
        </w:rPr>
        <w:t xml:space="preserve"> required to fill them</w:t>
      </w:r>
      <w:r w:rsidR="51221B0A" w:rsidRPr="45BC76E2">
        <w:rPr>
          <w:rFonts w:ascii="Calibri" w:eastAsia="Calibri" w:hAnsi="Calibri" w:cs="Times New Roman"/>
        </w:rPr>
        <w:t xml:space="preserve">. </w:t>
      </w:r>
    </w:p>
    <w:p w14:paraId="5AEBA1E7" w14:textId="155C1D46" w:rsidR="002D3FAA" w:rsidRDefault="199E31EB" w:rsidP="5D7FDE1B">
      <w:pPr>
        <w:spacing w:line="360" w:lineRule="auto"/>
        <w:ind w:firstLine="720"/>
        <w:rPr>
          <w:rFonts w:ascii="Calibri" w:eastAsia="Calibri" w:hAnsi="Calibri" w:cs="Times New Roman"/>
        </w:rPr>
      </w:pPr>
      <w:r w:rsidRPr="0447ACBC">
        <w:rPr>
          <w:rFonts w:ascii="Calibri" w:eastAsia="Calibri" w:hAnsi="Calibri" w:cs="Times New Roman"/>
        </w:rPr>
        <w:t>With your goals in mind, assess how research will be processed, where it will go, and in what form. A project plan should consider two likely types of output</w:t>
      </w:r>
      <w:r w:rsidR="0AC363AC" w:rsidRPr="0447ACBC">
        <w:rPr>
          <w:rFonts w:ascii="Calibri" w:eastAsia="Calibri" w:hAnsi="Calibri" w:cs="Times New Roman"/>
        </w:rPr>
        <w:t xml:space="preserve">: </w:t>
      </w:r>
      <w:r w:rsidRPr="0447ACBC">
        <w:rPr>
          <w:rFonts w:ascii="Calibri" w:eastAsia="Calibri" w:hAnsi="Calibri" w:cs="Times New Roman"/>
        </w:rPr>
        <w:t>the internal documentation of your work and its public-facing presentation</w:t>
      </w:r>
      <w:r w:rsidR="00664816" w:rsidRPr="0447ACBC">
        <w:rPr>
          <w:rFonts w:ascii="Calibri" w:eastAsia="Calibri" w:hAnsi="Calibri" w:cs="Times New Roman"/>
        </w:rPr>
        <w:t xml:space="preserve">, and these are addressed in detail below under </w:t>
      </w:r>
      <w:r w:rsidR="00F536F0">
        <w:rPr>
          <w:rFonts w:ascii="Calibri" w:eastAsia="Calibri" w:hAnsi="Calibri" w:cs="Times New Roman"/>
        </w:rPr>
        <w:t>“</w:t>
      </w:r>
      <w:r w:rsidR="0068652A" w:rsidRPr="004E3C7C">
        <w:rPr>
          <w:rFonts w:ascii="Calibri" w:eastAsia="Calibri" w:hAnsi="Calibri" w:cs="Times New Roman"/>
        </w:rPr>
        <w:t>Processing and Publishing Provenance Information</w:t>
      </w:r>
      <w:r w:rsidRPr="0447ACBC">
        <w:rPr>
          <w:rFonts w:ascii="Calibri" w:eastAsia="Calibri" w:hAnsi="Calibri" w:cs="Times New Roman"/>
        </w:rPr>
        <w:t>.</w:t>
      </w:r>
      <w:r w:rsidR="00F536F0">
        <w:rPr>
          <w:rFonts w:ascii="Calibri" w:eastAsia="Calibri" w:hAnsi="Calibri" w:cs="Times New Roman"/>
        </w:rPr>
        <w:t>”</w:t>
      </w:r>
      <w:r w:rsidRPr="0447ACBC">
        <w:rPr>
          <w:rFonts w:ascii="Calibri" w:eastAsia="Calibri" w:hAnsi="Calibri" w:cs="Times New Roman"/>
        </w:rPr>
        <w:t xml:space="preserve"> It is critical to document the research process, including all lines of inquiry</w:t>
      </w:r>
      <w:r w:rsidR="0078373C">
        <w:rPr>
          <w:rFonts w:ascii="Calibri" w:eastAsia="Calibri" w:hAnsi="Calibri" w:cs="Times New Roman"/>
        </w:rPr>
        <w:t>—</w:t>
      </w:r>
      <w:r w:rsidRPr="0447ACBC">
        <w:rPr>
          <w:rFonts w:ascii="Calibri" w:eastAsia="Calibri" w:hAnsi="Calibri" w:cs="Times New Roman"/>
        </w:rPr>
        <w:t>even</w:t>
      </w:r>
      <w:r w:rsidR="31501C5A" w:rsidRPr="0447ACBC">
        <w:rPr>
          <w:rFonts w:ascii="Calibri" w:eastAsia="Calibri" w:hAnsi="Calibri" w:cs="Times New Roman"/>
        </w:rPr>
        <w:t>, or perhaps especially,</w:t>
      </w:r>
      <w:r w:rsidRPr="0447ACBC">
        <w:rPr>
          <w:rFonts w:ascii="Calibri" w:eastAsia="Calibri" w:hAnsi="Calibri" w:cs="Times New Roman"/>
        </w:rPr>
        <w:t xml:space="preserve"> </w:t>
      </w:r>
      <w:r w:rsidR="00340287">
        <w:rPr>
          <w:rFonts w:ascii="Calibri" w:eastAsia="Calibri" w:hAnsi="Calibri" w:cs="Times New Roman"/>
        </w:rPr>
        <w:t xml:space="preserve">the </w:t>
      </w:r>
      <w:r w:rsidRPr="0447ACBC">
        <w:rPr>
          <w:rFonts w:ascii="Calibri" w:eastAsia="Calibri" w:hAnsi="Calibri" w:cs="Times New Roman"/>
        </w:rPr>
        <w:t xml:space="preserve">dead ends. Make plans for storing and ensuring accessibility to any digital materials produced, </w:t>
      </w:r>
      <w:r w:rsidR="04494122" w:rsidRPr="0447ACBC">
        <w:rPr>
          <w:rFonts w:ascii="Calibri" w:eastAsia="Calibri" w:hAnsi="Calibri" w:cs="Times New Roman"/>
        </w:rPr>
        <w:t>particularly</w:t>
      </w:r>
      <w:r w:rsidRPr="0447ACBC">
        <w:rPr>
          <w:rFonts w:ascii="Calibri" w:eastAsia="Calibri" w:hAnsi="Calibri" w:cs="Times New Roman"/>
        </w:rPr>
        <w:t xml:space="preserve"> study photo</w:t>
      </w:r>
      <w:r w:rsidR="00EF6A54">
        <w:rPr>
          <w:rFonts w:ascii="Calibri" w:eastAsia="Calibri" w:hAnsi="Calibri" w:cs="Times New Roman"/>
        </w:rPr>
        <w:t>graph</w:t>
      </w:r>
      <w:r w:rsidRPr="0447ACBC">
        <w:rPr>
          <w:rFonts w:ascii="Calibri" w:eastAsia="Calibri" w:hAnsi="Calibri" w:cs="Times New Roman"/>
        </w:rPr>
        <w:t xml:space="preserve">s of the objects and scans of primary documents. In addition, keep </w:t>
      </w:r>
      <w:r w:rsidR="68FFF91F" w:rsidRPr="0447ACBC">
        <w:rPr>
          <w:rFonts w:ascii="Calibri" w:eastAsia="Calibri" w:hAnsi="Calibri" w:cs="Times New Roman"/>
        </w:rPr>
        <w:t xml:space="preserve">the requirement for </w:t>
      </w:r>
      <w:r w:rsidRPr="0447ACBC">
        <w:rPr>
          <w:rFonts w:ascii="Calibri" w:eastAsia="Calibri" w:hAnsi="Calibri" w:cs="Times New Roman"/>
        </w:rPr>
        <w:t>any auxiliary object record updates</w:t>
      </w:r>
      <w:r w:rsidR="4FAF1734" w:rsidRPr="0447ACBC">
        <w:rPr>
          <w:rFonts w:ascii="Calibri" w:eastAsia="Calibri" w:hAnsi="Calibri" w:cs="Times New Roman"/>
        </w:rPr>
        <w:t xml:space="preserve"> in mind</w:t>
      </w:r>
      <w:r w:rsidR="004E3C7C">
        <w:rPr>
          <w:rFonts w:ascii="Calibri" w:eastAsia="Calibri" w:hAnsi="Calibri" w:cs="Times New Roman"/>
        </w:rPr>
        <w:t>;</w:t>
      </w:r>
      <w:r w:rsidRPr="0447ACBC">
        <w:rPr>
          <w:rFonts w:ascii="Calibri" w:eastAsia="Calibri" w:hAnsi="Calibri" w:cs="Times New Roman"/>
        </w:rPr>
        <w:t xml:space="preserve"> </w:t>
      </w:r>
      <w:r w:rsidR="004E3C7C">
        <w:rPr>
          <w:rFonts w:ascii="Calibri" w:eastAsia="Calibri" w:hAnsi="Calibri" w:cs="Times New Roman"/>
        </w:rPr>
        <w:t>p</w:t>
      </w:r>
      <w:r w:rsidRPr="0447ACBC">
        <w:rPr>
          <w:rFonts w:ascii="Calibri" w:eastAsia="Calibri" w:hAnsi="Calibri" w:cs="Times New Roman"/>
        </w:rPr>
        <w:t>rovenance research often feeds into updates of other key cataloguing fields, notably bibliographies, exhibition histories, and the documentation of labels and marks.</w:t>
      </w:r>
      <w:r>
        <w:t xml:space="preserve"> </w:t>
      </w:r>
      <w:r w:rsidRPr="0447ACBC">
        <w:rPr>
          <w:rFonts w:ascii="Calibri" w:eastAsia="Calibri" w:hAnsi="Calibri" w:cs="Times New Roman"/>
        </w:rPr>
        <w:t>Addressing these related updates can be time-consuming</w:t>
      </w:r>
      <w:r w:rsidR="65BF1267" w:rsidRPr="0447ACBC">
        <w:rPr>
          <w:rFonts w:ascii="Calibri" w:eastAsia="Calibri" w:hAnsi="Calibri" w:cs="Times New Roman"/>
        </w:rPr>
        <w:t>,</w:t>
      </w:r>
      <w:r w:rsidRPr="0447ACBC">
        <w:rPr>
          <w:rFonts w:ascii="Calibri" w:eastAsia="Calibri" w:hAnsi="Calibri" w:cs="Times New Roman"/>
        </w:rPr>
        <w:t xml:space="preserve"> and </w:t>
      </w:r>
      <w:r w:rsidR="3BFB78C6" w:rsidRPr="0447ACBC">
        <w:rPr>
          <w:rFonts w:ascii="Calibri" w:eastAsia="Calibri" w:hAnsi="Calibri" w:cs="Times New Roman"/>
        </w:rPr>
        <w:t>this time</w:t>
      </w:r>
      <w:r w:rsidRPr="0447ACBC">
        <w:rPr>
          <w:rFonts w:ascii="Calibri" w:eastAsia="Calibri" w:hAnsi="Calibri" w:cs="Times New Roman"/>
        </w:rPr>
        <w:t xml:space="preserve"> should be considered in the initial project </w:t>
      </w:r>
      <w:r w:rsidR="3C8DFE0A" w:rsidRPr="0447ACBC">
        <w:rPr>
          <w:rFonts w:ascii="Calibri" w:eastAsia="Calibri" w:hAnsi="Calibri" w:cs="Times New Roman"/>
        </w:rPr>
        <w:t xml:space="preserve">scoping </w:t>
      </w:r>
      <w:r w:rsidRPr="0447ACBC">
        <w:rPr>
          <w:rFonts w:ascii="Calibri" w:eastAsia="Calibri" w:hAnsi="Calibri" w:cs="Times New Roman"/>
        </w:rPr>
        <w:t xml:space="preserve">plan. </w:t>
      </w:r>
    </w:p>
    <w:p w14:paraId="49275340" w14:textId="77777777" w:rsidR="00500201" w:rsidRPr="00301F09" w:rsidRDefault="00500201" w:rsidP="5D7FDE1B">
      <w:pPr>
        <w:spacing w:line="360" w:lineRule="auto"/>
        <w:ind w:firstLine="720"/>
        <w:rPr>
          <w:rFonts w:ascii="Calibri" w:eastAsia="Calibri" w:hAnsi="Calibri" w:cs="Times New Roman"/>
        </w:rPr>
      </w:pPr>
    </w:p>
    <w:p w14:paraId="287A5D2E" w14:textId="0278439C" w:rsidR="002D3FAA" w:rsidRPr="00737B36" w:rsidRDefault="4DCE90EF" w:rsidP="00737B36">
      <w:pPr>
        <w:pStyle w:val="Heading2"/>
        <w:rPr>
          <w:i w:val="0"/>
          <w:iCs w:val="0"/>
          <w:color w:val="auto"/>
        </w:rPr>
      </w:pPr>
      <w:r w:rsidRPr="00737B36">
        <w:rPr>
          <w:i w:val="0"/>
          <w:iCs w:val="0"/>
          <w:color w:val="auto"/>
        </w:rPr>
        <w:t>Assembling Provenance Information</w:t>
      </w:r>
      <w:r w:rsidR="1D10B70B" w:rsidRPr="00737B36">
        <w:rPr>
          <w:i w:val="0"/>
          <w:iCs w:val="0"/>
          <w:color w:val="auto"/>
        </w:rPr>
        <w:t xml:space="preserve">: </w:t>
      </w:r>
      <w:r w:rsidR="004E736C" w:rsidRPr="00737B36">
        <w:rPr>
          <w:i w:val="0"/>
          <w:iCs w:val="0"/>
          <w:color w:val="auto"/>
        </w:rPr>
        <w:t xml:space="preserve">The </w:t>
      </w:r>
      <w:r w:rsidR="1D10B70B" w:rsidRPr="00737B36">
        <w:rPr>
          <w:i w:val="0"/>
          <w:iCs w:val="0"/>
          <w:color w:val="auto"/>
        </w:rPr>
        <w:t xml:space="preserve">Documents and </w:t>
      </w:r>
      <w:r w:rsidR="004E736C" w:rsidRPr="00737B36">
        <w:rPr>
          <w:i w:val="0"/>
          <w:iCs w:val="0"/>
          <w:color w:val="auto"/>
        </w:rPr>
        <w:t xml:space="preserve">the </w:t>
      </w:r>
      <w:r w:rsidR="1D10B70B" w:rsidRPr="00737B36">
        <w:rPr>
          <w:i w:val="0"/>
          <w:iCs w:val="0"/>
          <w:color w:val="auto"/>
        </w:rPr>
        <w:t>Object</w:t>
      </w:r>
    </w:p>
    <w:p w14:paraId="5E66A2CE" w14:textId="70894800" w:rsidR="002D3FAA" w:rsidRDefault="00F913D9" w:rsidP="5D7FDE1B">
      <w:pPr>
        <w:spacing w:line="360" w:lineRule="auto"/>
      </w:pPr>
      <w:r>
        <w:t xml:space="preserve">In this section we focus on </w:t>
      </w:r>
      <w:r w:rsidR="00554074">
        <w:t xml:space="preserve">gathering information from documentation found in the institution holding the object and from the object itself. </w:t>
      </w:r>
      <w:r w:rsidR="4DCE90EF">
        <w:t xml:space="preserve">While no single </w:t>
      </w:r>
      <w:r w:rsidR="3F312E17">
        <w:t>strategy</w:t>
      </w:r>
      <w:r w:rsidR="4DCE90EF">
        <w:t xml:space="preserve"> can encompass all research inquiries, there are </w:t>
      </w:r>
      <w:r w:rsidR="005278D4">
        <w:t xml:space="preserve">a number of </w:t>
      </w:r>
      <w:r w:rsidR="4DCE90EF">
        <w:t xml:space="preserve">considerations and questions to keep in mind. </w:t>
      </w:r>
      <w:r w:rsidR="4DCE90EF" w:rsidRPr="5D7FDE1B">
        <w:rPr>
          <w:rFonts w:ascii="Calibri" w:eastAsia="Calibri" w:hAnsi="Calibri" w:cs="Calibri"/>
          <w:color w:val="000000" w:themeColor="text1"/>
        </w:rPr>
        <w:t xml:space="preserve">As a suggested workflow, first collect and review all available internal documentation and record object data </w:t>
      </w:r>
      <w:r w:rsidR="4DCE90EF" w:rsidRPr="00737B36">
        <w:rPr>
          <w:rFonts w:ascii="Calibri" w:eastAsia="Calibri" w:hAnsi="Calibri" w:cs="Calibri"/>
          <w:color w:val="000000" w:themeColor="text1"/>
        </w:rPr>
        <w:t>(</w:t>
      </w:r>
      <w:hyperlink w:anchor="fig-7" w:history="1">
        <w:r w:rsidR="4DCE90EF" w:rsidRPr="00737B36">
          <w:rPr>
            <w:rStyle w:val="Hyperlink"/>
            <w:rFonts w:ascii="Calibri" w:eastAsia="Calibri" w:hAnsi="Calibri" w:cs="Calibri"/>
          </w:rPr>
          <w:t xml:space="preserve">fig. </w:t>
        </w:r>
        <w:r w:rsidR="002B2F83" w:rsidRPr="00737B36">
          <w:rPr>
            <w:rStyle w:val="Hyperlink"/>
            <w:rFonts w:ascii="Calibri" w:eastAsia="Calibri" w:hAnsi="Calibri" w:cs="Calibri"/>
          </w:rPr>
          <w:t>7</w:t>
        </w:r>
      </w:hyperlink>
      <w:r w:rsidR="4DCE90EF" w:rsidRPr="00737B36">
        <w:rPr>
          <w:rFonts w:ascii="Calibri" w:eastAsia="Calibri" w:hAnsi="Calibri" w:cs="Calibri"/>
          <w:color w:val="000000" w:themeColor="text1"/>
        </w:rPr>
        <w:t>)</w:t>
      </w:r>
      <w:r w:rsidR="4DCE90EF" w:rsidRPr="00737B36">
        <w:t>.</w:t>
      </w:r>
      <w:r w:rsidR="4DCE90EF">
        <w:t xml:space="preserve"> </w:t>
      </w:r>
      <w:r w:rsidR="003E3C8D">
        <w:t>Some q</w:t>
      </w:r>
      <w:r w:rsidR="00971BDE">
        <w:t xml:space="preserve">uestions to ask about the documentation </w:t>
      </w:r>
      <w:r w:rsidR="00310184">
        <w:t xml:space="preserve">are </w:t>
      </w:r>
      <w:r w:rsidR="00971BDE">
        <w:t>listed below</w:t>
      </w:r>
      <w:r w:rsidR="00310184">
        <w:t>, and they</w:t>
      </w:r>
      <w:r w:rsidR="00971BDE">
        <w:t xml:space="preserve"> </w:t>
      </w:r>
      <w:r w:rsidR="4DCE90EF">
        <w:t>apply to all types of materials one might reference</w:t>
      </w:r>
      <w:r w:rsidR="007F0860">
        <w:t>,</w:t>
      </w:r>
      <w:r w:rsidR="003E3C8D">
        <w:t xml:space="preserve"> </w:t>
      </w:r>
      <w:r w:rsidR="00310184">
        <w:t xml:space="preserve">whether </w:t>
      </w:r>
      <w:r w:rsidR="003E3C8D">
        <w:t xml:space="preserve">from sources </w:t>
      </w:r>
      <w:r w:rsidR="00D20B33">
        <w:t>generated by</w:t>
      </w:r>
      <w:r w:rsidR="00310184">
        <w:t xml:space="preserve"> the institution or </w:t>
      </w:r>
      <w:r w:rsidR="003E3C8D">
        <w:t>external</w:t>
      </w:r>
      <w:r w:rsidR="00D20B33">
        <w:t>ly,</w:t>
      </w:r>
      <w:r w:rsidR="007F0860">
        <w:t xml:space="preserve"> such as </w:t>
      </w:r>
      <w:r w:rsidR="4DCE90EF">
        <w:t>dealer invoices</w:t>
      </w:r>
      <w:r w:rsidR="00D20B33">
        <w:t>.</w:t>
      </w:r>
      <w:r w:rsidR="4DCE90EF">
        <w:t xml:space="preserve"> </w:t>
      </w:r>
      <w:r w:rsidR="003E3C8D">
        <w:t xml:space="preserve">The authenticity of </w:t>
      </w:r>
      <w:r w:rsidR="00D20B33">
        <w:t>every</w:t>
      </w:r>
      <w:r w:rsidR="003E3C8D">
        <w:t xml:space="preserve"> document must be carefully considered. </w:t>
      </w:r>
      <w:r w:rsidR="00927CBD">
        <w:t>Moreover, a</w:t>
      </w:r>
      <w:r w:rsidR="4DCE90EF">
        <w:t>n authentic document does not guarantee the legitimacy of the information conveyed in it; the authorship of documents, their purpose, and</w:t>
      </w:r>
      <w:r w:rsidR="008B12D0">
        <w:t xml:space="preserve"> the</w:t>
      </w:r>
      <w:r w:rsidR="4DCE90EF">
        <w:t xml:space="preserve"> intended recipients should also be considered. Additionally, while not common, there are cases of criminals introducing forged documentation</w:t>
      </w:r>
      <w:r w:rsidR="00EF2E0D">
        <w:t xml:space="preserve"> into</w:t>
      </w:r>
      <w:r w:rsidR="4DCE90EF">
        <w:t xml:space="preserve"> archives, and further of tampering with archival documentation.</w:t>
      </w:r>
      <w:r w:rsidR="001F71D8" w:rsidRPr="00301F09">
        <w:rPr>
          <w:rStyle w:val="EndnoteReference"/>
        </w:rPr>
        <w:endnoteReference w:id="12"/>
      </w:r>
      <w:r w:rsidR="4DCE90EF">
        <w:t xml:space="preserve"> Cross-referencing sources where possible remains essential. Even when the authenticity of documents is not in question, their interpretation can require further investigation. </w:t>
      </w:r>
    </w:p>
    <w:p w14:paraId="4B93DB11" w14:textId="520EE75F" w:rsidR="00737B36" w:rsidRPr="00737B36" w:rsidRDefault="00737B36" w:rsidP="5D7FDE1B">
      <w:pPr>
        <w:spacing w:line="360" w:lineRule="auto"/>
        <w:rPr>
          <w:b/>
          <w:bCs/>
          <w:lang w:val="fr-FR"/>
        </w:rPr>
      </w:pPr>
      <w:r w:rsidRPr="00737B36">
        <w:rPr>
          <w:b/>
          <w:bCs/>
        </w:rPr>
        <w:lastRenderedPageBreak/>
        <w:t>[[fig-7]]</w:t>
      </w:r>
    </w:p>
    <w:p w14:paraId="521E5344" w14:textId="1574BC4C" w:rsidR="002D3FAA" w:rsidRPr="00301F09" w:rsidRDefault="008B12D0" w:rsidP="00D7382D">
      <w:pPr>
        <w:spacing w:line="360" w:lineRule="auto"/>
      </w:pPr>
      <w:r>
        <w:t>Consider the a</w:t>
      </w:r>
      <w:r w:rsidR="4DCE90EF">
        <w:t>uthor, audience, and purpose</w:t>
      </w:r>
      <w:r>
        <w:t xml:space="preserve"> of the document</w:t>
      </w:r>
      <w:r w:rsidR="4DCE90EF">
        <w:t>:</w:t>
      </w:r>
    </w:p>
    <w:p w14:paraId="73B0BF51" w14:textId="38632FBC"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What </w:t>
      </w:r>
      <w:r w:rsidR="00EF2E0D">
        <w:rPr>
          <w:color w:val="000000" w:themeColor="text1"/>
        </w:rPr>
        <w:t xml:space="preserve">is </w:t>
      </w:r>
      <w:r w:rsidR="00433FF5">
        <w:rPr>
          <w:color w:val="000000" w:themeColor="text1"/>
        </w:rPr>
        <w:t>its source</w:t>
      </w:r>
      <w:r w:rsidRPr="5D7FDE1B">
        <w:rPr>
          <w:color w:val="000000" w:themeColor="text1"/>
        </w:rPr>
        <w:t xml:space="preserve">? </w:t>
      </w:r>
    </w:p>
    <w:p w14:paraId="0011BFE9"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Who was the intended audience? </w:t>
      </w:r>
    </w:p>
    <w:p w14:paraId="2D140808"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Why was the document created? </w:t>
      </w:r>
    </w:p>
    <w:p w14:paraId="7907052F"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Why was it sent or preserved? </w:t>
      </w:r>
    </w:p>
    <w:p w14:paraId="57114C50" w14:textId="7278EF29"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What does it say about the ownership of the object, if anything? </w:t>
      </w:r>
    </w:p>
    <w:p w14:paraId="415ADDD0" w14:textId="6FAE7B38" w:rsidR="002D3FAA" w:rsidRPr="00301F09" w:rsidRDefault="008B12D0" w:rsidP="00D7382D">
      <w:pPr>
        <w:spacing w:line="360" w:lineRule="auto"/>
      </w:pPr>
      <w:r>
        <w:t xml:space="preserve">Also </w:t>
      </w:r>
      <w:r w:rsidR="001E3403">
        <w:t>ask about t</w:t>
      </w:r>
      <w:r>
        <w:t>he document’s own p</w:t>
      </w:r>
      <w:r w:rsidR="4DCE90EF">
        <w:t>reservation context:</w:t>
      </w:r>
    </w:p>
    <w:p w14:paraId="1562CA2C" w14:textId="629F30D8"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How does it relate to the greater archival corpora? What documents are housed with it?</w:t>
      </w:r>
      <w:r w:rsidR="00162E82">
        <w:rPr>
          <w:color w:val="000000" w:themeColor="text1"/>
        </w:rPr>
        <w:t xml:space="preserve"> </w:t>
      </w:r>
    </w:p>
    <w:p w14:paraId="20B0CBA4"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How are the documents organized? </w:t>
      </w:r>
    </w:p>
    <w:p w14:paraId="443E2626"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Who organized them? </w:t>
      </w:r>
    </w:p>
    <w:p w14:paraId="72CD743D" w14:textId="324021C1"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How and when were they preserved? </w:t>
      </w:r>
    </w:p>
    <w:p w14:paraId="2CAB06C4" w14:textId="00ACD416" w:rsidR="002D3FAA" w:rsidRPr="00301F09" w:rsidRDefault="4DCE90EF" w:rsidP="00D7382D">
      <w:pPr>
        <w:spacing w:line="360" w:lineRule="auto"/>
      </w:pPr>
      <w:r>
        <w:t>For photographs, in addition to the above questions</w:t>
      </w:r>
      <w:r w:rsidR="00433FF5">
        <w:t>,</w:t>
      </w:r>
      <w:r w:rsidR="008B12D0">
        <w:t xml:space="preserve"> consider the photograph’s</w:t>
      </w:r>
      <w:r>
        <w:t xml:space="preserve"> production and development:</w:t>
      </w:r>
    </w:p>
    <w:p w14:paraId="5B6AB2A7" w14:textId="20A99E6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When </w:t>
      </w:r>
      <w:r w:rsidR="00EF2E0D">
        <w:rPr>
          <w:color w:val="000000" w:themeColor="text1"/>
        </w:rPr>
        <w:t>was</w:t>
      </w:r>
      <w:r w:rsidRPr="5D7FDE1B">
        <w:rPr>
          <w:color w:val="000000" w:themeColor="text1"/>
        </w:rPr>
        <w:t xml:space="preserve"> the photograph taken? </w:t>
      </w:r>
    </w:p>
    <w:p w14:paraId="17C0D213"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Is there a credit line?</w:t>
      </w:r>
    </w:p>
    <w:p w14:paraId="2C1CFF36"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Is there an extant negative? </w:t>
      </w:r>
    </w:p>
    <w:p w14:paraId="037D052F" w14:textId="1F976CB8"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What type of image is it (e.g., Polaroid, transparency, photocopy, photocopy of the object itself, glass slide)</w:t>
      </w:r>
      <w:r w:rsidR="00403C38">
        <w:rPr>
          <w:color w:val="000000" w:themeColor="text1"/>
        </w:rPr>
        <w:t>?</w:t>
      </w:r>
    </w:p>
    <w:p w14:paraId="7ED159B5" w14:textId="3305AE89"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Does the image type help date its production? </w:t>
      </w:r>
    </w:p>
    <w:p w14:paraId="2803E6E9" w14:textId="20CC894E"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If a print, when and where </w:t>
      </w:r>
      <w:r w:rsidR="00EF2E0D">
        <w:rPr>
          <w:color w:val="000000" w:themeColor="text1"/>
        </w:rPr>
        <w:t xml:space="preserve">was </w:t>
      </w:r>
      <w:r w:rsidRPr="5D7FDE1B">
        <w:rPr>
          <w:color w:val="000000" w:themeColor="text1"/>
        </w:rPr>
        <w:t xml:space="preserve">the print made? </w:t>
      </w:r>
    </w:p>
    <w:p w14:paraId="5A8B802D"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How many prints or copies may have been made? </w:t>
      </w:r>
    </w:p>
    <w:p w14:paraId="361E2142"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Are there any annotations or photographer stamps on the print?</w:t>
      </w:r>
    </w:p>
    <w:p w14:paraId="3998B215"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If the photograph is part of a series or group, what is the context of the larger set?</w:t>
      </w:r>
    </w:p>
    <w:p w14:paraId="3EC2BB6C"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What else do you know about the photographer or owner of the object?</w:t>
      </w:r>
    </w:p>
    <w:p w14:paraId="796B7D50" w14:textId="03DFE393"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For digital images, what metadata can be recovered?</w:t>
      </w:r>
      <w:r w:rsidR="002D3FAA" w:rsidRPr="5D7FDE1B">
        <w:rPr>
          <w:color w:val="000000" w:themeColor="text1"/>
          <w:vertAlign w:val="superscript"/>
        </w:rPr>
        <w:endnoteReference w:id="13"/>
      </w:r>
    </w:p>
    <w:p w14:paraId="439CB146" w14:textId="0BFB2B71" w:rsidR="002D3FAA" w:rsidRPr="00301F09" w:rsidRDefault="001E3403" w:rsidP="00D7382D">
      <w:pPr>
        <w:spacing w:line="360" w:lineRule="auto"/>
      </w:pPr>
      <w:r>
        <w:t>Regarding the p</w:t>
      </w:r>
      <w:r w:rsidR="4DCE90EF">
        <w:t>hotograph</w:t>
      </w:r>
      <w:r>
        <w:t>’s</w:t>
      </w:r>
      <w:r w:rsidR="4DCE90EF">
        <w:t xml:space="preserve"> content and interpretation</w:t>
      </w:r>
      <w:r>
        <w:t>, ask the following</w:t>
      </w:r>
      <w:r w:rsidR="4DCE90EF">
        <w:t>:</w:t>
      </w:r>
    </w:p>
    <w:p w14:paraId="535C9B4D" w14:textId="77777777"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t xml:space="preserve">What is in the background? </w:t>
      </w:r>
    </w:p>
    <w:p w14:paraId="34ADE1D0" w14:textId="3DBE43C6" w:rsidR="002D3FAA" w:rsidRPr="00301F09" w:rsidRDefault="4DCE90EF" w:rsidP="5D7FDE1B">
      <w:pPr>
        <w:numPr>
          <w:ilvl w:val="0"/>
          <w:numId w:val="20"/>
        </w:numPr>
        <w:spacing w:line="360" w:lineRule="auto"/>
        <w:contextualSpacing/>
        <w:rPr>
          <w:color w:val="000000" w:themeColor="text1"/>
        </w:rPr>
      </w:pPr>
      <w:r w:rsidRPr="5D7FDE1B">
        <w:rPr>
          <w:color w:val="000000" w:themeColor="text1"/>
        </w:rPr>
        <w:lastRenderedPageBreak/>
        <w:t xml:space="preserve">What is the state of the object in the photograph, and how does it differ from the state of the object today or in other documented photographs? </w:t>
      </w:r>
    </w:p>
    <w:p w14:paraId="4EAF1BAD" w14:textId="68DECF70" w:rsidR="002D3FAA" w:rsidRPr="00301F09" w:rsidRDefault="4DCE90EF" w:rsidP="5D7FDE1B">
      <w:pPr>
        <w:numPr>
          <w:ilvl w:val="0"/>
          <w:numId w:val="20"/>
        </w:numPr>
        <w:spacing w:line="360" w:lineRule="auto"/>
        <w:rPr>
          <w:color w:val="000000" w:themeColor="text1"/>
        </w:rPr>
      </w:pPr>
      <w:r w:rsidRPr="5D7FDE1B">
        <w:rPr>
          <w:color w:val="000000" w:themeColor="text1"/>
        </w:rPr>
        <w:t>If the object in the image is not firmly identified, what criteria will you use to confirm the identity of the object in the photograph against your object? What diagnostic points</w:t>
      </w:r>
      <w:r w:rsidR="00EF2E0D" w:rsidRPr="00EF2E0D">
        <w:rPr>
          <w:color w:val="000000" w:themeColor="text1"/>
        </w:rPr>
        <w:t xml:space="preserve"> </w:t>
      </w:r>
      <w:r w:rsidR="00EF2E0D" w:rsidRPr="5D7FDE1B">
        <w:rPr>
          <w:color w:val="000000" w:themeColor="text1"/>
        </w:rPr>
        <w:t>can be compared</w:t>
      </w:r>
      <w:r w:rsidR="00EF2E0D">
        <w:rPr>
          <w:color w:val="000000" w:themeColor="text1"/>
        </w:rPr>
        <w:t xml:space="preserve"> (e.g.,</w:t>
      </w:r>
      <w:r w:rsidRPr="5D7FDE1B">
        <w:rPr>
          <w:color w:val="000000" w:themeColor="text1"/>
        </w:rPr>
        <w:t xml:space="preserve"> damage, joins, patterns in the material</w:t>
      </w:r>
      <w:r w:rsidR="004E3C7C">
        <w:rPr>
          <w:color w:val="000000" w:themeColor="text1"/>
        </w:rPr>
        <w:t>)</w:t>
      </w:r>
      <w:r w:rsidRPr="5D7FDE1B">
        <w:rPr>
          <w:color w:val="000000" w:themeColor="text1"/>
        </w:rPr>
        <w:t>?</w:t>
      </w:r>
    </w:p>
    <w:p w14:paraId="1DA7F185" w14:textId="7D11E7D2" w:rsidR="002D3FAA" w:rsidRPr="00301F09" w:rsidRDefault="002D3FAA" w:rsidP="00851422">
      <w:pPr>
        <w:spacing w:line="360" w:lineRule="auto"/>
        <w:ind w:firstLine="360"/>
        <w:rPr>
          <w:color w:val="000000" w:themeColor="text1"/>
        </w:rPr>
      </w:pPr>
      <w:r w:rsidRPr="00301F09">
        <w:t xml:space="preserve">Locating and reviewing all the related paperwork might be difficult, even when working within </w:t>
      </w:r>
      <w:r w:rsidR="00261822" w:rsidRPr="00301F09">
        <w:t xml:space="preserve">your own </w:t>
      </w:r>
      <w:r w:rsidRPr="00301F09">
        <w:t>institution, due to physical restrictions, processing delays, or access permissions. In planning a project, map out the various potential resources across the organization and consider the amount of time and staffing needed to accommodate requests</w:t>
      </w:r>
      <w:r w:rsidR="00B51A19">
        <w:t xml:space="preserve"> made to</w:t>
      </w:r>
      <w:r w:rsidRPr="00301F09">
        <w:t xml:space="preserve"> other departments. If working as an outside researcher, make a thorough </w:t>
      </w:r>
      <w:r w:rsidR="001E3403">
        <w:t xml:space="preserve">detailed </w:t>
      </w:r>
      <w:r w:rsidRPr="00301F09">
        <w:t>request, giving background, objectives, and a timeline</w:t>
      </w:r>
      <w:r w:rsidR="00E20CD1" w:rsidRPr="00301F09">
        <w:t xml:space="preserve">, as processing </w:t>
      </w:r>
      <w:r w:rsidRPr="00301F09">
        <w:t>paperwork can be time-consuming.</w:t>
      </w:r>
      <w:r w:rsidR="00E20CD1" w:rsidRPr="00301F09">
        <w:t xml:space="preserve"> Be aware that</w:t>
      </w:r>
      <w:r w:rsidRPr="00301F09">
        <w:t xml:space="preserve"> </w:t>
      </w:r>
      <w:r w:rsidR="00E20CD1" w:rsidRPr="00301F09">
        <w:t xml:space="preserve">sensitive </w:t>
      </w:r>
      <w:r w:rsidRPr="00301F09">
        <w:t>information</w:t>
      </w:r>
      <w:r w:rsidR="001E3403">
        <w:t>, such as</w:t>
      </w:r>
      <w:r w:rsidRPr="00301F09">
        <w:t xml:space="preserve"> the names of anonymous donors, addresses, shipping details, </w:t>
      </w:r>
      <w:r w:rsidR="001E3403">
        <w:t xml:space="preserve">or </w:t>
      </w:r>
      <w:r w:rsidRPr="00301F09">
        <w:t>prices</w:t>
      </w:r>
      <w:r w:rsidR="00B51A19">
        <w:t>,</w:t>
      </w:r>
      <w:r w:rsidRPr="00301F09">
        <w:t xml:space="preserve"> may be redacted, depending on </w:t>
      </w:r>
      <w:r w:rsidR="001E3403">
        <w:t>institution</w:t>
      </w:r>
      <w:r w:rsidR="001E3403" w:rsidRPr="00301F09">
        <w:t xml:space="preserve"> </w:t>
      </w:r>
      <w:r w:rsidRPr="00301F09">
        <w:t xml:space="preserve">policy. </w:t>
      </w:r>
    </w:p>
    <w:p w14:paraId="1D75F613" w14:textId="635AF0C2" w:rsidR="002D3FAA" w:rsidRPr="00301F09" w:rsidRDefault="00743082" w:rsidP="00D7382D">
      <w:pPr>
        <w:spacing w:line="360" w:lineRule="auto"/>
        <w:ind w:firstLine="720"/>
      </w:pPr>
      <w:r w:rsidRPr="00301F09">
        <w:t xml:space="preserve">When evaluating sources such as acquisition proposals, invoices, correspondence, old photographs, or notes in files, carefully review and document everything. </w:t>
      </w:r>
      <w:r w:rsidR="00E20CD1" w:rsidRPr="00301F09">
        <w:t>I</w:t>
      </w:r>
      <w:r w:rsidRPr="00301F09">
        <w:t xml:space="preserve">nformation about an object might have changed </w:t>
      </w:r>
      <w:r w:rsidR="00261822" w:rsidRPr="00301F09">
        <w:t>following</w:t>
      </w:r>
      <w:r w:rsidRPr="00301F09">
        <w:t xml:space="preserve"> reattribution, conservation, or other interventions, </w:t>
      </w:r>
      <w:r w:rsidR="00E20CD1" w:rsidRPr="00301F09">
        <w:t xml:space="preserve">so </w:t>
      </w:r>
      <w:r w:rsidRPr="00301F09">
        <w:t>historical data (</w:t>
      </w:r>
      <w:r w:rsidR="00537EDB">
        <w:t xml:space="preserve">e.g., </w:t>
      </w:r>
      <w:r w:rsidRPr="00301F09">
        <w:t xml:space="preserve">previous titles, dimensions) should be recorded as well. Keep in mind too that the documentary resources held by an institution are not neutral—unconscious biases and conscious decisions determine what </w:t>
      </w:r>
      <w:r w:rsidR="00A91FB0" w:rsidRPr="00301F09">
        <w:t>is</w:t>
      </w:r>
      <w:r w:rsidRPr="00301F09">
        <w:t xml:space="preserve"> preserved or discarded. Furthermore, </w:t>
      </w:r>
      <w:r w:rsidR="002D3FAA" w:rsidRPr="00301F09">
        <w:t>a healthy amount of skepticism</w:t>
      </w:r>
      <w:r w:rsidRPr="00301F09">
        <w:t xml:space="preserve"> is required</w:t>
      </w:r>
      <w:r w:rsidR="00E13F13">
        <w:t xml:space="preserve"> concerning</w:t>
      </w:r>
      <w:r w:rsidRPr="00301F09">
        <w:t xml:space="preserve"> the paperwork that does exist</w:t>
      </w:r>
      <w:r w:rsidR="002D3FAA" w:rsidRPr="00301F09">
        <w:t xml:space="preserve">. With provenance information, assertions and assumptions can easily take root as fact, so it is essential to question and, when possible, verify the author, date, and source of any statements. Here, “verify” means to cross-check with documentation from an unbiased third-party resource </w:t>
      </w:r>
      <w:r w:rsidR="19A8BB3C" w:rsidRPr="00301F09">
        <w:t>where possible</w:t>
      </w:r>
      <w:r w:rsidR="002D3FAA" w:rsidRPr="00301F09">
        <w:t xml:space="preserve"> (</w:t>
      </w:r>
      <w:r w:rsidR="002D3FAA" w:rsidRPr="00661D46">
        <w:t>e.g.,</w:t>
      </w:r>
      <w:r w:rsidR="002D3FAA" w:rsidRPr="00301F09">
        <w:t xml:space="preserve"> dated paperwork, publications, correspondence, public records)</w:t>
      </w:r>
      <w:r w:rsidR="00E003C6">
        <w:t>.</w:t>
      </w:r>
      <w:r w:rsidR="002D3FAA" w:rsidRPr="00301F09">
        <w:t xml:space="preserve"> While confirming some </w:t>
      </w:r>
      <w:r w:rsidR="00E20CD1" w:rsidRPr="00301F09">
        <w:t xml:space="preserve">details </w:t>
      </w:r>
      <w:r w:rsidR="002D3FAA" w:rsidRPr="00301F09">
        <w:t>might be straightforward</w:t>
      </w:r>
      <w:r w:rsidR="00661D46">
        <w:t>—</w:t>
      </w:r>
      <w:r w:rsidR="34922C19" w:rsidRPr="00301F09">
        <w:t>like</w:t>
      </w:r>
      <w:r w:rsidR="002D3FAA" w:rsidRPr="00301F09">
        <w:t xml:space="preserve"> dealer addresses, life dates, and auction sales</w:t>
      </w:r>
      <w:r w:rsidR="00661D46">
        <w:t>—</w:t>
      </w:r>
      <w:r w:rsidR="002D3FAA" w:rsidRPr="00301F09">
        <w:t xml:space="preserve">quite often information cannot be cross-checked, and </w:t>
      </w:r>
      <w:r w:rsidR="00E20CD1" w:rsidRPr="00301F09">
        <w:t>its</w:t>
      </w:r>
      <w:r w:rsidR="002D3FAA" w:rsidRPr="00301F09">
        <w:t xml:space="preserve"> unverified status should be acknowledged. </w:t>
      </w:r>
    </w:p>
    <w:p w14:paraId="6A9A6C65" w14:textId="017FE80F" w:rsidR="00DF12E8" w:rsidRDefault="086D3494" w:rsidP="0078373C">
      <w:pPr>
        <w:spacing w:line="360" w:lineRule="auto"/>
        <w:ind w:firstLine="720"/>
        <w:contextualSpacing/>
        <w:rPr>
          <w:rFonts w:ascii="Calibri" w:eastAsia="Calibri" w:hAnsi="Calibri" w:cs="Times New Roman"/>
        </w:rPr>
      </w:pPr>
      <w:r w:rsidRPr="62C789C8">
        <w:rPr>
          <w:rFonts w:ascii="Calibri" w:eastAsia="Calibri" w:hAnsi="Calibri" w:cs="Times New Roman"/>
        </w:rPr>
        <w:t xml:space="preserve">Working with internal documentation raises questions of transparency around research. What terms restrict accessing and sharing potentially sensitive information? For a provenance researcher, transparency works on two levels—between internal information and the researcher, and between the research findings and the public. The first level of transparency will vary depending on the museum, and even within a single organization different departments might have their own access policies and restrictions. For some public American institutions, full access to records might be determined by local </w:t>
      </w:r>
      <w:r w:rsidRPr="62C789C8">
        <w:rPr>
          <w:rFonts w:ascii="Calibri" w:eastAsia="Calibri" w:hAnsi="Calibri" w:cs="Times New Roman"/>
        </w:rPr>
        <w:lastRenderedPageBreak/>
        <w:t xml:space="preserve">and state laws, but in general a museum has some discretion over the information it shares. Publicly shared research that relies on internal documentation needs to balance transparency with conditions set by </w:t>
      </w:r>
      <w:r w:rsidR="00104931" w:rsidRPr="62C789C8">
        <w:rPr>
          <w:rFonts w:ascii="Calibri" w:eastAsia="Calibri" w:hAnsi="Calibri" w:cs="Times New Roman"/>
        </w:rPr>
        <w:t xml:space="preserve">particular </w:t>
      </w:r>
      <w:r w:rsidRPr="62C789C8">
        <w:rPr>
          <w:rFonts w:ascii="Calibri" w:eastAsia="Calibri" w:hAnsi="Calibri" w:cs="Times New Roman"/>
        </w:rPr>
        <w:t>record holders</w:t>
      </w:r>
      <w:r w:rsidR="477620B2" w:rsidRPr="62C789C8">
        <w:rPr>
          <w:rFonts w:ascii="Calibri" w:eastAsia="Calibri" w:hAnsi="Calibri" w:cs="Times New Roman"/>
        </w:rPr>
        <w:t>, as</w:t>
      </w:r>
      <w:r w:rsidR="00104931" w:rsidRPr="62C789C8">
        <w:rPr>
          <w:rFonts w:ascii="Calibri" w:eastAsia="Calibri" w:hAnsi="Calibri" w:cs="Times New Roman"/>
        </w:rPr>
        <w:t xml:space="preserve"> for example</w:t>
      </w:r>
      <w:r w:rsidRPr="62C789C8">
        <w:rPr>
          <w:rFonts w:ascii="Calibri" w:eastAsia="Calibri" w:hAnsi="Calibri" w:cs="Times New Roman"/>
        </w:rPr>
        <w:t xml:space="preserve"> restrictions on </w:t>
      </w:r>
      <w:r w:rsidRPr="62C789C8">
        <w:rPr>
          <w:rFonts w:eastAsia="Calibri"/>
        </w:rPr>
        <w:t>reproducing sensitive information</w:t>
      </w:r>
      <w:r w:rsidR="00F22B29">
        <w:rPr>
          <w:rFonts w:eastAsia="Calibri"/>
        </w:rPr>
        <w:t xml:space="preserve">. </w:t>
      </w:r>
      <w:r w:rsidR="001515D2">
        <w:rPr>
          <w:rFonts w:eastAsia="Calibri"/>
        </w:rPr>
        <w:t xml:space="preserve">While respecting such restrictions, it is important to </w:t>
      </w:r>
      <w:r w:rsidRPr="62C789C8">
        <w:rPr>
          <w:rFonts w:eastAsia="Calibri"/>
        </w:rPr>
        <w:t>explain any conclusions based on the reviewed evidence.</w:t>
      </w:r>
      <w:r w:rsidR="00162E82" w:rsidRPr="62C789C8">
        <w:rPr>
          <w:rFonts w:eastAsia="Calibri"/>
        </w:rPr>
        <w:t xml:space="preserve"> </w:t>
      </w:r>
    </w:p>
    <w:p w14:paraId="111F21D3" w14:textId="252D77A9" w:rsidR="00DF12E8" w:rsidRPr="00301F09" w:rsidRDefault="002D3FAA" w:rsidP="0078373C">
      <w:pPr>
        <w:spacing w:line="360" w:lineRule="auto"/>
        <w:ind w:firstLine="720"/>
        <w:contextualSpacing/>
        <w:rPr>
          <w:rStyle w:val="CommentReference"/>
          <w:sz w:val="22"/>
          <w:szCs w:val="22"/>
        </w:rPr>
      </w:pPr>
      <w:r>
        <w:t xml:space="preserve">Carefully consider the format and process for documenting your research. Ideally, </w:t>
      </w:r>
      <w:r w:rsidR="009B3C99">
        <w:t xml:space="preserve">your </w:t>
      </w:r>
      <w:r>
        <w:t xml:space="preserve">notes should be fully searchable, dated, and use consistent keywords. Alternate spellings </w:t>
      </w:r>
      <w:r w:rsidR="000D3CB2">
        <w:t>for constituent</w:t>
      </w:r>
      <w:r w:rsidR="00423488">
        <w:t xml:space="preserve"> name</w:t>
      </w:r>
      <w:r w:rsidR="000D3CB2">
        <w:t>s</w:t>
      </w:r>
      <w:r>
        <w:t xml:space="preserve"> and open-ended questions should also be preserved. When multiple records have shared documentation (</w:t>
      </w:r>
      <w:r w:rsidR="00104931">
        <w:t xml:space="preserve">e.g., </w:t>
      </w:r>
      <w:r>
        <w:t xml:space="preserve">group acquisition paperwork or biographical notes on a dealer or collector for numerous objects), it is best to add those to one primary </w:t>
      </w:r>
      <w:r w:rsidR="34CECFAA">
        <w:t>location</w:t>
      </w:r>
      <w:r>
        <w:t xml:space="preserve"> and have subsequent related records cross-reference it</w:t>
      </w:r>
      <w:r w:rsidR="009B3C99">
        <w:t>,</w:t>
      </w:r>
      <w:r>
        <w:t xml:space="preserve"> to streamline future updates. Provenance research is additive, often building on the work of multiple people conducted over many years. Future-proof your research by acknowledging those who have contributed in the past and framing your findings in terms that will be clear to researchers</w:t>
      </w:r>
      <w:r w:rsidR="46D4A94E">
        <w:t xml:space="preserve"> years from now</w:t>
      </w:r>
      <w:r>
        <w:t>. To the extent possible, ensure that any online documentation is preserved with screenshots and through the Internet Archive’s Wayback Machine.</w:t>
      </w:r>
      <w:r w:rsidR="00C637C1">
        <w:rPr>
          <w:rStyle w:val="EndnoteReference"/>
        </w:rPr>
        <w:endnoteReference w:id="14"/>
      </w:r>
      <w:r w:rsidRPr="54E98612">
        <w:rPr>
          <w:rStyle w:val="CommentReference"/>
          <w:sz w:val="22"/>
          <w:szCs w:val="22"/>
        </w:rPr>
        <w:t xml:space="preserve"> </w:t>
      </w:r>
      <w:r w:rsidR="1481D076" w:rsidRPr="54E98612">
        <w:rPr>
          <w:rFonts w:ascii="Calibri" w:eastAsia="Calibri" w:hAnsi="Calibri" w:cs="Times New Roman"/>
        </w:rPr>
        <w:t xml:space="preserve">Print copies of key documents, including emails </w:t>
      </w:r>
      <w:r w:rsidR="00953C8A">
        <w:rPr>
          <w:rFonts w:ascii="Calibri" w:eastAsia="Calibri" w:hAnsi="Calibri" w:cs="Times New Roman"/>
        </w:rPr>
        <w:t xml:space="preserve">and their </w:t>
      </w:r>
      <w:r w:rsidR="1481D076" w:rsidRPr="54E98612">
        <w:rPr>
          <w:rFonts w:ascii="Calibri" w:eastAsia="Calibri" w:hAnsi="Calibri" w:cs="Times New Roman"/>
        </w:rPr>
        <w:t>associated attachments, and summaries should be added to any physical files where possible.</w:t>
      </w:r>
      <w:r w:rsidR="1481D076" w:rsidRPr="54E98612">
        <w:rPr>
          <w:rStyle w:val="CommentReference"/>
          <w:sz w:val="22"/>
          <w:szCs w:val="22"/>
        </w:rPr>
        <w:t xml:space="preserve"> </w:t>
      </w:r>
      <w:r w:rsidR="2DA09A6C" w:rsidRPr="54E98612">
        <w:rPr>
          <w:rStyle w:val="CommentReference"/>
          <w:sz w:val="22"/>
          <w:szCs w:val="22"/>
        </w:rPr>
        <w:t>Record sources consulted, as well as documenting any outstanding inquiries and additional lines of possible research.</w:t>
      </w:r>
      <w:r w:rsidR="5CE4860C" w:rsidRPr="54E98612">
        <w:rPr>
          <w:rStyle w:val="CommentReference"/>
          <w:sz w:val="22"/>
          <w:szCs w:val="22"/>
        </w:rPr>
        <w:t xml:space="preserve"> And again, negative results should be documented as well</w:t>
      </w:r>
      <w:r w:rsidR="00C637C1">
        <w:rPr>
          <w:rStyle w:val="CommentReference"/>
          <w:sz w:val="22"/>
          <w:szCs w:val="22"/>
        </w:rPr>
        <w:t xml:space="preserve">; </w:t>
      </w:r>
      <w:r w:rsidR="5CE4860C" w:rsidRPr="54E98612">
        <w:rPr>
          <w:rStyle w:val="CommentReference"/>
          <w:sz w:val="22"/>
          <w:szCs w:val="22"/>
        </w:rPr>
        <w:t xml:space="preserve">this will prevent redundant research in the future, and a closed line of inquiry </w:t>
      </w:r>
      <w:r w:rsidR="00953C8A">
        <w:rPr>
          <w:rStyle w:val="CommentReference"/>
          <w:sz w:val="22"/>
          <w:szCs w:val="22"/>
        </w:rPr>
        <w:t>may become open at a future time.</w:t>
      </w:r>
      <w:r w:rsidR="5CE4860C" w:rsidRPr="54E98612">
        <w:rPr>
          <w:rStyle w:val="CommentReference"/>
          <w:sz w:val="22"/>
          <w:szCs w:val="22"/>
        </w:rPr>
        <w:t xml:space="preserve"> </w:t>
      </w:r>
    </w:p>
    <w:p w14:paraId="7400530E" w14:textId="600A1F5A" w:rsidR="002D3FAA" w:rsidRPr="00301F09" w:rsidRDefault="1F784F3F" w:rsidP="5D7FDE1B">
      <w:pPr>
        <w:spacing w:line="360" w:lineRule="auto"/>
        <w:ind w:firstLine="720"/>
        <w:contextualSpacing/>
        <w:rPr>
          <w:rFonts w:ascii="Calibri" w:eastAsia="Calibri" w:hAnsi="Calibri" w:cs="Times New Roman"/>
        </w:rPr>
      </w:pPr>
      <w:r w:rsidRPr="63DA0401">
        <w:rPr>
          <w:rFonts w:ascii="Calibri" w:eastAsia="Calibri" w:hAnsi="Calibri" w:cs="Times New Roman"/>
        </w:rPr>
        <w:t>As mentioned, provenance research is rarely, if ever, complete</w:t>
      </w:r>
      <w:r w:rsidR="0078373C">
        <w:rPr>
          <w:rFonts w:ascii="Calibri" w:eastAsia="Calibri" w:hAnsi="Calibri" w:cs="Times New Roman"/>
        </w:rPr>
        <w:t>,</w:t>
      </w:r>
      <w:r w:rsidRPr="63DA0401">
        <w:rPr>
          <w:rFonts w:ascii="Calibri" w:eastAsia="Calibri" w:hAnsi="Calibri" w:cs="Times New Roman"/>
        </w:rPr>
        <w:t xml:space="preserve"> and it should be expected that findings will need to be revisited and revised. When developing a project plan, it is important for a provenance researcher to convey this to stakeholders in order to set and manage expectations. </w:t>
      </w:r>
      <w:r w:rsidR="059DA374" w:rsidRPr="63DA0401">
        <w:rPr>
          <w:rFonts w:ascii="Calibri" w:eastAsia="Calibri" w:hAnsi="Calibri" w:cs="Times New Roman"/>
        </w:rPr>
        <w:t>B</w:t>
      </w:r>
      <w:r w:rsidRPr="63DA0401">
        <w:rPr>
          <w:rFonts w:ascii="Calibri" w:eastAsia="Calibri" w:hAnsi="Calibri" w:cs="Times New Roman"/>
        </w:rPr>
        <w:t>ecause of the evolving nature of this work, preference should be given to documentation platforms that can be easily searched and updated. For example, if working within an institution</w:t>
      </w:r>
      <w:r w:rsidR="01AC7393" w:rsidRPr="63DA0401">
        <w:rPr>
          <w:rFonts w:ascii="Calibri" w:eastAsia="Calibri" w:hAnsi="Calibri" w:cs="Times New Roman"/>
        </w:rPr>
        <w:t xml:space="preserve">, </w:t>
      </w:r>
      <w:r w:rsidR="6C9657A1" w:rsidRPr="63DA0401">
        <w:rPr>
          <w:rFonts w:ascii="Calibri" w:eastAsia="Calibri" w:hAnsi="Calibri" w:cs="Times New Roman"/>
        </w:rPr>
        <w:t>research s</w:t>
      </w:r>
      <w:r w:rsidRPr="63DA0401">
        <w:rPr>
          <w:rFonts w:ascii="Calibri" w:eastAsia="Calibri" w:hAnsi="Calibri" w:cs="Times New Roman"/>
        </w:rPr>
        <w:t xml:space="preserve">hould be </w:t>
      </w:r>
      <w:r w:rsidR="085CB607" w:rsidRPr="63DA0401">
        <w:rPr>
          <w:rFonts w:ascii="Calibri" w:eastAsia="Calibri" w:hAnsi="Calibri" w:cs="Times New Roman"/>
        </w:rPr>
        <w:t xml:space="preserve">summarized and </w:t>
      </w:r>
      <w:r w:rsidRPr="63DA0401">
        <w:rPr>
          <w:rFonts w:ascii="Calibri" w:eastAsia="Calibri" w:hAnsi="Calibri" w:cs="Times New Roman"/>
        </w:rPr>
        <w:t xml:space="preserve">preserved </w:t>
      </w:r>
      <w:r w:rsidR="44214214" w:rsidRPr="63DA0401">
        <w:rPr>
          <w:rFonts w:ascii="Calibri" w:eastAsia="Calibri" w:hAnsi="Calibri" w:cs="Times New Roman"/>
        </w:rPr>
        <w:t>in the collection management system or other internal datab</w:t>
      </w:r>
      <w:r w:rsidR="430FF11B" w:rsidRPr="63DA0401">
        <w:rPr>
          <w:rFonts w:ascii="Calibri" w:eastAsia="Calibri" w:hAnsi="Calibri" w:cs="Times New Roman"/>
        </w:rPr>
        <w:t>a</w:t>
      </w:r>
      <w:r w:rsidR="44214214" w:rsidRPr="63DA0401">
        <w:rPr>
          <w:rFonts w:ascii="Calibri" w:eastAsia="Calibri" w:hAnsi="Calibri" w:cs="Times New Roman"/>
        </w:rPr>
        <w:t>se</w:t>
      </w:r>
      <w:r w:rsidRPr="63DA0401">
        <w:rPr>
          <w:rFonts w:ascii="Calibri" w:eastAsia="Calibri" w:hAnsi="Calibri" w:cs="Times New Roman"/>
        </w:rPr>
        <w:t xml:space="preserve">, and </w:t>
      </w:r>
      <w:r w:rsidR="7168C858" w:rsidRPr="63DA0401">
        <w:rPr>
          <w:rFonts w:ascii="Calibri" w:eastAsia="Calibri" w:hAnsi="Calibri" w:cs="Times New Roman"/>
        </w:rPr>
        <w:t xml:space="preserve">any </w:t>
      </w:r>
      <w:r w:rsidRPr="63DA0401">
        <w:rPr>
          <w:rFonts w:ascii="Calibri" w:eastAsia="Calibri" w:hAnsi="Calibri" w:cs="Times New Roman"/>
        </w:rPr>
        <w:t xml:space="preserve">public-facing provenance summary should be added to its own searchable field. </w:t>
      </w:r>
      <w:r w:rsidR="004904F9">
        <w:rPr>
          <w:rFonts w:ascii="Calibri" w:eastAsia="Calibri" w:hAnsi="Calibri" w:cs="Times New Roman"/>
        </w:rPr>
        <w:t>A</w:t>
      </w:r>
      <w:r w:rsidRPr="63DA0401">
        <w:rPr>
          <w:rFonts w:ascii="Calibri" w:eastAsia="Calibri" w:hAnsi="Calibri" w:cs="Times New Roman"/>
        </w:rPr>
        <w:t xml:space="preserve">n independent or guest researcher </w:t>
      </w:r>
      <w:r w:rsidR="004904F9">
        <w:rPr>
          <w:rFonts w:ascii="Calibri" w:eastAsia="Calibri" w:hAnsi="Calibri" w:cs="Times New Roman"/>
        </w:rPr>
        <w:t>should</w:t>
      </w:r>
      <w:r w:rsidR="310AB269" w:rsidRPr="75BDAA1C">
        <w:rPr>
          <w:rFonts w:ascii="Calibri" w:eastAsia="Calibri" w:hAnsi="Calibri" w:cs="Times New Roman"/>
        </w:rPr>
        <w:t xml:space="preserve"> likewise</w:t>
      </w:r>
      <w:r w:rsidR="004904F9">
        <w:rPr>
          <w:rFonts w:ascii="Calibri" w:eastAsia="Calibri" w:hAnsi="Calibri" w:cs="Times New Roman"/>
        </w:rPr>
        <w:t xml:space="preserve"> store </w:t>
      </w:r>
      <w:r w:rsidRPr="63DA0401">
        <w:rPr>
          <w:rFonts w:ascii="Calibri" w:eastAsia="Calibri" w:hAnsi="Calibri" w:cs="Times New Roman"/>
        </w:rPr>
        <w:t>data in a searchable</w:t>
      </w:r>
      <w:r w:rsidR="211903A5" w:rsidRPr="75BDAA1C">
        <w:rPr>
          <w:rFonts w:ascii="Calibri" w:eastAsia="Calibri" w:hAnsi="Calibri" w:cs="Times New Roman"/>
        </w:rPr>
        <w:t>, sustainable</w:t>
      </w:r>
      <w:r w:rsidRPr="63DA0401">
        <w:rPr>
          <w:rFonts w:ascii="Calibri" w:eastAsia="Calibri" w:hAnsi="Calibri" w:cs="Times New Roman"/>
        </w:rPr>
        <w:t xml:space="preserve"> format</w:t>
      </w:r>
      <w:r w:rsidR="00126365">
        <w:rPr>
          <w:rFonts w:ascii="Calibri" w:eastAsia="Calibri" w:hAnsi="Calibri" w:cs="Times New Roman"/>
        </w:rPr>
        <w:t>.</w:t>
      </w:r>
    </w:p>
    <w:p w14:paraId="65420FD8" w14:textId="6FE25D82" w:rsidR="002D3FAA" w:rsidRPr="00301F09" w:rsidRDefault="002D3FAA" w:rsidP="5D7FDE1B">
      <w:pPr>
        <w:spacing w:line="360" w:lineRule="auto"/>
        <w:ind w:firstLine="720"/>
      </w:pPr>
    </w:p>
    <w:p w14:paraId="7C6BAB74" w14:textId="49994B3A" w:rsidR="002D3FAA" w:rsidRPr="00301F09" w:rsidRDefault="004E736C" w:rsidP="00737B36">
      <w:pPr>
        <w:pStyle w:val="Heading3"/>
      </w:pPr>
      <w:r>
        <w:t xml:space="preserve">Collecting Internal </w:t>
      </w:r>
      <w:r w:rsidR="002D3FAA">
        <w:t>Documentation</w:t>
      </w:r>
    </w:p>
    <w:p w14:paraId="55EF7ED6" w14:textId="530CDDC2" w:rsidR="002D3FAA" w:rsidRDefault="00583C26" w:rsidP="63DA0401">
      <w:pPr>
        <w:spacing w:line="360" w:lineRule="auto"/>
      </w:pPr>
      <w:r>
        <w:t>T</w:t>
      </w:r>
      <w:r w:rsidR="548F898A">
        <w:t>he f</w:t>
      </w:r>
      <w:r w:rsidR="548F898A" w:rsidRPr="002206E5">
        <w:t>irst step fo</w:t>
      </w:r>
      <w:r w:rsidR="548F898A">
        <w:t xml:space="preserve">r any project after the scope has been determined is to </w:t>
      </w:r>
      <w:r w:rsidR="002D3FAA">
        <w:t>collect all internal documentation that might relate to the objects under review</w:t>
      </w:r>
      <w:r w:rsidR="139CAA1A">
        <w:t xml:space="preserve">. </w:t>
      </w:r>
      <w:r w:rsidR="0085448A">
        <w:t xml:space="preserve">The location of these materials may vary </w:t>
      </w:r>
      <w:r w:rsidR="0085448A">
        <w:lastRenderedPageBreak/>
        <w:t xml:space="preserve">depending on the collection, but in museums, object-based files and </w:t>
      </w:r>
      <w:r w:rsidR="00423488">
        <w:t xml:space="preserve">other </w:t>
      </w:r>
      <w:r w:rsidR="0085448A">
        <w:t xml:space="preserve">related files might be held by the curatorial department, registrar, administration, conservation, </w:t>
      </w:r>
      <w:r w:rsidR="100DC587">
        <w:t xml:space="preserve">director’s office, </w:t>
      </w:r>
      <w:r w:rsidR="002206E5">
        <w:t xml:space="preserve">or </w:t>
      </w:r>
      <w:r w:rsidR="0085448A">
        <w:t xml:space="preserve">institutional archives. </w:t>
      </w:r>
      <w:r w:rsidR="39677965">
        <w:t xml:space="preserve">Documentation can take the form both of physical paperwork and of information stored digitally in the museum’s internal database. Similar documents may appear in multiple locations </w:t>
      </w:r>
      <w:r w:rsidR="00B21621">
        <w:t xml:space="preserve">as </w:t>
      </w:r>
      <w:r w:rsidR="39677965">
        <w:t xml:space="preserve">carbon copies, drafts, or redacted versions, but it is worth cross-checking all </w:t>
      </w:r>
      <w:r w:rsidR="007835C3">
        <w:t xml:space="preserve">versions </w:t>
      </w:r>
      <w:r w:rsidR="39677965">
        <w:t xml:space="preserve">for potential differences or added notes. Digitized data is usually drawn from the available paper records, but each resource can have information not preserved elsewhere. The process of digitizing records is often ongoing and uneven, and depending on the institution, resources held in different departments with varying levels of access. </w:t>
      </w:r>
      <w:r w:rsidR="0085448A">
        <w:t xml:space="preserve">While the data’s organizational structure will vary, we see two key chronological and distinct categories: </w:t>
      </w:r>
      <w:r w:rsidR="00B21621">
        <w:t xml:space="preserve">before </w:t>
      </w:r>
      <w:r w:rsidR="0085448A">
        <w:t xml:space="preserve">acquisition and </w:t>
      </w:r>
      <w:r w:rsidR="00B21621">
        <w:t xml:space="preserve">after </w:t>
      </w:r>
      <w:r w:rsidR="0085448A">
        <w:t>acquisition.</w:t>
      </w:r>
      <w:r w:rsidR="00162E82">
        <w:t xml:space="preserve"> </w:t>
      </w:r>
    </w:p>
    <w:p w14:paraId="76D9E152" w14:textId="77777777" w:rsidR="00500201" w:rsidRPr="00301F09" w:rsidRDefault="00500201" w:rsidP="63DA0401">
      <w:pPr>
        <w:spacing w:line="360" w:lineRule="auto"/>
      </w:pPr>
    </w:p>
    <w:p w14:paraId="76058C9A" w14:textId="3BF1DB3A" w:rsidR="002D3FAA" w:rsidRPr="00737B36" w:rsidRDefault="00C77E31" w:rsidP="00737B36">
      <w:pPr>
        <w:pStyle w:val="Heading4"/>
        <w:rPr>
          <w:i w:val="0"/>
          <w:iCs w:val="0"/>
        </w:rPr>
      </w:pPr>
      <w:r w:rsidRPr="00737B36">
        <w:rPr>
          <w:i w:val="0"/>
          <w:iCs w:val="0"/>
        </w:rPr>
        <w:t>Before Acquisition</w:t>
      </w:r>
    </w:p>
    <w:p w14:paraId="672FB9C4" w14:textId="1AF9FB28" w:rsidR="001069AF" w:rsidRPr="00301F09" w:rsidRDefault="002D3FAA" w:rsidP="00DF12E8">
      <w:pPr>
        <w:spacing w:line="360" w:lineRule="auto"/>
      </w:pPr>
      <w:r>
        <w:t xml:space="preserve">An object’s paper trail often begins long before it is acquired, </w:t>
      </w:r>
      <w:r w:rsidR="00C1526D">
        <w:t xml:space="preserve">when the object may be </w:t>
      </w:r>
      <w:r>
        <w:t>recorded in external archives (</w:t>
      </w:r>
      <w:r w:rsidR="002206E5">
        <w:t xml:space="preserve">e.g., </w:t>
      </w:r>
      <w:r>
        <w:t>inventory lists, ownership statements, old invoices) and publications (</w:t>
      </w:r>
      <w:r w:rsidR="002206E5">
        <w:t xml:space="preserve">e.g., </w:t>
      </w:r>
      <w:r>
        <w:t>auction and exhibition catalogues, advertisements, journals). Some of these resources might be preserved in museum documentation</w:t>
      </w:r>
      <w:r w:rsidR="005505E8">
        <w:t>, having been</w:t>
      </w:r>
      <w:r w:rsidR="21EFC190">
        <w:t xml:space="preserve"> </w:t>
      </w:r>
      <w:r>
        <w:t xml:space="preserve">gathered in curatorial research or provided by the previous owner. </w:t>
      </w:r>
    </w:p>
    <w:p w14:paraId="720A1FEB" w14:textId="02B6BBBD" w:rsidR="002D3FAA" w:rsidRDefault="002D3FAA" w:rsidP="00C46B7A">
      <w:pPr>
        <w:spacing w:line="360" w:lineRule="auto"/>
        <w:ind w:firstLine="720"/>
      </w:pPr>
      <w:r w:rsidRPr="00301F09">
        <w:t>The acquisition process</w:t>
      </w:r>
      <w:r w:rsidR="00B028A7" w:rsidRPr="00301F09">
        <w:t xml:space="preserve"> itself</w:t>
      </w:r>
      <w:r w:rsidRPr="00301F09">
        <w:t xml:space="preserve"> </w:t>
      </w:r>
      <w:r w:rsidR="00F24A55" w:rsidRPr="00301F09">
        <w:t>can</w:t>
      </w:r>
      <w:r w:rsidRPr="00301F09">
        <w:t xml:space="preserve"> provide pertinent documentation, such as records of negotiation (</w:t>
      </w:r>
      <w:r w:rsidR="002206E5">
        <w:t xml:space="preserve">e.g., </w:t>
      </w:r>
      <w:r w:rsidRPr="00301F09">
        <w:t>pre-acquisition loan agreements, dealer photographs, invoices, curator’s report</w:t>
      </w:r>
      <w:r w:rsidR="002206E5">
        <w:t>s</w:t>
      </w:r>
      <w:r w:rsidRPr="00301F09">
        <w:t>, and correspondence with dealers, donors, galleries, and scholars); object movement records (</w:t>
      </w:r>
      <w:r w:rsidR="002206E5">
        <w:t xml:space="preserve">e.g., </w:t>
      </w:r>
      <w:r w:rsidRPr="00301F09">
        <w:t>shipping invoices, customs statements, object receipts, locations in storage); and object condition reports (</w:t>
      </w:r>
      <w:r w:rsidR="002206E5">
        <w:t xml:space="preserve">e.g., </w:t>
      </w:r>
      <w:r w:rsidRPr="00301F09">
        <w:t>photographs, conservation reports, material tests, notes on treatments, and documentation of old marks, numbers, and stickers that may have been removed on acquisition or during study). Documentation of the acquisition can be found in historical acquisition ledgers, the official record books for incoming objects, and records of meetings where acquisitions were proposed and approved. It is also important to note any pre-acquisition tracking information, including previous collection numbers, loan numbers, alternate accession numbers, and, if made available, valuations. Related dealer or donor correspondence should also be checked in case the object, or a related object, was previously offered or discussed.</w:t>
      </w:r>
    </w:p>
    <w:p w14:paraId="23F2BEE8" w14:textId="77777777" w:rsidR="00500201" w:rsidRPr="00301F09" w:rsidRDefault="00500201" w:rsidP="00C46B7A">
      <w:pPr>
        <w:spacing w:line="360" w:lineRule="auto"/>
        <w:ind w:firstLine="720"/>
      </w:pPr>
    </w:p>
    <w:p w14:paraId="2EB41245" w14:textId="4874224D" w:rsidR="002D3FAA" w:rsidRPr="00737B36" w:rsidRDefault="00C77E31" w:rsidP="00737B36">
      <w:pPr>
        <w:pStyle w:val="Heading4"/>
        <w:rPr>
          <w:i w:val="0"/>
          <w:iCs w:val="0"/>
        </w:rPr>
      </w:pPr>
      <w:r w:rsidRPr="00737B36">
        <w:rPr>
          <w:i w:val="0"/>
          <w:iCs w:val="0"/>
        </w:rPr>
        <w:lastRenderedPageBreak/>
        <w:t>After Acquisition</w:t>
      </w:r>
    </w:p>
    <w:p w14:paraId="4456CB35" w14:textId="62E6F3AA" w:rsidR="00AA5D09" w:rsidRDefault="002D3FAA" w:rsidP="00DF12E8">
      <w:pPr>
        <w:spacing w:line="360" w:lineRule="auto"/>
      </w:pPr>
      <w:r>
        <w:t xml:space="preserve">Once accessioned, an object can be further studied, published, and exhibited, potentially leading to the discovery of more provenance information. This documentation might be preserved in correspondence with scholars who researched the object, memos or original research written by curatorial or conservation staff, exhibition and educational materials, </w:t>
      </w:r>
      <w:r w:rsidR="00011A97">
        <w:t xml:space="preserve">or </w:t>
      </w:r>
      <w:r>
        <w:t>secondary sources (</w:t>
      </w:r>
      <w:r w:rsidR="00011A97">
        <w:t xml:space="preserve">e.g., </w:t>
      </w:r>
      <w:r>
        <w:t xml:space="preserve">copies </w:t>
      </w:r>
      <w:r w:rsidR="00011A97">
        <w:t xml:space="preserve">or </w:t>
      </w:r>
      <w:r>
        <w:t>offprints of relevant publications, newspaper clippings, exhibition catalogues).</w:t>
      </w:r>
      <w:r w:rsidR="00162E82">
        <w:t xml:space="preserve"> </w:t>
      </w:r>
    </w:p>
    <w:p w14:paraId="459EE659" w14:textId="18FD14C4" w:rsidR="005432CC" w:rsidRDefault="005432CC" w:rsidP="00DF12E8">
      <w:pPr>
        <w:spacing w:line="360" w:lineRule="auto"/>
      </w:pPr>
      <w:r>
        <w:t>For a work that is subsequently deaccessioned, see “</w:t>
      </w:r>
      <w:hyperlink r:id="rId19" w:history="1">
        <w:r w:rsidRPr="00737B36">
          <w:rPr>
            <w:rStyle w:val="Hyperlink"/>
          </w:rPr>
          <w:t>Deaccessioned Works</w:t>
        </w:r>
      </w:hyperlink>
      <w:r>
        <w:t>,” below.</w:t>
      </w:r>
    </w:p>
    <w:p w14:paraId="185D6D07" w14:textId="77777777" w:rsidR="00A41713" w:rsidRPr="00301F09" w:rsidRDefault="00A41713" w:rsidP="00DF12E8">
      <w:pPr>
        <w:spacing w:line="360" w:lineRule="auto"/>
      </w:pPr>
    </w:p>
    <w:p w14:paraId="1FB8AD72" w14:textId="18E7B96E" w:rsidR="002D3FAA" w:rsidRPr="00301F09" w:rsidRDefault="002D3FAA" w:rsidP="00737B36">
      <w:pPr>
        <w:pStyle w:val="Heading3"/>
      </w:pPr>
      <w:r>
        <w:t>Examining the Object</w:t>
      </w:r>
    </w:p>
    <w:p w14:paraId="269AAC86" w14:textId="6EFD10B2" w:rsidR="19B6606D" w:rsidRDefault="19B6606D" w:rsidP="00DF12E8">
      <w:pPr>
        <w:spacing w:line="360" w:lineRule="auto"/>
      </w:pPr>
      <w:r>
        <w:t>The object is at the core of provenance research</w:t>
      </w:r>
      <w:r w:rsidR="2BBF7F21">
        <w:t xml:space="preserve">—the most key element of </w:t>
      </w:r>
      <w:r w:rsidR="00F50347">
        <w:t xml:space="preserve">its own </w:t>
      </w:r>
      <w:r w:rsidR="2BBF7F21">
        <w:t>documentation</w:t>
      </w:r>
      <w:r>
        <w:t xml:space="preserve">. Photographs, drawings, and descriptions are valuable, but it is essential that a researcher examine the object itself, or at very least coordinate with collection staff to have the object checked for marks, stickers, and evidence of past restorations. </w:t>
      </w:r>
      <w:r w:rsidR="00620FDC">
        <w:t>A</w:t>
      </w:r>
      <w:r w:rsidR="00F6315E">
        <w:t>nalys</w:t>
      </w:r>
      <w:r w:rsidR="00594106">
        <w:t>e</w:t>
      </w:r>
      <w:r w:rsidR="00F6315E">
        <w:t>s of the object’s constituent materials</w:t>
      </w:r>
      <w:r w:rsidR="00620FDC">
        <w:t xml:space="preserve"> by a curator or materials scientist</w:t>
      </w:r>
      <w:r w:rsidR="004501DD">
        <w:t xml:space="preserve"> can add important information. All of these </w:t>
      </w:r>
      <w:r w:rsidR="6A1ABEC6">
        <w:t xml:space="preserve">afford the chance to confirm the description, title, and </w:t>
      </w:r>
      <w:r w:rsidR="00F50347">
        <w:t xml:space="preserve">source </w:t>
      </w:r>
      <w:r w:rsidR="6A1ABEC6">
        <w:t xml:space="preserve">culture of the object, since these obviously are </w:t>
      </w:r>
      <w:r w:rsidR="57EB1EE0">
        <w:t>key to understanding both the ways the object may have been described in the past</w:t>
      </w:r>
      <w:r w:rsidR="00F50347">
        <w:t xml:space="preserve"> and</w:t>
      </w:r>
      <w:r w:rsidR="57EB1EE0">
        <w:t xml:space="preserve"> avenues for further research. Legacy data can easily mislead a researc</w:t>
      </w:r>
      <w:r w:rsidR="03385FA3">
        <w:t xml:space="preserve">her working solely from limited views or an incomplete </w:t>
      </w:r>
      <w:r w:rsidR="00F50347">
        <w:t xml:space="preserve">or </w:t>
      </w:r>
      <w:r w:rsidR="03385FA3">
        <w:t xml:space="preserve">inaccurate description. </w:t>
      </w:r>
    </w:p>
    <w:p w14:paraId="2A72118D" w14:textId="7D766363" w:rsidR="00D84F2E" w:rsidRDefault="00D84F2E" w:rsidP="00BF48AC">
      <w:pPr>
        <w:spacing w:line="360" w:lineRule="auto"/>
        <w:ind w:firstLine="720"/>
      </w:pPr>
      <w:r>
        <w:t xml:space="preserve">This section </w:t>
      </w:r>
      <w:r w:rsidR="6C1E9A58">
        <w:t>further</w:t>
      </w:r>
      <w:r>
        <w:t xml:space="preserve"> explore</w:t>
      </w:r>
      <w:r w:rsidR="00807870">
        <w:t>s</w:t>
      </w:r>
      <w:r>
        <w:t xml:space="preserve"> the different types of information that might be discovered on</w:t>
      </w:r>
      <w:r w:rsidR="00DD4A16">
        <w:t xml:space="preserve"> close examination of</w:t>
      </w:r>
      <w:r>
        <w:t xml:space="preserve"> an object</w:t>
      </w:r>
      <w:r w:rsidR="00DD4A16">
        <w:t xml:space="preserve">, </w:t>
      </w:r>
      <w:r>
        <w:t>focusing first on what a provenance researcher can determine independently, then on findings that require the assistance of a conservator or material</w:t>
      </w:r>
      <w:r w:rsidR="00DD4A16">
        <w:t>s</w:t>
      </w:r>
      <w:r>
        <w:t xml:space="preserve"> scientist. Scheduling an in-person examination can be difficult, especially for objects that are on view, on loan, or held in inaccessible storage. For this reason, if working in a collection, it is important to be aware of any planned object movement or opening of display cases and to check objects as opportunities arise.</w:t>
      </w:r>
      <w:r w:rsidR="2E1B397B">
        <w:t xml:space="preserve"> </w:t>
      </w:r>
    </w:p>
    <w:p w14:paraId="68851773" w14:textId="646005AE" w:rsidR="002D3FAA" w:rsidRDefault="002D3FAA" w:rsidP="00D7382D">
      <w:pPr>
        <w:spacing w:line="360" w:lineRule="auto"/>
        <w:ind w:firstLine="720"/>
      </w:pPr>
      <w:r w:rsidRPr="00301F09">
        <w:t>Marks of an object’s history take the form of inscriptions, numbers, labels, or stamps connected to previous owners or transactions, as well as evidence of repairs, restorations, and conservation treatments. As with any evidence used to establish provenance, these physical traces need to be considered critically</w:t>
      </w:r>
      <w:r w:rsidR="001069AF" w:rsidRPr="00301F09">
        <w:t>,</w:t>
      </w:r>
      <w:r w:rsidRPr="00301F09">
        <w:t xml:space="preserve"> since they can easily be fabricated or misinterpreted.</w:t>
      </w:r>
      <w:r w:rsidRPr="00301F09">
        <w:rPr>
          <w:rStyle w:val="EndnoteReference"/>
        </w:rPr>
        <w:endnoteReference w:id="15"/>
      </w:r>
      <w:r w:rsidRPr="00301F09">
        <w:t xml:space="preserve"> You should take detailed photo</w:t>
      </w:r>
      <w:r w:rsidR="00EF6A54">
        <w:t>graph</w:t>
      </w:r>
      <w:r w:rsidRPr="00301F09">
        <w:t xml:space="preserve">s and note any evidence of repairs or restorations to discuss later with a specialist. </w:t>
      </w:r>
      <w:r w:rsidR="00D84F2E" w:rsidRPr="00301F09">
        <w:t>H</w:t>
      </w:r>
      <w:r w:rsidRPr="00301F09">
        <w:t xml:space="preserve">istorical </w:t>
      </w:r>
      <w:r w:rsidRPr="00301F09">
        <w:lastRenderedPageBreak/>
        <w:t>and archival images of the object should</w:t>
      </w:r>
      <w:r w:rsidR="00D84F2E" w:rsidRPr="00301F09">
        <w:t xml:space="preserve"> also</w:t>
      </w:r>
      <w:r w:rsidRPr="00301F09">
        <w:t xml:space="preserve"> be reviewed for possible evidence. Note, however, that markings and labels are often located on the reverse, underside, or inside of an object and may not be visible in existing photography. Incised marks, which need raking light </w:t>
      </w:r>
      <w:r w:rsidR="008220E4">
        <w:t>(</w:t>
      </w:r>
      <w:r w:rsidR="0060656D">
        <w:t xml:space="preserve">lighting </w:t>
      </w:r>
      <w:r w:rsidR="008220E4" w:rsidRPr="008220E4">
        <w:t>from an oblique angle</w:t>
      </w:r>
      <w:r w:rsidR="0060656D">
        <w:t xml:space="preserve"> that </w:t>
      </w:r>
      <w:r w:rsidR="008220E4" w:rsidRPr="008220E4">
        <w:t>exaggerate</w:t>
      </w:r>
      <w:r w:rsidR="0060656D">
        <w:t>s s</w:t>
      </w:r>
      <w:r w:rsidR="008220E4" w:rsidRPr="008220E4">
        <w:t>ubtle surface features</w:t>
      </w:r>
      <w:r w:rsidR="0060656D">
        <w:t>)</w:t>
      </w:r>
      <w:r w:rsidR="008220E4" w:rsidRPr="008220E4">
        <w:t xml:space="preserve"> </w:t>
      </w:r>
      <w:r w:rsidRPr="00301F09">
        <w:t xml:space="preserve">to be visible, </w:t>
      </w:r>
      <w:r w:rsidR="00F24A55" w:rsidRPr="00301F09">
        <w:t xml:space="preserve">are </w:t>
      </w:r>
      <w:r w:rsidRPr="00301F09">
        <w:t xml:space="preserve">not </w:t>
      </w:r>
      <w:r w:rsidR="00F24A55" w:rsidRPr="00301F09">
        <w:t xml:space="preserve">always </w:t>
      </w:r>
      <w:r w:rsidRPr="00301F09">
        <w:t xml:space="preserve">discernable in standard photographs. </w:t>
      </w:r>
    </w:p>
    <w:p w14:paraId="305E8EDA" w14:textId="77777777" w:rsidR="00500201" w:rsidRPr="00301F09" w:rsidRDefault="00500201" w:rsidP="00D7382D">
      <w:pPr>
        <w:spacing w:line="360" w:lineRule="auto"/>
        <w:ind w:firstLine="720"/>
      </w:pPr>
    </w:p>
    <w:p w14:paraId="2B357831" w14:textId="2A54C2D5" w:rsidR="002D3FAA" w:rsidRPr="00737B36" w:rsidRDefault="3DAC0D98" w:rsidP="00737B36">
      <w:pPr>
        <w:pStyle w:val="Heading4"/>
        <w:rPr>
          <w:i w:val="0"/>
          <w:iCs w:val="0"/>
        </w:rPr>
      </w:pPr>
      <w:r w:rsidRPr="00737B36">
        <w:rPr>
          <w:i w:val="0"/>
          <w:iCs w:val="0"/>
        </w:rPr>
        <w:t>Documenting Marks</w:t>
      </w:r>
      <w:r w:rsidR="008F2041" w:rsidRPr="00737B36">
        <w:rPr>
          <w:i w:val="0"/>
          <w:iCs w:val="0"/>
        </w:rPr>
        <w:t xml:space="preserve"> </w:t>
      </w:r>
      <w:r w:rsidR="004E736C" w:rsidRPr="00737B36">
        <w:rPr>
          <w:i w:val="0"/>
          <w:iCs w:val="0"/>
        </w:rPr>
        <w:t>on the Object</w:t>
      </w:r>
    </w:p>
    <w:p w14:paraId="161BDBF8" w14:textId="59CFD647" w:rsidR="009F37F5" w:rsidRPr="00301F09" w:rsidRDefault="0004389A" w:rsidP="00BF48AC">
      <w:pPr>
        <w:spacing w:line="360" w:lineRule="auto"/>
      </w:pPr>
      <w:r>
        <w:t xml:space="preserve">Marks found on the object may include marks of </w:t>
      </w:r>
      <w:r w:rsidR="00751429">
        <w:t xml:space="preserve">previous </w:t>
      </w:r>
      <w:r>
        <w:t>ownership,</w:t>
      </w:r>
      <w:r w:rsidR="00AC4F59">
        <w:t xml:space="preserve"> </w:t>
      </w:r>
      <w:r w:rsidR="00751429">
        <w:t>stamps, seals,</w:t>
      </w:r>
      <w:r>
        <w:t xml:space="preserve"> inventory numbers, </w:t>
      </w:r>
      <w:r w:rsidR="00AA350F">
        <w:t>e</w:t>
      </w:r>
      <w:r>
        <w:t>xport license numbers, previous sale or loan numbers</w:t>
      </w:r>
      <w:r w:rsidR="00AA350F">
        <w:t>,</w:t>
      </w:r>
      <w:r w:rsidR="00154A0A">
        <w:t xml:space="preserve"> or </w:t>
      </w:r>
      <w:r w:rsidR="00AA350F">
        <w:t xml:space="preserve">previous </w:t>
      </w:r>
      <w:r w:rsidR="00154A0A">
        <w:t>catalog</w:t>
      </w:r>
      <w:r w:rsidR="00B354B5">
        <w:t>u</w:t>
      </w:r>
      <w:r w:rsidR="00154A0A">
        <w:t>ing information</w:t>
      </w:r>
      <w:r>
        <w:t xml:space="preserve">. </w:t>
      </w:r>
      <w:r w:rsidR="009F37F5">
        <w:t>In describing extant evidence, note the following:</w:t>
      </w:r>
    </w:p>
    <w:p w14:paraId="45D27795" w14:textId="156CF5C6" w:rsidR="009F37F5" w:rsidRPr="00301F09" w:rsidRDefault="006B3609" w:rsidP="00D7382D">
      <w:pPr>
        <w:numPr>
          <w:ilvl w:val="0"/>
          <w:numId w:val="20"/>
        </w:numPr>
        <w:spacing w:line="360" w:lineRule="auto"/>
        <w:contextualSpacing/>
      </w:pPr>
      <w:r>
        <w:t>a</w:t>
      </w:r>
      <w:r w:rsidR="009F37F5" w:rsidRPr="00301F09">
        <w:t>pplication method (directly on the surface, affixed label, or preserved with the object)</w:t>
      </w:r>
    </w:p>
    <w:p w14:paraId="36427BB3" w14:textId="101D6A26" w:rsidR="009F37F5" w:rsidRPr="00301F09" w:rsidRDefault="006B3609" w:rsidP="00D7382D">
      <w:pPr>
        <w:numPr>
          <w:ilvl w:val="0"/>
          <w:numId w:val="20"/>
        </w:numPr>
        <w:spacing w:line="360" w:lineRule="auto"/>
        <w:contextualSpacing/>
      </w:pPr>
      <w:r>
        <w:t>l</w:t>
      </w:r>
      <w:r w:rsidR="009F37F5" w:rsidRPr="00301F09">
        <w:t>ocation</w:t>
      </w:r>
    </w:p>
    <w:p w14:paraId="2F90636F" w14:textId="1C8A17FE" w:rsidR="009F37F5" w:rsidRPr="00301F09" w:rsidRDefault="006B3609" w:rsidP="00D7382D">
      <w:pPr>
        <w:numPr>
          <w:ilvl w:val="0"/>
          <w:numId w:val="20"/>
        </w:numPr>
        <w:spacing w:line="360" w:lineRule="auto"/>
        <w:contextualSpacing/>
      </w:pPr>
      <w:r>
        <w:t>m</w:t>
      </w:r>
      <w:r w:rsidR="009F37F5" w:rsidRPr="00301F09">
        <w:t>edium (</w:t>
      </w:r>
      <w:r>
        <w:t xml:space="preserve">e.g., </w:t>
      </w:r>
      <w:r w:rsidR="009F37F5" w:rsidRPr="00301F09">
        <w:t>pencil, ink, paint)</w:t>
      </w:r>
    </w:p>
    <w:p w14:paraId="51437842" w14:textId="78C73992" w:rsidR="009F37F5" w:rsidRPr="00301F09" w:rsidRDefault="006B3609" w:rsidP="00D7382D">
      <w:pPr>
        <w:numPr>
          <w:ilvl w:val="0"/>
          <w:numId w:val="20"/>
        </w:numPr>
        <w:spacing w:line="360" w:lineRule="auto"/>
        <w:contextualSpacing/>
      </w:pPr>
      <w:r>
        <w:t>d</w:t>
      </w:r>
      <w:r w:rsidR="009F37F5" w:rsidRPr="00301F09">
        <w:t>escription (</w:t>
      </w:r>
      <w:r w:rsidR="0004389A">
        <w:t xml:space="preserve">e.g., </w:t>
      </w:r>
      <w:r w:rsidR="009F37F5" w:rsidRPr="00301F09">
        <w:t>color, size)</w:t>
      </w:r>
    </w:p>
    <w:p w14:paraId="24695B23" w14:textId="1397867C" w:rsidR="009F37F5" w:rsidRPr="00301F09" w:rsidRDefault="006B3609" w:rsidP="00D7382D">
      <w:pPr>
        <w:numPr>
          <w:ilvl w:val="0"/>
          <w:numId w:val="20"/>
        </w:numPr>
        <w:spacing w:line="360" w:lineRule="auto"/>
        <w:contextualSpacing/>
      </w:pPr>
      <w:r>
        <w:t>s</w:t>
      </w:r>
      <w:r w:rsidR="009F37F5" w:rsidRPr="00301F09">
        <w:t>cript form (</w:t>
      </w:r>
      <w:r w:rsidR="0004389A">
        <w:t xml:space="preserve">e.g., </w:t>
      </w:r>
      <w:r w:rsidR="009F37F5" w:rsidRPr="00301F09">
        <w:t>handwritten, stamped, typed)</w:t>
      </w:r>
    </w:p>
    <w:p w14:paraId="78DA1B6A" w14:textId="370EFDF1" w:rsidR="009F37F5" w:rsidRPr="00301F09" w:rsidRDefault="006B3609" w:rsidP="00D7382D">
      <w:pPr>
        <w:numPr>
          <w:ilvl w:val="0"/>
          <w:numId w:val="20"/>
        </w:numPr>
        <w:spacing w:line="360" w:lineRule="auto"/>
        <w:contextualSpacing/>
      </w:pPr>
      <w:r>
        <w:t>c</w:t>
      </w:r>
      <w:r w:rsidR="009F37F5" w:rsidRPr="00301F09">
        <w:t xml:space="preserve">ontent or description of preserved text, numbers, or marks </w:t>
      </w:r>
    </w:p>
    <w:p w14:paraId="2243979B" w14:textId="77777777" w:rsidR="009F37F5" w:rsidRPr="00301F09" w:rsidRDefault="009F37F5" w:rsidP="00D7382D"/>
    <w:p w14:paraId="3D511FEB" w14:textId="4DC9FD43" w:rsidR="002D3FAA" w:rsidRPr="00301F09" w:rsidRDefault="002D3FAA" w:rsidP="00AA350F">
      <w:pPr>
        <w:tabs>
          <w:tab w:val="left" w:pos="1350"/>
        </w:tabs>
        <w:spacing w:line="360" w:lineRule="auto"/>
        <w:ind w:firstLine="720"/>
      </w:pPr>
      <w:r w:rsidRPr="00301F09">
        <w:t>As temporary additions to objects, labels can easily</w:t>
      </w:r>
      <w:r w:rsidR="0004389A" w:rsidRPr="0004389A">
        <w:t xml:space="preserve"> </w:t>
      </w:r>
      <w:r w:rsidR="0004389A" w:rsidRPr="00301F09">
        <w:t>be</w:t>
      </w:r>
      <w:r w:rsidRPr="00301F09">
        <w:t xml:space="preserve"> altered, with text added, partially ripped off, scratched out, and in some cases removed entirely, making it important to cross</w:t>
      </w:r>
      <w:r w:rsidR="0004389A">
        <w:t>-</w:t>
      </w:r>
      <w:r w:rsidRPr="00301F09">
        <w:t xml:space="preserve">check </w:t>
      </w:r>
      <w:r w:rsidR="0004389A">
        <w:t xml:space="preserve">with </w:t>
      </w:r>
      <w:r w:rsidRPr="00301F09">
        <w:t>early photograph</w:t>
      </w:r>
      <w:r w:rsidR="0004389A">
        <w:t>s</w:t>
      </w:r>
      <w:r w:rsidRPr="00301F09">
        <w:t xml:space="preserve"> and descriptive notes when available.</w:t>
      </w:r>
      <w:r w:rsidR="009F37F5" w:rsidRPr="00301F09">
        <w:rPr>
          <w:b/>
          <w:bCs/>
          <w:i/>
          <w:iCs/>
        </w:rPr>
        <w:t xml:space="preserve"> </w:t>
      </w:r>
    </w:p>
    <w:p w14:paraId="0EA6C50A" w14:textId="3F911B8F" w:rsidR="1A8A9397" w:rsidRPr="00301F09" w:rsidRDefault="1A8A9397" w:rsidP="00AA350F">
      <w:pPr>
        <w:spacing w:line="360" w:lineRule="auto"/>
        <w:ind w:firstLine="720"/>
      </w:pPr>
      <w:r>
        <w:t xml:space="preserve">Where possible, details of marks of ownership </w:t>
      </w:r>
      <w:r w:rsidR="00CB0E57">
        <w:t>should</w:t>
      </w:r>
      <w:r w:rsidR="0045544E">
        <w:t xml:space="preserve"> be made available in </w:t>
      </w:r>
      <w:r>
        <w:t xml:space="preserve">publications and </w:t>
      </w:r>
      <w:r w:rsidR="00AA350F">
        <w:t xml:space="preserve">in </w:t>
      </w:r>
      <w:r>
        <w:t xml:space="preserve">the object’s online record. </w:t>
      </w:r>
      <w:r w:rsidR="00083D99">
        <w:t>O</w:t>
      </w:r>
      <w:r w:rsidR="0055312C">
        <w:t>n the Getty’s online collection pages</w:t>
      </w:r>
      <w:r w:rsidR="005F558C">
        <w:t xml:space="preserve">, </w:t>
      </w:r>
      <w:r w:rsidR="00083D99">
        <w:t>we provide</w:t>
      </w:r>
      <w:r w:rsidR="005F558C">
        <w:t xml:space="preserve"> the location of the mark, information on its source or clarification that the source and date are unknown, the material of the mark, and a transcription of any text or numbering</w:t>
      </w:r>
      <w:r w:rsidR="00FA2D2A">
        <w:t>, for example</w:t>
      </w:r>
      <w:r w:rsidR="009875EE">
        <w:t>:</w:t>
      </w:r>
    </w:p>
    <w:p w14:paraId="3BB67025" w14:textId="4806A1A2" w:rsidR="00F004D5" w:rsidRPr="00301F09" w:rsidRDefault="00022603" w:rsidP="00B95C26">
      <w:pPr>
        <w:spacing w:line="360" w:lineRule="auto"/>
        <w:ind w:left="720"/>
        <w:rPr>
          <w:rFonts w:eastAsiaTheme="minorEastAsia"/>
        </w:rPr>
      </w:pPr>
      <w:r w:rsidRPr="00301F09">
        <w:t>Attic Red-Figure Hydria (</w:t>
      </w:r>
      <w:hyperlink r:id="rId20">
        <w:r w:rsidR="00F004D5" w:rsidRPr="00350C7B">
          <w:t>70.AE.105</w:t>
        </w:r>
      </w:hyperlink>
      <w:r w:rsidRPr="00350C7B">
        <w:t>)</w:t>
      </w:r>
      <w:r w:rsidR="00CE7A6A" w:rsidRPr="0447ACBC">
        <w:rPr>
          <w:rStyle w:val="EndnoteReference"/>
          <w:rFonts w:eastAsiaTheme="minorEastAsia"/>
        </w:rPr>
        <w:endnoteReference w:id="16"/>
      </w:r>
    </w:p>
    <w:p w14:paraId="28A1C40D" w14:textId="0291D200" w:rsidR="003C2899" w:rsidRPr="00301F09" w:rsidRDefault="003C2899" w:rsidP="00B95C26">
      <w:pPr>
        <w:spacing w:line="360" w:lineRule="auto"/>
        <w:ind w:left="720"/>
      </w:pPr>
      <w:r w:rsidRPr="00301F09">
        <w:rPr>
          <w:rFonts w:eastAsiaTheme="minorEastAsia"/>
        </w:rPr>
        <w:t xml:space="preserve">Mark(s): </w:t>
      </w:r>
      <w:r w:rsidR="09A56DBC" w:rsidRPr="00301F09">
        <w:rPr>
          <w:rFonts w:eastAsiaTheme="minorEastAsia"/>
        </w:rPr>
        <w:t>Under the foot of the vase, old J. Paul Getty collection label, black ink: “I-58”</w:t>
      </w:r>
    </w:p>
    <w:p w14:paraId="6FBB07F3" w14:textId="77777777" w:rsidR="008923D2" w:rsidRDefault="008923D2" w:rsidP="00B95C26">
      <w:pPr>
        <w:spacing w:line="360" w:lineRule="auto"/>
        <w:ind w:left="720"/>
      </w:pPr>
    </w:p>
    <w:p w14:paraId="269A57D6" w14:textId="61074A52" w:rsidR="00F004D5" w:rsidRPr="00301F09" w:rsidRDefault="005C60E1" w:rsidP="00B95C26">
      <w:pPr>
        <w:spacing w:line="360" w:lineRule="auto"/>
        <w:ind w:left="720"/>
        <w:rPr>
          <w:rFonts w:eastAsiaTheme="minorEastAsia"/>
        </w:rPr>
      </w:pPr>
      <w:r w:rsidRPr="00301F09">
        <w:t>Etruscan Beak-Spouted Oinochoe (</w:t>
      </w:r>
      <w:hyperlink r:id="rId21">
        <w:r w:rsidR="00F004D5" w:rsidRPr="00350C7B">
          <w:t>71.AC.223</w:t>
        </w:r>
      </w:hyperlink>
      <w:r w:rsidRPr="00350C7B">
        <w:t>)</w:t>
      </w:r>
      <w:r w:rsidR="00A5542F" w:rsidRPr="0447ACBC">
        <w:rPr>
          <w:rStyle w:val="EndnoteReference"/>
          <w:rFonts w:eastAsiaTheme="minorEastAsia"/>
        </w:rPr>
        <w:endnoteReference w:id="17"/>
      </w:r>
    </w:p>
    <w:p w14:paraId="78728ADF" w14:textId="6FA6A06D" w:rsidR="00D7382D" w:rsidRDefault="00A8058B" w:rsidP="00B95C26">
      <w:pPr>
        <w:spacing w:line="360" w:lineRule="auto"/>
        <w:ind w:left="720"/>
        <w:rPr>
          <w:rFonts w:eastAsiaTheme="minorEastAsia"/>
        </w:rPr>
      </w:pPr>
      <w:r w:rsidRPr="00301F09">
        <w:rPr>
          <w:rFonts w:eastAsiaTheme="minorEastAsia"/>
        </w:rPr>
        <w:lastRenderedPageBreak/>
        <w:t xml:space="preserve">Mark(s): </w:t>
      </w:r>
      <w:r w:rsidR="09A56DBC" w:rsidRPr="00301F09">
        <w:rPr>
          <w:rFonts w:eastAsiaTheme="minorEastAsia"/>
        </w:rPr>
        <w:t xml:space="preserve">Underside, number of unknown date and origin, in pencil: </w:t>
      </w:r>
      <w:r w:rsidR="00A96C62">
        <w:rPr>
          <w:rFonts w:eastAsiaTheme="minorEastAsia"/>
        </w:rPr>
        <w:t>“</w:t>
      </w:r>
      <w:r w:rsidR="09A56DBC" w:rsidRPr="00301F09">
        <w:rPr>
          <w:rFonts w:eastAsiaTheme="minorEastAsia"/>
        </w:rPr>
        <w:t>611</w:t>
      </w:r>
      <w:r w:rsidR="00A96C62">
        <w:rPr>
          <w:rFonts w:eastAsiaTheme="minorEastAsia"/>
        </w:rPr>
        <w:t>”</w:t>
      </w:r>
      <w:r w:rsidR="09A56DBC" w:rsidRPr="00301F09">
        <w:rPr>
          <w:rFonts w:eastAsiaTheme="minorEastAsia"/>
        </w:rPr>
        <w:t xml:space="preserve"> or </w:t>
      </w:r>
      <w:r w:rsidR="00A96C62">
        <w:rPr>
          <w:rFonts w:eastAsiaTheme="minorEastAsia"/>
        </w:rPr>
        <w:t>“</w:t>
      </w:r>
      <w:r w:rsidR="09A56DBC" w:rsidRPr="00301F09">
        <w:rPr>
          <w:rFonts w:eastAsiaTheme="minorEastAsia"/>
        </w:rPr>
        <w:t>119</w:t>
      </w:r>
      <w:r w:rsidR="00A96C62">
        <w:rPr>
          <w:rFonts w:eastAsiaTheme="minorEastAsia"/>
        </w:rPr>
        <w:t>”</w:t>
      </w:r>
      <w:r w:rsidR="09A56DBC" w:rsidRPr="00301F09">
        <w:rPr>
          <w:rFonts w:eastAsiaTheme="minorEastAsia"/>
        </w:rPr>
        <w:t>; sticker of unknown date and origin, white rectangle, written in blue ink: “104”; Royal Athena gallery sticker (text obscured)</w:t>
      </w:r>
    </w:p>
    <w:p w14:paraId="0B718346" w14:textId="77777777" w:rsidR="00500201" w:rsidRPr="00301F09" w:rsidRDefault="00500201" w:rsidP="00B95C26">
      <w:pPr>
        <w:spacing w:line="360" w:lineRule="auto"/>
        <w:ind w:left="720"/>
      </w:pPr>
    </w:p>
    <w:p w14:paraId="2F917E20" w14:textId="6CAF21EC" w:rsidR="00D7382D" w:rsidRPr="00D019E1" w:rsidRDefault="30D0B979" w:rsidP="00737B36">
      <w:pPr>
        <w:pStyle w:val="Heading5"/>
      </w:pPr>
      <w:r w:rsidRPr="00594106">
        <w:t>Numbers</w:t>
      </w:r>
    </w:p>
    <w:p w14:paraId="483C573C" w14:textId="75189C22" w:rsidR="002D3FAA" w:rsidRDefault="002D3FAA" w:rsidP="00737B36">
      <w:pPr>
        <w:spacing w:line="360" w:lineRule="auto"/>
      </w:pPr>
      <w:r w:rsidRPr="007A5ED6">
        <w:t xml:space="preserve">Inventory numbers on an object might relate to a prior collection, dealer, auction lot, acquisition group, </w:t>
      </w:r>
      <w:r w:rsidR="00807870" w:rsidRPr="007A5ED6">
        <w:t xml:space="preserve">or </w:t>
      </w:r>
      <w:r w:rsidRPr="007A5ED6">
        <w:t>exhibition loan. Several labels with numbers and text were found on a marble Herm of Hermes</w:t>
      </w:r>
      <w:r w:rsidRPr="00301F09">
        <w:t xml:space="preserve"> </w:t>
      </w:r>
      <w:r w:rsidR="00E85FE1" w:rsidRPr="00301F09">
        <w:t>(</w:t>
      </w:r>
      <w:hyperlink r:id="rId22" w:history="1">
        <w:r w:rsidRPr="00350C7B">
          <w:t>79.AA.</w:t>
        </w:r>
        <w:bookmarkStart w:id="0" w:name="_Hlk163923020"/>
        <w:r w:rsidRPr="00350C7B">
          <w:t>1</w:t>
        </w:r>
        <w:bookmarkEnd w:id="0"/>
        <w:r w:rsidRPr="00350C7B">
          <w:t>32</w:t>
        </w:r>
      </w:hyperlink>
      <w:r w:rsidR="00E85FE1" w:rsidRPr="00301F09">
        <w:t>)</w:t>
      </w:r>
      <w:r w:rsidRPr="00301F09">
        <w:rPr>
          <w:rStyle w:val="EndnoteReference"/>
        </w:rPr>
        <w:endnoteReference w:id="18"/>
      </w:r>
      <w:r w:rsidRPr="00301F09">
        <w:t xml:space="preserve"> when the J. Paul Getty Museum acquired </w:t>
      </w:r>
      <w:r w:rsidR="00807870" w:rsidRPr="00301F09">
        <w:t>it</w:t>
      </w:r>
      <w:r w:rsidRPr="00301F09">
        <w:t xml:space="preserve"> at auction in 1979. These were removed from the statue but preserved in its file</w:t>
      </w:r>
      <w:r w:rsidR="009F37F5" w:rsidRPr="00301F09">
        <w:t>. One label</w:t>
      </w:r>
      <w:r w:rsidRPr="00301F09">
        <w:t xml:space="preserve"> read</w:t>
      </w:r>
      <w:r w:rsidR="009F37F5" w:rsidRPr="00301F09">
        <w:t>s</w:t>
      </w:r>
      <w:r w:rsidRPr="00301F09">
        <w:t xml:space="preserve"> “Coll. Ernest Brummer 4732/P,” and </w:t>
      </w:r>
      <w:r w:rsidR="009F37F5" w:rsidRPr="00301F09">
        <w:t xml:space="preserve">a second </w:t>
      </w:r>
      <w:r w:rsidRPr="00301F09">
        <w:t>“627</w:t>
      </w:r>
      <w:r w:rsidR="00A96C62">
        <w:t>.</w:t>
      </w:r>
      <w:r w:rsidRPr="00301F09">
        <w:t xml:space="preserve">” </w:t>
      </w:r>
      <w:r w:rsidR="009F37F5" w:rsidRPr="00301F09">
        <w:t>These</w:t>
      </w:r>
      <w:r w:rsidRPr="00301F09">
        <w:t xml:space="preserve"> correspond</w:t>
      </w:r>
      <w:r w:rsidR="009F37F5" w:rsidRPr="00301F09">
        <w:t>,</w:t>
      </w:r>
      <w:r w:rsidRPr="00301F09">
        <w:t xml:space="preserve"> </w:t>
      </w:r>
      <w:r w:rsidR="009F37F5" w:rsidRPr="00301F09">
        <w:t xml:space="preserve">respectively, </w:t>
      </w:r>
      <w:r w:rsidRPr="00301F09">
        <w:t xml:space="preserve">to the object’s Brummer Gallery inventory number and 1979 auction lot number </w:t>
      </w:r>
      <w:r w:rsidRPr="00737B36">
        <w:t>(</w:t>
      </w:r>
      <w:hyperlink w:anchor="fig-8" w:history="1">
        <w:r w:rsidRPr="00737B36">
          <w:rPr>
            <w:rStyle w:val="Hyperlink"/>
          </w:rPr>
          <w:t xml:space="preserve">fig. </w:t>
        </w:r>
        <w:r w:rsidR="002B2F83" w:rsidRPr="00737B36">
          <w:rPr>
            <w:rStyle w:val="Hyperlink"/>
          </w:rPr>
          <w:t>8</w:t>
        </w:r>
      </w:hyperlink>
      <w:r w:rsidRPr="00737B36">
        <w:t>).</w:t>
      </w:r>
      <w:r w:rsidRPr="00301F09">
        <w:t xml:space="preserve"> The meaning of another label with the number “2117” remains a mystery, but its presence was recorded, and a description of it appears in the </w:t>
      </w:r>
      <w:r w:rsidR="00807870" w:rsidRPr="00301F09">
        <w:t xml:space="preserve">Marks </w:t>
      </w:r>
      <w:r w:rsidRPr="00301F09">
        <w:t xml:space="preserve">section of the object’s public online record. </w:t>
      </w:r>
    </w:p>
    <w:p w14:paraId="1E8FD207" w14:textId="6354E8F8" w:rsidR="00737B36" w:rsidRPr="00737B36" w:rsidRDefault="00737B36" w:rsidP="00737B36">
      <w:pPr>
        <w:spacing w:line="360" w:lineRule="auto"/>
        <w:rPr>
          <w:b/>
          <w:bCs/>
        </w:rPr>
      </w:pPr>
      <w:r w:rsidRPr="00737B36">
        <w:rPr>
          <w:b/>
          <w:bCs/>
        </w:rPr>
        <w:t>[[fig-8]]</w:t>
      </w:r>
    </w:p>
    <w:p w14:paraId="296FD6AB" w14:textId="0A552AA1" w:rsidR="002D3FAA" w:rsidRDefault="002D3FAA" w:rsidP="00D7382D">
      <w:pPr>
        <w:widowControl w:val="0"/>
        <w:tabs>
          <w:tab w:val="left" w:pos="720"/>
          <w:tab w:val="left" w:pos="1080"/>
        </w:tabs>
        <w:autoSpaceDE w:val="0"/>
        <w:autoSpaceDN w:val="0"/>
        <w:adjustRightInd w:val="0"/>
        <w:spacing w:line="360" w:lineRule="auto"/>
      </w:pPr>
      <w:r w:rsidRPr="00301F09">
        <w:tab/>
      </w:r>
      <w:r w:rsidR="00807870" w:rsidRPr="00301F09">
        <w:t xml:space="preserve">There is no </w:t>
      </w:r>
      <w:r w:rsidR="4081363C">
        <w:t>existing</w:t>
      </w:r>
      <w:r w:rsidR="0065123C">
        <w:t xml:space="preserve"> </w:t>
      </w:r>
      <w:r w:rsidR="00807870" w:rsidRPr="00301F09">
        <w:t xml:space="preserve">authoritative guide </w:t>
      </w:r>
      <w:r w:rsidR="001069AF" w:rsidRPr="00301F09">
        <w:t>to</w:t>
      </w:r>
      <w:r w:rsidR="00807870" w:rsidRPr="00301F09">
        <w:t xml:space="preserve"> collectors’ numbers and marks on Mediterranean antiquities, though we provide some </w:t>
      </w:r>
      <w:r w:rsidR="00D66A34">
        <w:t xml:space="preserve">links to other </w:t>
      </w:r>
      <w:r w:rsidR="003B2811">
        <w:t>mark compendia</w:t>
      </w:r>
      <w:r w:rsidR="00807870" w:rsidRPr="00301F09">
        <w:t xml:space="preserve"> in the </w:t>
      </w:r>
      <w:r w:rsidR="00807870" w:rsidRPr="00433003">
        <w:t>appendix</w:t>
      </w:r>
      <w:r w:rsidR="0044106A">
        <w:t xml:space="preserve">, and searchable descriptions on museum collection pages </w:t>
      </w:r>
      <w:r w:rsidR="00670940">
        <w:t xml:space="preserve">increasingly </w:t>
      </w:r>
      <w:r w:rsidR="0044106A">
        <w:t xml:space="preserve">allow for </w:t>
      </w:r>
      <w:r w:rsidR="00274FF7">
        <w:t xml:space="preserve">the </w:t>
      </w:r>
      <w:r w:rsidR="00670940">
        <w:t>discoverability</w:t>
      </w:r>
      <w:r w:rsidR="00274FF7">
        <w:t xml:space="preserve"> of this information</w:t>
      </w:r>
      <w:r w:rsidR="00807870" w:rsidRPr="00301F09">
        <w:t xml:space="preserve">. </w:t>
      </w:r>
      <w:r w:rsidRPr="00301F09">
        <w:t xml:space="preserve">Some collectors use a distinctive numbering style, favoring a certain color of ink, script, or label shape. </w:t>
      </w:r>
      <w:r w:rsidR="001069AF" w:rsidRPr="00301F09">
        <w:t xml:space="preserve">For example, objects </w:t>
      </w:r>
      <w:r w:rsidRPr="00301F09">
        <w:t xml:space="preserve">from Herbert A. Cahn’s collection, </w:t>
      </w:r>
      <w:r w:rsidR="00815BDF">
        <w:t xml:space="preserve">such as </w:t>
      </w:r>
      <w:r w:rsidRPr="00301F09">
        <w:t xml:space="preserve">two Attic Red-Figure Psykter Fragments </w:t>
      </w:r>
      <w:r w:rsidR="00E85FE1" w:rsidRPr="00301F09">
        <w:t>(</w:t>
      </w:r>
      <w:hyperlink r:id="rId23" w:history="1">
        <w:r w:rsidRPr="00350C7B">
          <w:t>98.AE.98.1</w:t>
        </w:r>
        <w:r w:rsidR="009F356A">
          <w:t xml:space="preserve"> and .</w:t>
        </w:r>
        <w:r w:rsidRPr="00350C7B">
          <w:t>2</w:t>
        </w:r>
      </w:hyperlink>
      <w:r w:rsidR="00E85FE1" w:rsidRPr="00301F09">
        <w:t>)</w:t>
      </w:r>
      <w:r w:rsidRPr="00301F09">
        <w:rPr>
          <w:rStyle w:val="EndnoteReference"/>
        </w:rPr>
        <w:endnoteReference w:id="19"/>
      </w:r>
      <w:r w:rsidRPr="00301F09">
        <w:t xml:space="preserve"> </w:t>
      </w:r>
      <w:r w:rsidR="00815BDF" w:rsidRPr="00737B36">
        <w:t>(</w:t>
      </w:r>
      <w:hyperlink w:anchor="fig-9" w:history="1">
        <w:r w:rsidR="00815BDF" w:rsidRPr="00737B36">
          <w:rPr>
            <w:rStyle w:val="Hyperlink"/>
          </w:rPr>
          <w:t xml:space="preserve">fig. </w:t>
        </w:r>
        <w:r w:rsidR="002B2F83" w:rsidRPr="00737B36">
          <w:rPr>
            <w:rStyle w:val="Hyperlink"/>
          </w:rPr>
          <w:t>9</w:t>
        </w:r>
      </w:hyperlink>
      <w:r w:rsidR="00815BDF" w:rsidRPr="00737B36">
        <w:t>),</w:t>
      </w:r>
      <w:r w:rsidR="00815BDF">
        <w:t xml:space="preserve"> </w:t>
      </w:r>
      <w:r w:rsidR="0072782F">
        <w:t>may</w:t>
      </w:r>
      <w:r w:rsidRPr="00301F09">
        <w:t xml:space="preserve"> have a three- </w:t>
      </w:r>
      <w:r w:rsidR="009F356A">
        <w:t xml:space="preserve">or </w:t>
      </w:r>
      <w:r w:rsidRPr="00301F09">
        <w:t>four-digit inventory number written in red ink directly on their surface.</w:t>
      </w:r>
      <w:r w:rsidRPr="00301F09">
        <w:rPr>
          <w:vertAlign w:val="superscript"/>
        </w:rPr>
        <w:endnoteReference w:id="20"/>
      </w:r>
      <w:r w:rsidRPr="00301F09">
        <w:t xml:space="preserve"> </w:t>
      </w:r>
    </w:p>
    <w:p w14:paraId="3FD04CE8" w14:textId="3841F450" w:rsidR="00737B36" w:rsidRPr="00737B36" w:rsidRDefault="00737B36" w:rsidP="00D7382D">
      <w:pPr>
        <w:widowControl w:val="0"/>
        <w:tabs>
          <w:tab w:val="left" w:pos="720"/>
          <w:tab w:val="left" w:pos="1080"/>
        </w:tabs>
        <w:autoSpaceDE w:val="0"/>
        <w:autoSpaceDN w:val="0"/>
        <w:adjustRightInd w:val="0"/>
        <w:spacing w:line="360" w:lineRule="auto"/>
        <w:rPr>
          <w:rFonts w:ascii="Calibri" w:eastAsia="Calibri" w:hAnsi="Calibri" w:cs="Calibri"/>
          <w:b/>
          <w:bCs/>
          <w:color w:val="000000" w:themeColor="text1"/>
        </w:rPr>
      </w:pPr>
      <w:r w:rsidRPr="00737B36">
        <w:rPr>
          <w:b/>
          <w:bCs/>
        </w:rPr>
        <w:t>[[fig-9]]</w:t>
      </w:r>
    </w:p>
    <w:p w14:paraId="60331936" w14:textId="6101C5EC" w:rsidR="002D3FAA" w:rsidRDefault="002D3FAA" w:rsidP="00D7382D">
      <w:pPr>
        <w:spacing w:line="360" w:lineRule="auto"/>
        <w:ind w:firstLine="720"/>
      </w:pPr>
      <w:r w:rsidRPr="00301F09">
        <w:t>Export license numbers might be preserved on the object</w:t>
      </w:r>
      <w:r w:rsidR="0065123C">
        <w:t>;</w:t>
      </w:r>
      <w:r w:rsidRPr="00301F09">
        <w:t xml:space="preserve"> for example, a </w:t>
      </w:r>
      <w:bookmarkStart w:id="1" w:name="_Hlk114588507"/>
      <w:r w:rsidRPr="00301F09">
        <w:t>Cypriot Black on Red Ware Plate</w:t>
      </w:r>
      <w:r w:rsidR="00E85FE1" w:rsidRPr="00301F09">
        <w:t xml:space="preserve"> (</w:t>
      </w:r>
      <w:hyperlink r:id="rId24" w:history="1">
        <w:r w:rsidRPr="00350C7B">
          <w:t>94.AE.114.2</w:t>
        </w:r>
      </w:hyperlink>
      <w:r w:rsidR="00E85FE1" w:rsidRPr="00301F09">
        <w:t>)</w:t>
      </w:r>
      <w:r w:rsidRPr="00301F09">
        <w:rPr>
          <w:rStyle w:val="EndnoteReference"/>
        </w:rPr>
        <w:endnoteReference w:id="21"/>
      </w:r>
      <w:r w:rsidRPr="00301F09">
        <w:t xml:space="preserve"> </w:t>
      </w:r>
      <w:bookmarkEnd w:id="1"/>
      <w:r w:rsidRPr="00301F09">
        <w:t xml:space="preserve">has “2801” written in pencil on the underside. The origin of this number was confirmed by acquisition paperwork provided by the donor, which includes a 1957 export license from the Government of Cyprus Department of Antiquities with a matching inventory number for </w:t>
      </w:r>
      <w:r w:rsidR="00807870" w:rsidRPr="00301F09">
        <w:t xml:space="preserve">the </w:t>
      </w:r>
      <w:r w:rsidRPr="00301F09">
        <w:t xml:space="preserve">object </w:t>
      </w:r>
      <w:r w:rsidRPr="00737B36">
        <w:t>(</w:t>
      </w:r>
      <w:hyperlink w:anchor="fig-10" w:history="1">
        <w:r w:rsidRPr="00737B36">
          <w:rPr>
            <w:rStyle w:val="Hyperlink"/>
          </w:rPr>
          <w:t xml:space="preserve">fig. </w:t>
        </w:r>
        <w:r w:rsidR="002B2F83" w:rsidRPr="00737B36">
          <w:rPr>
            <w:rStyle w:val="Hyperlink"/>
          </w:rPr>
          <w:t>10</w:t>
        </w:r>
      </w:hyperlink>
      <w:r w:rsidRPr="00737B36">
        <w:t>).</w:t>
      </w:r>
      <w:r w:rsidRPr="00301F09">
        <w:rPr>
          <w:vertAlign w:val="superscript"/>
        </w:rPr>
        <w:endnoteReference w:id="22"/>
      </w:r>
      <w:r w:rsidRPr="00301F09">
        <w:t xml:space="preserve"> </w:t>
      </w:r>
    </w:p>
    <w:p w14:paraId="1A1B04C1" w14:textId="404CDA14" w:rsidR="00737B36" w:rsidRPr="00737B36" w:rsidRDefault="00737B36" w:rsidP="00737B36">
      <w:pPr>
        <w:spacing w:line="360" w:lineRule="auto"/>
        <w:rPr>
          <w:b/>
          <w:bCs/>
        </w:rPr>
      </w:pPr>
      <w:r w:rsidRPr="00737B36">
        <w:rPr>
          <w:b/>
          <w:bCs/>
        </w:rPr>
        <w:t>[[fig-10]]</w:t>
      </w:r>
    </w:p>
    <w:p w14:paraId="0F9FB860" w14:textId="72BF64E0" w:rsidR="002D3FAA" w:rsidRDefault="002D3FAA" w:rsidP="00D7382D">
      <w:pPr>
        <w:spacing w:line="360" w:lineRule="auto"/>
        <w:ind w:firstLine="720"/>
      </w:pPr>
      <w:r w:rsidRPr="00301F09">
        <w:lastRenderedPageBreak/>
        <w:t xml:space="preserve">Former loan numbers </w:t>
      </w:r>
      <w:r w:rsidR="0065123C">
        <w:t xml:space="preserve">may </w:t>
      </w:r>
      <w:r w:rsidRPr="00301F09">
        <w:t>include an institution’s name, the letter “L,” and/or a year</w:t>
      </w:r>
      <w:r w:rsidR="00807870" w:rsidRPr="00301F09">
        <w:t xml:space="preserve">. </w:t>
      </w:r>
      <w:r w:rsidRPr="00301F09">
        <w:t>In the 1980s the Getty acquired a large group of Greek vases from Molly and Walter Bareiss, which they had lent to the Metropolitan Museum of Art, New York</w:t>
      </w:r>
      <w:r w:rsidR="003C59C8">
        <w:t xml:space="preserve"> (</w:t>
      </w:r>
      <w:r w:rsidR="00815BDF">
        <w:t xml:space="preserve">the </w:t>
      </w:r>
      <w:r w:rsidR="003C59C8">
        <w:t>Met)</w:t>
      </w:r>
      <w:r w:rsidRPr="00301F09">
        <w:t>, for exhibition in 1969.</w:t>
      </w:r>
      <w:r w:rsidRPr="00301F09">
        <w:rPr>
          <w:vertAlign w:val="superscript"/>
        </w:rPr>
        <w:endnoteReference w:id="23"/>
      </w:r>
      <w:r w:rsidRPr="00301F09">
        <w:t xml:space="preserve"> When accessioned by the Getty many of these vessels retained their old Met loan labels and other collection stickers, as seen on the underside of an Attic Red-Figure Cup </w:t>
      </w:r>
      <w:r w:rsidR="00E85FE1" w:rsidRPr="00301F09">
        <w:t>(</w:t>
      </w:r>
      <w:hyperlink r:id="rId25" w:history="1">
        <w:r w:rsidRPr="00350C7B">
          <w:t>86.AE.289</w:t>
        </w:r>
      </w:hyperlink>
      <w:r w:rsidR="00E85FE1" w:rsidRPr="00301F09">
        <w:t>).</w:t>
      </w:r>
      <w:r w:rsidRPr="00301F09">
        <w:rPr>
          <w:rStyle w:val="EndnoteReference"/>
        </w:rPr>
        <w:endnoteReference w:id="24"/>
      </w:r>
      <w:r w:rsidRPr="00301F09">
        <w:t xml:space="preserve"> </w:t>
      </w:r>
      <w:r w:rsidR="006D7FCB">
        <w:t>Elsewhere, on</w:t>
      </w:r>
      <w:r w:rsidR="00E41258" w:rsidRPr="00301F09">
        <w:t xml:space="preserve"> a l</w:t>
      </w:r>
      <w:r w:rsidR="00E42DB8" w:rsidRPr="00301F09">
        <w:t xml:space="preserve">abel found on the inside of a </w:t>
      </w:r>
      <w:r w:rsidR="0010018A" w:rsidRPr="00301F09">
        <w:t>Coniform Vase</w:t>
      </w:r>
      <w:r w:rsidR="00E41258" w:rsidRPr="00301F09">
        <w:t xml:space="preserve"> (</w:t>
      </w:r>
      <w:hyperlink r:id="rId26" w:history="1">
        <w:r w:rsidR="00E41258" w:rsidRPr="00301F09">
          <w:t>81.AF.1</w:t>
        </w:r>
      </w:hyperlink>
      <w:r w:rsidR="00E41258" w:rsidRPr="00301F09">
        <w:t>),</w:t>
      </w:r>
      <w:r w:rsidR="00E41258" w:rsidRPr="00301F09">
        <w:rPr>
          <w:rStyle w:val="EndnoteReference"/>
        </w:rPr>
        <w:endnoteReference w:id="25"/>
      </w:r>
      <w:r w:rsidR="00E41258" w:rsidRPr="00301F09">
        <w:t xml:space="preserve"> the preserved </w:t>
      </w:r>
      <w:r w:rsidR="002A1552" w:rsidRPr="00301F09">
        <w:t xml:space="preserve">text, “M.F.A. / 55.11” </w:t>
      </w:r>
      <w:r w:rsidR="00AE04C8">
        <w:t>indicates</w:t>
      </w:r>
      <w:r w:rsidR="00AE04C8" w:rsidRPr="00301F09">
        <w:t xml:space="preserve"> </w:t>
      </w:r>
      <w:r w:rsidR="00896561" w:rsidRPr="00301F09">
        <w:t>a loan to the Museum of Fine Arts, Boston</w:t>
      </w:r>
      <w:r w:rsidR="003C59C8">
        <w:t xml:space="preserve"> (MFA)</w:t>
      </w:r>
      <w:r w:rsidR="00896561" w:rsidRPr="00301F09">
        <w:t>,</w:t>
      </w:r>
      <w:r w:rsidR="003217C6" w:rsidRPr="00301F09">
        <w:t xml:space="preserve"> </w:t>
      </w:r>
      <w:r w:rsidR="00AE04C8">
        <w:t xml:space="preserve">and the digits suggest </w:t>
      </w:r>
      <w:r w:rsidR="003217C6" w:rsidRPr="00301F09">
        <w:t xml:space="preserve">two possible years, </w:t>
      </w:r>
      <w:r w:rsidR="002A1552" w:rsidRPr="00301F09">
        <w:t>1911 or 1955</w:t>
      </w:r>
      <w:r w:rsidR="00AE04C8">
        <w:t>.</w:t>
      </w:r>
      <w:r w:rsidR="00AE04C8" w:rsidRPr="00301F09">
        <w:t xml:space="preserve"> </w:t>
      </w:r>
      <w:r w:rsidR="00AE04C8">
        <w:t>B</w:t>
      </w:r>
      <w:r w:rsidR="00AE04C8" w:rsidRPr="00301F09">
        <w:t xml:space="preserve">ased </w:t>
      </w:r>
      <w:r w:rsidR="00896561" w:rsidRPr="00301F09">
        <w:t xml:space="preserve">on the known provenance and </w:t>
      </w:r>
      <w:r w:rsidR="003B2811">
        <w:t>assistance from the MFA</w:t>
      </w:r>
      <w:r w:rsidR="00896561" w:rsidRPr="00301F09">
        <w:t xml:space="preserve">, </w:t>
      </w:r>
      <w:r w:rsidR="0010018A" w:rsidRPr="00301F09">
        <w:t xml:space="preserve">it was possible to confirm the loan took place in 1911. </w:t>
      </w:r>
      <w:r w:rsidR="007A750E" w:rsidRPr="00301F09">
        <w:t>But</w:t>
      </w:r>
      <w:r w:rsidR="00BA3DE1">
        <w:t xml:space="preserve"> interpreting</w:t>
      </w:r>
      <w:r w:rsidR="007A750E" w:rsidRPr="00301F09">
        <w:t xml:space="preserve"> loan numbers </w:t>
      </w:r>
      <w:r w:rsidR="00BA3DE1">
        <w:t>is</w:t>
      </w:r>
      <w:r w:rsidR="007A750E" w:rsidRPr="00301F09">
        <w:t xml:space="preserve"> not always so </w:t>
      </w:r>
      <w:r w:rsidR="00F72F11">
        <w:t>straightforward</w:t>
      </w:r>
      <w:r w:rsidR="007A750E" w:rsidRPr="00301F09">
        <w:t xml:space="preserve">, </w:t>
      </w:r>
      <w:r w:rsidR="00A43435">
        <w:t>for</w:t>
      </w:r>
      <w:r w:rsidR="007A750E" w:rsidRPr="00301F09">
        <w:t xml:space="preserve"> m</w:t>
      </w:r>
      <w:r w:rsidR="006D5CE4">
        <w:t>a</w:t>
      </w:r>
      <w:r w:rsidR="00F72F11">
        <w:t>n</w:t>
      </w:r>
      <w:r w:rsidR="006D5CE4">
        <w:t>y</w:t>
      </w:r>
      <w:r w:rsidR="00F72F11">
        <w:t xml:space="preserve"> are</w:t>
      </w:r>
      <w:r w:rsidR="007A750E" w:rsidRPr="00301F09">
        <w:t xml:space="preserve"> simply a string of </w:t>
      </w:r>
      <w:r w:rsidR="004F758C">
        <w:t>digit</w:t>
      </w:r>
      <w:r w:rsidR="007A750E" w:rsidRPr="00301F09">
        <w:t>s without context</w:t>
      </w:r>
      <w:r w:rsidR="007A750E">
        <w:t>.</w:t>
      </w:r>
      <w:r w:rsidR="00C161BA">
        <w:t xml:space="preserve"> </w:t>
      </w:r>
      <w:r w:rsidR="00807870" w:rsidRPr="00301F09">
        <w:t xml:space="preserve">Finally, numbers </w:t>
      </w:r>
      <w:r w:rsidRPr="00301F09">
        <w:t>might indicate the object’s purchase price or valuation, as with a Statuette of an Ape with Its Baby</w:t>
      </w:r>
      <w:r w:rsidR="00E85FE1" w:rsidRPr="00301F09">
        <w:t xml:space="preserve"> (</w:t>
      </w:r>
      <w:hyperlink r:id="rId27" w:history="1">
        <w:r w:rsidRPr="00350C7B">
          <w:t>76.AD.16</w:t>
        </w:r>
      </w:hyperlink>
      <w:r w:rsidR="00E85FE1" w:rsidRPr="00301F09">
        <w:t>)</w:t>
      </w:r>
      <w:r w:rsidRPr="00301F09">
        <w:rPr>
          <w:rStyle w:val="EndnoteReference"/>
        </w:rPr>
        <w:endnoteReference w:id="26"/>
      </w:r>
      <w:r w:rsidRPr="00301F09">
        <w:t xml:space="preserve"> which has a price label that corresponds with the value given in a 1975 </w:t>
      </w:r>
      <w:r w:rsidR="00B767CF">
        <w:t>sales</w:t>
      </w:r>
      <w:r w:rsidRPr="00301F09">
        <w:t xml:space="preserve"> catalogue </w:t>
      </w:r>
      <w:r w:rsidRPr="00737B36">
        <w:t>(</w:t>
      </w:r>
      <w:hyperlink w:anchor="fig-11" w:history="1">
        <w:r w:rsidRPr="00737B36">
          <w:rPr>
            <w:rStyle w:val="Hyperlink"/>
          </w:rPr>
          <w:t xml:space="preserve">fig. </w:t>
        </w:r>
        <w:r w:rsidR="002B2F83" w:rsidRPr="00737B36">
          <w:rPr>
            <w:rStyle w:val="Hyperlink"/>
          </w:rPr>
          <w:t>11</w:t>
        </w:r>
      </w:hyperlink>
      <w:r w:rsidRPr="00737B36">
        <w:t>).</w:t>
      </w:r>
      <w:r w:rsidRPr="00737B36">
        <w:rPr>
          <w:vertAlign w:val="superscript"/>
        </w:rPr>
        <w:endnoteReference w:id="27"/>
      </w:r>
      <w:r w:rsidRPr="00301F09">
        <w:t xml:space="preserve"> In the absence of a currency symbol or secondary reference like a price list, a monetary value should not be assumed. Not all prices are numerical, since some values are recorded as </w:t>
      </w:r>
      <w:r w:rsidR="00FA719F">
        <w:t xml:space="preserve">a </w:t>
      </w:r>
      <w:r w:rsidRPr="00301F09">
        <w:t>price code</w:t>
      </w:r>
      <w:r w:rsidR="00FA719F">
        <w:t xml:space="preserve">, </w:t>
      </w:r>
      <w:r w:rsidRPr="00301F09">
        <w:t xml:space="preserve">a series of letters </w:t>
      </w:r>
      <w:r>
        <w:t>and/</w:t>
      </w:r>
      <w:r w:rsidRPr="00301F09">
        <w:t>or numbers used by some dealers and auction houses to keep sensitive information, like purchase price, private.</w:t>
      </w:r>
      <w:r w:rsidRPr="00301F09">
        <w:rPr>
          <w:rStyle w:val="EndnoteReference"/>
        </w:rPr>
        <w:endnoteReference w:id="28"/>
      </w:r>
      <w:r w:rsidR="00D636A7" w:rsidRPr="00301F09">
        <w:t xml:space="preserve"> </w:t>
      </w:r>
    </w:p>
    <w:p w14:paraId="64909D3D" w14:textId="4BE68B55" w:rsidR="00737B36" w:rsidRPr="00737B36" w:rsidRDefault="00737B36" w:rsidP="00737B36">
      <w:pPr>
        <w:spacing w:line="360" w:lineRule="auto"/>
        <w:rPr>
          <w:b/>
          <w:bCs/>
        </w:rPr>
      </w:pPr>
      <w:r w:rsidRPr="00737B36">
        <w:rPr>
          <w:b/>
          <w:bCs/>
        </w:rPr>
        <w:t>[[fig-11]]</w:t>
      </w:r>
    </w:p>
    <w:p w14:paraId="42E66B55" w14:textId="77777777" w:rsidR="00500201" w:rsidRPr="00301F09" w:rsidRDefault="00500201" w:rsidP="00D7382D">
      <w:pPr>
        <w:spacing w:line="360" w:lineRule="auto"/>
        <w:ind w:firstLine="720"/>
      </w:pPr>
    </w:p>
    <w:p w14:paraId="1F3E60A6" w14:textId="1FB1AC54" w:rsidR="21A40C57" w:rsidRPr="00C96A2C" w:rsidRDefault="21A40C57" w:rsidP="00737B36">
      <w:pPr>
        <w:pStyle w:val="Heading5"/>
      </w:pPr>
      <w:r w:rsidRPr="00FA2D2A">
        <w:t>Text</w:t>
      </w:r>
    </w:p>
    <w:p w14:paraId="488D8F27" w14:textId="27498A58" w:rsidR="00321CAF" w:rsidRDefault="00B12ABA" w:rsidP="00737B36">
      <w:pPr>
        <w:spacing w:line="360" w:lineRule="auto"/>
      </w:pPr>
      <w:r>
        <w:t>A p</w:t>
      </w:r>
      <w:r w:rsidR="00AA5C18" w:rsidRPr="00301F09">
        <w:t xml:space="preserve">revious owner may </w:t>
      </w:r>
      <w:r>
        <w:t xml:space="preserve">have </w:t>
      </w:r>
      <w:r w:rsidR="00AA5C18" w:rsidRPr="00301F09">
        <w:t>mark</w:t>
      </w:r>
      <w:r>
        <w:t>ed</w:t>
      </w:r>
      <w:r w:rsidR="00AA5C18" w:rsidRPr="00301F09">
        <w:t xml:space="preserve"> an object with their full name, initials, or a monogram, often with an inventory number or cataloguing classification. </w:t>
      </w:r>
      <w:r w:rsidR="00321CAF">
        <w:t>A</w:t>
      </w:r>
      <w:r w:rsidR="002C01B2">
        <w:t>n early example is a</w:t>
      </w:r>
      <w:r w:rsidR="00321CAF">
        <w:t xml:space="preserve"> cameo gem with Hercules and Diomedes (</w:t>
      </w:r>
      <w:hyperlink r:id="rId28" w:history="1">
        <w:r w:rsidR="00321CAF" w:rsidRPr="00BF749E">
          <w:t>2023.19</w:t>
        </w:r>
      </w:hyperlink>
      <w:r w:rsidR="00321CAF">
        <w:t>)</w:t>
      </w:r>
      <w:r w:rsidR="002C01B2">
        <w:t>, which</w:t>
      </w:r>
      <w:r w:rsidR="00321CAF">
        <w:t xml:space="preserve"> preserves </w:t>
      </w:r>
      <w:r w:rsidR="00ED050B">
        <w:t xml:space="preserve">the </w:t>
      </w:r>
      <w:r w:rsidR="00BD7597">
        <w:t xml:space="preserve">last </w:t>
      </w:r>
      <w:r w:rsidR="00E07CED">
        <w:t>two letters</w:t>
      </w:r>
      <w:r w:rsidR="00BD7597">
        <w:t xml:space="preserve"> </w:t>
      </w:r>
      <w:r w:rsidR="00ED050B">
        <w:t xml:space="preserve">of </w:t>
      </w:r>
      <w:r w:rsidR="001105B6">
        <w:t xml:space="preserve">a </w:t>
      </w:r>
      <w:r w:rsidR="00321CAF">
        <w:t>distinctive ownership mark:</w:t>
      </w:r>
      <w:r w:rsidR="00BD7597">
        <w:t xml:space="preserve"> </w:t>
      </w:r>
      <w:r w:rsidR="00321CAF">
        <w:t xml:space="preserve">engraved above Hercules’ club </w:t>
      </w:r>
      <w:r w:rsidR="7635D813">
        <w:t>is a</w:t>
      </w:r>
      <w:r w:rsidR="005E35D4">
        <w:t xml:space="preserve"> </w:t>
      </w:r>
      <w:r w:rsidR="7635D813">
        <w:t xml:space="preserve">partial </w:t>
      </w:r>
      <w:r w:rsidR="005E35D4">
        <w:t>inscription</w:t>
      </w:r>
      <w:r w:rsidR="0BA4C6A5">
        <w:t xml:space="preserve"> ending in</w:t>
      </w:r>
      <w:r w:rsidR="00772E44">
        <w:t xml:space="preserve"> “ED.”</w:t>
      </w:r>
      <w:r w:rsidR="00321CAF">
        <w:t xml:space="preserve"> </w:t>
      </w:r>
      <w:r w:rsidR="00321CAF" w:rsidRPr="00737B36">
        <w:t>(</w:t>
      </w:r>
      <w:hyperlink w:anchor="fig-12" w:history="1">
        <w:r w:rsidR="00321CAF" w:rsidRPr="00737B36">
          <w:rPr>
            <w:rStyle w:val="Hyperlink"/>
          </w:rPr>
          <w:t xml:space="preserve">fig. </w:t>
        </w:r>
        <w:r w:rsidR="002B2F83" w:rsidRPr="00737B36">
          <w:rPr>
            <w:rStyle w:val="Hyperlink"/>
          </w:rPr>
          <w:t>12</w:t>
        </w:r>
      </w:hyperlink>
      <w:r w:rsidR="00321CAF" w:rsidRPr="00737B36">
        <w:t>)</w:t>
      </w:r>
      <w:r w:rsidR="00321CAF" w:rsidRPr="00E06D1C">
        <w:t>.</w:t>
      </w:r>
      <w:r w:rsidR="00F67C0E" w:rsidRPr="63DA0401">
        <w:rPr>
          <w:rStyle w:val="EndnoteReference"/>
        </w:rPr>
        <w:endnoteReference w:id="29"/>
      </w:r>
      <w:r w:rsidR="00321CAF">
        <w:t xml:space="preserve"> </w:t>
      </w:r>
      <w:r w:rsidR="3877F7F0">
        <w:t xml:space="preserve">Although only part of </w:t>
      </w:r>
      <w:r w:rsidR="6FA17867">
        <w:t>the engraving</w:t>
      </w:r>
      <w:r w:rsidR="3877F7F0">
        <w:t xml:space="preserve"> survives, enough remains to reconstruct the entire sequence, </w:t>
      </w:r>
      <w:r w:rsidR="005E35D4">
        <w:t xml:space="preserve">which </w:t>
      </w:r>
      <w:r w:rsidR="0C58AC05">
        <w:t xml:space="preserve">must have </w:t>
      </w:r>
      <w:r w:rsidR="005E35D4">
        <w:t xml:space="preserve">originally read </w:t>
      </w:r>
      <w:r w:rsidR="00F332B6">
        <w:t>“LAV.R.MED.”</w:t>
      </w:r>
      <w:r w:rsidR="001A11A8">
        <w:t xml:space="preserve"> </w:t>
      </w:r>
      <w:r w:rsidR="00884AAA">
        <w:t xml:space="preserve">likely </w:t>
      </w:r>
      <w:r w:rsidR="001A11A8">
        <w:t xml:space="preserve">signifying </w:t>
      </w:r>
      <w:r w:rsidR="00F63AB4">
        <w:t>“</w:t>
      </w:r>
      <w:r w:rsidR="00884AAA" w:rsidRPr="00AC1788">
        <w:t>Laurentius Rex Medices,</w:t>
      </w:r>
      <w:r w:rsidR="00F63AB4">
        <w:t>”</w:t>
      </w:r>
      <w:r w:rsidR="00B70A2B" w:rsidRPr="00F53985">
        <w:rPr>
          <w:i/>
          <w:iCs/>
        </w:rPr>
        <w:t xml:space="preserve"> </w:t>
      </w:r>
      <w:r w:rsidR="3877F7F0">
        <w:t xml:space="preserve">known </w:t>
      </w:r>
      <w:r w:rsidR="2A2A7043">
        <w:t xml:space="preserve">from </w:t>
      </w:r>
      <w:r w:rsidR="3877F7F0">
        <w:t xml:space="preserve">other </w:t>
      </w:r>
      <w:r w:rsidR="00321CAF">
        <w:t xml:space="preserve">gems and hardstone vessels owned by Lorenzo il Magnifico </w:t>
      </w:r>
      <w:r w:rsidR="00F67C0E">
        <w:t xml:space="preserve">de’ </w:t>
      </w:r>
      <w:r w:rsidR="00321CAF">
        <w:t>Medici (1449</w:t>
      </w:r>
      <w:r w:rsidR="00A96C62">
        <w:t>–</w:t>
      </w:r>
      <w:r w:rsidR="00321CAF">
        <w:t>1492)</w:t>
      </w:r>
      <w:r w:rsidR="30C45075">
        <w:t>. This</w:t>
      </w:r>
      <w:r w:rsidR="00321CAF">
        <w:t xml:space="preserve"> provenance </w:t>
      </w:r>
      <w:r w:rsidR="4F6BC907">
        <w:t>is</w:t>
      </w:r>
      <w:r w:rsidR="00321CAF">
        <w:t xml:space="preserve"> further confirmed by</w:t>
      </w:r>
      <w:r w:rsidR="7543CBCD">
        <w:t xml:space="preserve"> the gem</w:t>
      </w:r>
      <w:r w:rsidR="00737B36">
        <w:t>’</w:t>
      </w:r>
      <w:r w:rsidR="7543CBCD">
        <w:t>s appearance in</w:t>
      </w:r>
      <w:r w:rsidR="00321CAF">
        <w:t xml:space="preserve"> an inventory </w:t>
      </w:r>
      <w:r w:rsidR="00F3381C">
        <w:t xml:space="preserve">of Lorenzo de’ Medici’s collection </w:t>
      </w:r>
      <w:r w:rsidR="00321CAF">
        <w:t>from</w:t>
      </w:r>
      <w:r w:rsidR="351774E0">
        <w:t xml:space="preserve"> </w:t>
      </w:r>
      <w:r w:rsidR="008504B0">
        <w:t>1492</w:t>
      </w:r>
      <w:r w:rsidR="006907B9">
        <w:t>, held i</w:t>
      </w:r>
      <w:r w:rsidR="00046CE1">
        <w:t xml:space="preserve">n the </w:t>
      </w:r>
      <w:r w:rsidR="000E0896">
        <w:t>State Archives of Florence</w:t>
      </w:r>
      <w:r w:rsidR="00E06D1C">
        <w:t>.</w:t>
      </w:r>
      <w:r w:rsidR="00AC1788">
        <w:rPr>
          <w:rStyle w:val="EndnoteReference"/>
        </w:rPr>
        <w:endnoteReference w:id="30"/>
      </w:r>
      <w:r w:rsidR="00162E82">
        <w:t xml:space="preserve"> </w:t>
      </w:r>
    </w:p>
    <w:p w14:paraId="49C6BBF6" w14:textId="2FA13F63" w:rsidR="00737B36" w:rsidRPr="00737B36" w:rsidRDefault="00737B36" w:rsidP="00737B36">
      <w:pPr>
        <w:spacing w:line="360" w:lineRule="auto"/>
        <w:rPr>
          <w:b/>
          <w:bCs/>
        </w:rPr>
      </w:pPr>
      <w:r w:rsidRPr="00737B36">
        <w:rPr>
          <w:b/>
          <w:bCs/>
        </w:rPr>
        <w:t>[[fig-12]]</w:t>
      </w:r>
    </w:p>
    <w:p w14:paraId="6628DA82" w14:textId="18F3B01B" w:rsidR="00AA5C18" w:rsidRDefault="00AA5C18" w:rsidP="009B554E">
      <w:pPr>
        <w:spacing w:line="360" w:lineRule="auto"/>
        <w:ind w:firstLine="720"/>
      </w:pPr>
      <w:r w:rsidRPr="00301F09">
        <w:t>Monograms and ligatures (two or more letters combined into one symbol) can be difficult to decipher, but some are well</w:t>
      </w:r>
      <w:r w:rsidR="00AE13CD">
        <w:t xml:space="preserve"> </w:t>
      </w:r>
      <w:r w:rsidRPr="00301F09">
        <w:t>documented. A monogram</w:t>
      </w:r>
      <w:r w:rsidR="00894D89">
        <w:t xml:space="preserve"> of</w:t>
      </w:r>
      <w:r w:rsidRPr="00301F09">
        <w:t xml:space="preserve"> “CAWR” and the number “116” preserved in </w:t>
      </w:r>
      <w:r w:rsidRPr="00301F09">
        <w:lastRenderedPageBreak/>
        <w:t xml:space="preserve">thick white paint under the handle of </w:t>
      </w:r>
      <w:r w:rsidR="00F93F4B">
        <w:t>an Attic</w:t>
      </w:r>
      <w:r w:rsidRPr="00301F09">
        <w:t xml:space="preserve"> Red-</w:t>
      </w:r>
      <w:r w:rsidR="00F93F4B">
        <w:t>F</w:t>
      </w:r>
      <w:r w:rsidRPr="00301F09">
        <w:t xml:space="preserve">igured </w:t>
      </w:r>
      <w:r w:rsidR="00AE13CD">
        <w:t>K</w:t>
      </w:r>
      <w:r w:rsidRPr="00301F09">
        <w:t>ylix (</w:t>
      </w:r>
      <w:hyperlink r:id="rId29" w:history="1">
        <w:r w:rsidRPr="009A6DC2">
          <w:t>82.AE.42</w:t>
        </w:r>
      </w:hyperlink>
      <w:r w:rsidRPr="00301F09">
        <w:t>)</w:t>
      </w:r>
      <w:r w:rsidRPr="00301F09">
        <w:rPr>
          <w:rStyle w:val="EndnoteReference"/>
        </w:rPr>
        <w:endnoteReference w:id="31"/>
      </w:r>
      <w:r>
        <w:t xml:space="preserve"> identifies its previous</w:t>
      </w:r>
      <w:r w:rsidRPr="00301F09">
        <w:t xml:space="preserve"> owner, Sir Charles Alfred William Rycroft (1839–1884) </w:t>
      </w:r>
      <w:r w:rsidRPr="00737B36">
        <w:t>(</w:t>
      </w:r>
      <w:hyperlink w:anchor="fig-13" w:history="1">
        <w:r w:rsidRPr="00737B36">
          <w:rPr>
            <w:rStyle w:val="Hyperlink"/>
          </w:rPr>
          <w:t xml:space="preserve">fig. </w:t>
        </w:r>
        <w:r w:rsidR="002B2F83" w:rsidRPr="00737B36">
          <w:rPr>
            <w:rStyle w:val="Hyperlink"/>
          </w:rPr>
          <w:t>13</w:t>
        </w:r>
      </w:hyperlink>
      <w:r w:rsidRPr="00737B36">
        <w:t>).</w:t>
      </w:r>
      <w:r w:rsidRPr="00737B36">
        <w:rPr>
          <w:vertAlign w:val="superscript"/>
        </w:rPr>
        <w:endnoteReference w:id="32"/>
      </w:r>
      <w:r w:rsidR="00162E82">
        <w:t xml:space="preserve"> </w:t>
      </w:r>
    </w:p>
    <w:p w14:paraId="411F0367" w14:textId="6C2EF9A6" w:rsidR="00737B36" w:rsidRPr="00737B36" w:rsidRDefault="00737B36" w:rsidP="00737B36">
      <w:pPr>
        <w:spacing w:line="360" w:lineRule="auto"/>
        <w:rPr>
          <w:b/>
          <w:bCs/>
        </w:rPr>
      </w:pPr>
      <w:r w:rsidRPr="00737B36">
        <w:rPr>
          <w:b/>
          <w:bCs/>
        </w:rPr>
        <w:t>[[fig-13]]</w:t>
      </w:r>
    </w:p>
    <w:p w14:paraId="6206A0CE" w14:textId="58AE665F" w:rsidR="00AA5C18" w:rsidRDefault="00AC16AA" w:rsidP="009B554E">
      <w:pPr>
        <w:spacing w:line="360" w:lineRule="auto"/>
        <w:ind w:firstLine="720"/>
      </w:pPr>
      <w:r w:rsidRPr="00301F09">
        <w:t xml:space="preserve">Text added by a former collector or dealer may </w:t>
      </w:r>
      <w:r w:rsidR="008C62CF">
        <w:t xml:space="preserve">also </w:t>
      </w:r>
      <w:r w:rsidRPr="00301F09">
        <w:t xml:space="preserve">record cataloguing information or note </w:t>
      </w:r>
      <w:r w:rsidR="008C62CF">
        <w:t>the object</w:t>
      </w:r>
      <w:r w:rsidR="00104EFA" w:rsidRPr="00301F09">
        <w:t>’</w:t>
      </w:r>
      <w:r w:rsidR="008C62CF">
        <w:t>s</w:t>
      </w:r>
      <w:r>
        <w:t xml:space="preserve"> ownership history. The Getty has </w:t>
      </w:r>
      <w:r w:rsidR="00F93F4B">
        <w:t>more than</w:t>
      </w:r>
      <w:r w:rsidR="00423488">
        <w:t xml:space="preserve"> two hundred</w:t>
      </w:r>
      <w:r>
        <w:t xml:space="preserve"> object records connected to the Metropolitan Museum curator Dietrich von Bothmer, and </w:t>
      </w:r>
      <w:r w:rsidR="00F93F4B">
        <w:t xml:space="preserve">more than </w:t>
      </w:r>
      <w:r>
        <w:t>fifty of these have his hand-written collection labels, either on the object itself or preserved in early photograph</w:t>
      </w:r>
      <w:r w:rsidR="00F93F4B">
        <w:t>s</w:t>
      </w:r>
      <w:r>
        <w:t xml:space="preserve"> and conservation notes. These sometimes include clear statements of purchase history</w:t>
      </w:r>
      <w:r w:rsidR="00F93F4B">
        <w:t xml:space="preserve">; </w:t>
      </w:r>
      <w:r>
        <w:t>for example</w:t>
      </w:r>
      <w:r w:rsidR="00F93F4B">
        <w:t>,</w:t>
      </w:r>
      <w:r w:rsidRPr="00301F09">
        <w:t xml:space="preserve"> an </w:t>
      </w:r>
      <w:r w:rsidR="00AA186F">
        <w:t>oil jar</w:t>
      </w:r>
      <w:r w:rsidRPr="00301F09">
        <w:t xml:space="preserve"> (</w:t>
      </w:r>
      <w:hyperlink r:id="rId30" w:history="1">
        <w:r w:rsidRPr="00FF48F0">
          <w:t>96.AE.227</w:t>
        </w:r>
      </w:hyperlink>
      <w:r w:rsidRPr="00301F09">
        <w:t>)</w:t>
      </w:r>
      <w:r w:rsidR="00AA5C18" w:rsidRPr="00301F09">
        <w:rPr>
          <w:rStyle w:val="EndnoteReference"/>
        </w:rPr>
        <w:endnoteReference w:id="33"/>
      </w:r>
      <w:r w:rsidRPr="00301F09">
        <w:t xml:space="preserve"> has a sticker on the underside with a note in </w:t>
      </w:r>
      <w:r w:rsidR="00F93F4B">
        <w:t xml:space="preserve">von </w:t>
      </w:r>
      <w:r w:rsidRPr="00301F09">
        <w:t>Bothmer’s handwriting</w:t>
      </w:r>
      <w:r w:rsidR="00F93F4B">
        <w:t>:</w:t>
      </w:r>
      <w:r w:rsidRPr="00301F09">
        <w:t xml:space="preserve"> “ex Harmer Johnson 3 May 1978,” which allowed us to confirm that it had been sold in that 1978 sale </w:t>
      </w:r>
      <w:r w:rsidRPr="00737B36">
        <w:t>(</w:t>
      </w:r>
      <w:hyperlink w:anchor="fig-14" w:history="1">
        <w:r w:rsidRPr="00737B36">
          <w:rPr>
            <w:rStyle w:val="Hyperlink"/>
          </w:rPr>
          <w:t xml:space="preserve">fig. </w:t>
        </w:r>
        <w:r w:rsidR="002B2F83" w:rsidRPr="00737B36">
          <w:rPr>
            <w:rStyle w:val="Hyperlink"/>
          </w:rPr>
          <w:t>14</w:t>
        </w:r>
      </w:hyperlink>
      <w:r w:rsidRPr="00737B36">
        <w:t>).</w:t>
      </w:r>
      <w:r>
        <w:t xml:space="preserve"> More often, however, von Bothmer used abbreviations to indicate</w:t>
      </w:r>
      <w:r w:rsidRPr="00301F09">
        <w:t xml:space="preserve"> the source, sometimes the month, and the year of purchase, as with </w:t>
      </w:r>
      <w:r w:rsidR="007A4336">
        <w:t xml:space="preserve">a </w:t>
      </w:r>
      <w:r w:rsidR="0092023F">
        <w:t>s</w:t>
      </w:r>
      <w:r>
        <w:t>kyphos</w:t>
      </w:r>
      <w:r w:rsidRPr="00301F09">
        <w:t xml:space="preserve"> </w:t>
      </w:r>
      <w:r w:rsidR="0092023F">
        <w:t>f</w:t>
      </w:r>
      <w:r>
        <w:t>ragment</w:t>
      </w:r>
      <w:r w:rsidRPr="00301F09">
        <w:t xml:space="preserve"> (</w:t>
      </w:r>
      <w:hyperlink r:id="rId31" w:history="1">
        <w:r w:rsidRPr="00FF48F0">
          <w:t>85.AE.446</w:t>
        </w:r>
      </w:hyperlink>
      <w:r w:rsidRPr="00301F09">
        <w:t>)</w:t>
      </w:r>
      <w:r w:rsidR="00AA5C18" w:rsidRPr="00301F09">
        <w:rPr>
          <w:rStyle w:val="EndnoteReference"/>
        </w:rPr>
        <w:endnoteReference w:id="34"/>
      </w:r>
      <w:r w:rsidRPr="00301F09">
        <w:t xml:space="preserve"> </w:t>
      </w:r>
      <w:r w:rsidR="007A4336">
        <w:t xml:space="preserve">that </w:t>
      </w:r>
      <w:r w:rsidRPr="00301F09">
        <w:t xml:space="preserve">has a </w:t>
      </w:r>
      <w:r w:rsidR="00AB69C6">
        <w:t xml:space="preserve">typed </w:t>
      </w:r>
      <w:r w:rsidRPr="00301F09">
        <w:t>sticker read</w:t>
      </w:r>
      <w:r w:rsidR="007A4336">
        <w:t>ing</w:t>
      </w:r>
      <w:r w:rsidRPr="00301F09">
        <w:t xml:space="preserve"> “REH O84,” shorthand for Robert E. Hecht, October 1984 </w:t>
      </w:r>
      <w:r w:rsidRPr="00737B36">
        <w:t>(</w:t>
      </w:r>
      <w:hyperlink w:anchor="fig-15" w:history="1">
        <w:r w:rsidRPr="00737B36">
          <w:rPr>
            <w:rStyle w:val="Hyperlink"/>
          </w:rPr>
          <w:t xml:space="preserve">fig. </w:t>
        </w:r>
        <w:r w:rsidR="3EE52064" w:rsidRPr="00737B36">
          <w:rPr>
            <w:rStyle w:val="Hyperlink"/>
          </w:rPr>
          <w:t>1</w:t>
        </w:r>
        <w:r w:rsidR="002B2F83" w:rsidRPr="00737B36">
          <w:rPr>
            <w:rStyle w:val="Hyperlink"/>
          </w:rPr>
          <w:t>5</w:t>
        </w:r>
      </w:hyperlink>
      <w:r w:rsidRPr="00737B36">
        <w:t>).</w:t>
      </w:r>
      <w:r w:rsidR="00AA5C18" w:rsidRPr="00737B36">
        <w:rPr>
          <w:vertAlign w:val="superscript"/>
        </w:rPr>
        <w:endnoteReference w:id="35"/>
      </w:r>
      <w:r w:rsidRPr="00301F09">
        <w:t xml:space="preserve"> </w:t>
      </w:r>
      <w:r w:rsidR="00104EFA">
        <w:t>T</w:t>
      </w:r>
      <w:r w:rsidR="00104EFA" w:rsidRPr="00301F09">
        <w:t>exts can also reveal past conservation campaigns</w:t>
      </w:r>
      <w:r w:rsidR="00104EFA">
        <w:t xml:space="preserve"> or display</w:t>
      </w:r>
      <w:r w:rsidR="00333DFC">
        <w:t xml:space="preserve"> history</w:t>
      </w:r>
      <w:r w:rsidR="00104EFA" w:rsidRPr="00301F09">
        <w:t xml:space="preserve">, as with an Egyptian Statuette of Bast in the </w:t>
      </w:r>
      <w:r w:rsidR="00AB69C6">
        <w:t>F</w:t>
      </w:r>
      <w:r w:rsidR="00104EFA" w:rsidRPr="00301F09">
        <w:t>orm of a Cat (</w:t>
      </w:r>
      <w:hyperlink r:id="rId32" w:history="1">
        <w:r w:rsidR="00104EFA" w:rsidRPr="00FF48F0">
          <w:t>55.AK.9</w:t>
        </w:r>
      </w:hyperlink>
      <w:r w:rsidR="00104EFA" w:rsidRPr="00301F09">
        <w:t>),</w:t>
      </w:r>
      <w:r w:rsidR="00104EFA" w:rsidRPr="00301F09">
        <w:rPr>
          <w:rStyle w:val="EndnoteReference"/>
        </w:rPr>
        <w:endnoteReference w:id="36"/>
      </w:r>
      <w:r w:rsidR="00104EFA">
        <w:t xml:space="preserve"> which has the note on the underside</w:t>
      </w:r>
      <w:r w:rsidR="00AB69C6">
        <w:t>:</w:t>
      </w:r>
      <w:r w:rsidR="00104EFA">
        <w:t xml:space="preserve"> “Mounted By</w:t>
      </w:r>
      <w:r w:rsidR="00104EFA" w:rsidRPr="00301F09">
        <w:t xml:space="preserve"> W.T. Ready, Nov</w:t>
      </w:r>
      <w:r w:rsidR="00A749CD" w:rsidRPr="00A749CD">
        <w:rPr>
          <w:vertAlign w:val="superscript"/>
        </w:rPr>
        <w:t>ber</w:t>
      </w:r>
      <w:r w:rsidR="00104EFA" w:rsidRPr="00301F09">
        <w:t xml:space="preserve"> 1892, 55 Rathbone P</w:t>
      </w:r>
      <w:r w:rsidR="00104EFA" w:rsidRPr="0030213D">
        <w:rPr>
          <w:vertAlign w:val="superscript"/>
        </w:rPr>
        <w:t>l</w:t>
      </w:r>
      <w:r w:rsidR="00A749CD" w:rsidRPr="0030213D">
        <w:rPr>
          <w:vertAlign w:val="superscript"/>
        </w:rPr>
        <w:t>e</w:t>
      </w:r>
      <w:r w:rsidR="00104EFA" w:rsidRPr="00301F09">
        <w:t>, London W.” This refers to William Talbot Ready (1857–1914), a British restorer and antiquities dealer.</w:t>
      </w:r>
      <w:r w:rsidR="00104EFA" w:rsidRPr="00301F09">
        <w:rPr>
          <w:vertAlign w:val="superscript"/>
        </w:rPr>
        <w:endnoteReference w:id="37"/>
      </w:r>
      <w:r w:rsidR="00104EFA" w:rsidRPr="00301F09">
        <w:t xml:space="preserve"> </w:t>
      </w:r>
    </w:p>
    <w:p w14:paraId="768555F3" w14:textId="6646339C" w:rsidR="00737B36" w:rsidRPr="00737B36" w:rsidRDefault="00737B36" w:rsidP="00737B36">
      <w:pPr>
        <w:spacing w:line="360" w:lineRule="auto"/>
        <w:rPr>
          <w:b/>
          <w:bCs/>
        </w:rPr>
      </w:pPr>
      <w:r w:rsidRPr="00737B36">
        <w:rPr>
          <w:b/>
          <w:bCs/>
        </w:rPr>
        <w:t>[[fig-14]]</w:t>
      </w:r>
    </w:p>
    <w:p w14:paraId="09B281D6" w14:textId="4B78FD0E" w:rsidR="00737B36" w:rsidRPr="00737B36" w:rsidRDefault="00737B36" w:rsidP="00737B36">
      <w:pPr>
        <w:spacing w:line="360" w:lineRule="auto"/>
        <w:rPr>
          <w:b/>
          <w:bCs/>
        </w:rPr>
      </w:pPr>
      <w:r w:rsidRPr="00737B36">
        <w:rPr>
          <w:b/>
          <w:bCs/>
        </w:rPr>
        <w:t>[[fig-15]]</w:t>
      </w:r>
    </w:p>
    <w:p w14:paraId="1DAB0D15" w14:textId="5BA1A1E5" w:rsidR="002D3FAA" w:rsidRDefault="00EE1344" w:rsidP="00A96C62">
      <w:pPr>
        <w:spacing w:line="360" w:lineRule="auto"/>
        <w:ind w:firstLine="720"/>
      </w:pPr>
      <w:r w:rsidRPr="00301F09">
        <w:t>Text written on an object</w:t>
      </w:r>
      <w:r w:rsidR="002D3FAA" w:rsidRPr="00301F09">
        <w:t xml:space="preserve"> might</w:t>
      </w:r>
      <w:r w:rsidR="007C2DB8">
        <w:t xml:space="preserve"> even</w:t>
      </w:r>
      <w:r w:rsidR="002D3FAA" w:rsidRPr="00301F09">
        <w:t xml:space="preserve"> record </w:t>
      </w:r>
      <w:r w:rsidRPr="00301F09">
        <w:t>its</w:t>
      </w:r>
      <w:r w:rsidR="002D3FAA" w:rsidRPr="00301F09">
        <w:t xml:space="preserve"> modern discovery. On a Campanian Neck Amphora </w:t>
      </w:r>
      <w:r w:rsidR="0010018A" w:rsidRPr="00301F09">
        <w:t>(</w:t>
      </w:r>
      <w:hyperlink r:id="rId33" w:history="1">
        <w:r w:rsidR="002D3FAA" w:rsidRPr="00FF48F0">
          <w:t>82.AE.128</w:t>
        </w:r>
      </w:hyperlink>
      <w:r w:rsidR="0010018A" w:rsidRPr="00301F09">
        <w:t>)</w:t>
      </w:r>
      <w:r w:rsidR="00405601">
        <w:t>,</w:t>
      </w:r>
      <w:r w:rsidR="002D3FAA" w:rsidRPr="00301F09">
        <w:rPr>
          <w:rStyle w:val="EndnoteReference"/>
        </w:rPr>
        <w:endnoteReference w:id="38"/>
      </w:r>
      <w:r w:rsidR="002D3FAA" w:rsidRPr="00301F09">
        <w:t xml:space="preserve"> </w:t>
      </w:r>
      <w:r w:rsidR="00807870" w:rsidRPr="00301F09">
        <w:t>an inscription</w:t>
      </w:r>
      <w:r w:rsidR="002D3FAA" w:rsidRPr="00301F09">
        <w:t xml:space="preserve"> in pencil on the underside reads, “Found by myself at an Excavation at Nola” </w:t>
      </w:r>
      <w:r w:rsidR="002D3FAA" w:rsidRPr="00737B36">
        <w:t>(</w:t>
      </w:r>
      <w:hyperlink w:anchor="fig-16" w:history="1">
        <w:r w:rsidR="002D3FAA" w:rsidRPr="00737B36">
          <w:rPr>
            <w:rStyle w:val="Hyperlink"/>
          </w:rPr>
          <w:t xml:space="preserve">fig. </w:t>
        </w:r>
        <w:r w:rsidR="3FEF521E" w:rsidRPr="00737B36">
          <w:rPr>
            <w:rStyle w:val="Hyperlink"/>
          </w:rPr>
          <w:t>1</w:t>
        </w:r>
        <w:r w:rsidR="002B2F83" w:rsidRPr="00737B36">
          <w:rPr>
            <w:rStyle w:val="Hyperlink"/>
          </w:rPr>
          <w:t>6</w:t>
        </w:r>
      </w:hyperlink>
      <w:r w:rsidR="002D3FAA" w:rsidRPr="00737B36">
        <w:t>).</w:t>
      </w:r>
      <w:r w:rsidR="002D3FAA" w:rsidRPr="00301F09">
        <w:t xml:space="preserve"> The note, identified as the handwriting of the former owner, Spencer Compton, 2nd Marquess of Northampton, confirms that the vase was acquired during his residence in Italy from 1820 to 1830.</w:t>
      </w:r>
      <w:r w:rsidR="002D3FAA" w:rsidRPr="00301F09">
        <w:rPr>
          <w:vertAlign w:val="superscript"/>
        </w:rPr>
        <w:endnoteReference w:id="39"/>
      </w:r>
      <w:r w:rsidR="002D3FAA" w:rsidRPr="00301F09">
        <w:t xml:space="preserve"> </w:t>
      </w:r>
      <w:r w:rsidR="00807870" w:rsidRPr="00301F09">
        <w:t xml:space="preserve">But this is an exceptional case. </w:t>
      </w:r>
      <w:r w:rsidR="002D3FAA" w:rsidRPr="00301F09">
        <w:t xml:space="preserve">Rarely are </w:t>
      </w:r>
      <w:r w:rsidR="007A4336">
        <w:t xml:space="preserve">the </w:t>
      </w:r>
      <w:r w:rsidR="002D3FAA" w:rsidRPr="00301F09">
        <w:t>texts preserved on objects so informative</w:t>
      </w:r>
      <w:r w:rsidR="0064469D">
        <w:t xml:space="preserve"> (although</w:t>
      </w:r>
      <w:r w:rsidR="00807870" w:rsidRPr="00301F09">
        <w:t xml:space="preserve"> a</w:t>
      </w:r>
      <w:r w:rsidR="002D3FAA" w:rsidRPr="00301F09">
        <w:t>dditional notations on the underside of the same vase</w:t>
      </w:r>
      <w:r w:rsidR="00807870" w:rsidRPr="00301F09">
        <w:t xml:space="preserve"> currently</w:t>
      </w:r>
      <w:r w:rsidR="002D3FAA" w:rsidRPr="00301F09">
        <w:t xml:space="preserve"> elude explanation</w:t>
      </w:r>
      <w:r w:rsidR="0064469D">
        <w:t>,</w:t>
      </w:r>
      <w:r w:rsidR="00807870" w:rsidRPr="00301F09">
        <w:t xml:space="preserve"> </w:t>
      </w:r>
      <w:r w:rsidR="002D3FAA" w:rsidRPr="00301F09">
        <w:t xml:space="preserve">but </w:t>
      </w:r>
      <w:r w:rsidR="0064469D">
        <w:t xml:space="preserve">they </w:t>
      </w:r>
      <w:r w:rsidR="002D3FAA" w:rsidRPr="00301F09">
        <w:t>have been documented for future reference</w:t>
      </w:r>
      <w:r w:rsidR="00807870" w:rsidRPr="00301F09">
        <w:t>)</w:t>
      </w:r>
      <w:r w:rsidR="002D3FAA" w:rsidRPr="00301F09">
        <w:t>.</w:t>
      </w:r>
    </w:p>
    <w:p w14:paraId="60290EA5" w14:textId="56687A5C" w:rsidR="00737B36" w:rsidRPr="00737B36" w:rsidDel="001F4222" w:rsidRDefault="00737B36" w:rsidP="00737B36">
      <w:pPr>
        <w:spacing w:line="360" w:lineRule="auto"/>
        <w:rPr>
          <w:rStyle w:val="EndnoteReference"/>
          <w:b/>
          <w:bCs/>
        </w:rPr>
      </w:pPr>
      <w:r w:rsidRPr="00737B36">
        <w:rPr>
          <w:b/>
          <w:bCs/>
        </w:rPr>
        <w:t>[[fig-16]]</w:t>
      </w:r>
    </w:p>
    <w:p w14:paraId="14DC0657" w14:textId="1DD6BAAE" w:rsidR="0045F6B1" w:rsidRDefault="0045F6B1" w:rsidP="090348A2">
      <w:pPr>
        <w:spacing w:line="360" w:lineRule="auto"/>
        <w:ind w:firstLine="720"/>
      </w:pPr>
      <w:r>
        <w:t xml:space="preserve">In other cases, </w:t>
      </w:r>
      <w:r w:rsidR="53D811F6">
        <w:t>marks or stickers on an object can be tantalizingly incomplete. A small sticker on the base of a Statuette of a Bird with Two Chicks (96.AD.228)</w:t>
      </w:r>
      <w:r w:rsidRPr="45BC76E2">
        <w:rPr>
          <w:rStyle w:val="EndnoteReference"/>
        </w:rPr>
        <w:endnoteReference w:id="40"/>
      </w:r>
      <w:r w:rsidR="6A4EFD40">
        <w:t xml:space="preserve"> can be partially deciphered, with </w:t>
      </w:r>
      <w:r w:rsidR="00737B36">
        <w:t>“</w:t>
      </w:r>
      <w:r w:rsidR="0030213D">
        <w:t>6th</w:t>
      </w:r>
      <w:r w:rsidR="6A4EFD40">
        <w:t xml:space="preserve"> cent</w:t>
      </w:r>
      <w:r w:rsidR="0030213D">
        <w:t>.”</w:t>
      </w:r>
      <w:r w:rsidR="50542F38">
        <w:t xml:space="preserve"> and </w:t>
      </w:r>
      <w:r w:rsidR="00737B36">
        <w:t>“</w:t>
      </w:r>
      <w:r w:rsidR="50542F38">
        <w:t>BEOTIA [</w:t>
      </w:r>
      <w:r w:rsidR="50542F38" w:rsidRPr="5D8262F5">
        <w:rPr>
          <w:i/>
          <w:iCs/>
        </w:rPr>
        <w:t>sic</w:t>
      </w:r>
      <w:r w:rsidR="50542F38">
        <w:t xml:space="preserve">]” still visible </w:t>
      </w:r>
      <w:r w:rsidR="50542F38" w:rsidRPr="00737B36">
        <w:t>(</w:t>
      </w:r>
      <w:hyperlink w:anchor="fig-17" w:history="1">
        <w:r w:rsidR="50542F38" w:rsidRPr="00737B36">
          <w:rPr>
            <w:rStyle w:val="Hyperlink"/>
          </w:rPr>
          <w:t>fig. 1</w:t>
        </w:r>
        <w:r w:rsidR="002B2F83" w:rsidRPr="00737B36">
          <w:rPr>
            <w:rStyle w:val="Hyperlink"/>
          </w:rPr>
          <w:t>7</w:t>
        </w:r>
      </w:hyperlink>
      <w:r w:rsidR="50542F38" w:rsidRPr="00737B36">
        <w:t>).</w:t>
      </w:r>
      <w:r w:rsidR="6C73284C">
        <w:t xml:space="preserve"> But </w:t>
      </w:r>
      <w:r w:rsidR="6181B6D3">
        <w:t xml:space="preserve">whether this </w:t>
      </w:r>
      <w:r w:rsidR="00926373">
        <w:t xml:space="preserve">sticker </w:t>
      </w:r>
      <w:r w:rsidR="6181B6D3">
        <w:t>relates to the prior dealer, J.</w:t>
      </w:r>
      <w:r w:rsidR="00A96C62">
        <w:t xml:space="preserve"> </w:t>
      </w:r>
      <w:r w:rsidR="6181B6D3">
        <w:t xml:space="preserve">J. </w:t>
      </w:r>
      <w:r w:rsidR="6181B6D3">
        <w:lastRenderedPageBreak/>
        <w:t xml:space="preserve">Klejman, </w:t>
      </w:r>
      <w:r w:rsidR="7B723927">
        <w:t>and whether any of the other partial text has clues to its provenance or valuation is still to be determined</w:t>
      </w:r>
      <w:r w:rsidR="0F222893">
        <w:t>.</w:t>
      </w:r>
      <w:r w:rsidR="7B723927">
        <w:t xml:space="preserve"> </w:t>
      </w:r>
    </w:p>
    <w:p w14:paraId="79033622" w14:textId="611A86DB" w:rsidR="00737B36" w:rsidRPr="00737B36" w:rsidRDefault="00737B36" w:rsidP="00737B36">
      <w:pPr>
        <w:spacing w:line="360" w:lineRule="auto"/>
        <w:rPr>
          <w:b/>
          <w:bCs/>
        </w:rPr>
      </w:pPr>
      <w:r w:rsidRPr="00737B36">
        <w:rPr>
          <w:b/>
          <w:bCs/>
        </w:rPr>
        <w:t>[[fig-17]]</w:t>
      </w:r>
    </w:p>
    <w:p w14:paraId="779C4E05" w14:textId="77777777" w:rsidR="00500201" w:rsidRDefault="00500201" w:rsidP="090348A2">
      <w:pPr>
        <w:spacing w:line="360" w:lineRule="auto"/>
        <w:ind w:firstLine="720"/>
      </w:pPr>
    </w:p>
    <w:p w14:paraId="5ABF1E15" w14:textId="401ECE6B" w:rsidR="002D3FAA" w:rsidRPr="00301F09" w:rsidDel="001F4222" w:rsidRDefault="3862F305" w:rsidP="00737B36">
      <w:pPr>
        <w:pStyle w:val="Heading5"/>
      </w:pPr>
      <w:r w:rsidRPr="00DD41CB">
        <w:t>Stamps and Seals</w:t>
      </w:r>
    </w:p>
    <w:p w14:paraId="57630A99" w14:textId="4251F6D3" w:rsidR="002D3FAA" w:rsidRDefault="002D3FAA" w:rsidP="00737B36">
      <w:pPr>
        <w:spacing w:line="360" w:lineRule="auto"/>
      </w:pPr>
      <w:r w:rsidRPr="00301F09">
        <w:t>Stamps and seals might speak to an object’s prior ownership or movement, but these can be difficult to interpret without comparable examples</w:t>
      </w:r>
      <w:r w:rsidR="00EE1344" w:rsidRPr="00301F09">
        <w:t xml:space="preserve">. </w:t>
      </w:r>
      <w:r w:rsidRPr="00301F09">
        <w:t>This was the case with a partially preserved red wax seal on the underside of a</w:t>
      </w:r>
      <w:r w:rsidR="0064469D">
        <w:t>n Attic</w:t>
      </w:r>
      <w:r w:rsidR="00AE3F27" w:rsidRPr="00301F09">
        <w:t xml:space="preserve"> Red-Figure A</w:t>
      </w:r>
      <w:r w:rsidRPr="00301F09">
        <w:t xml:space="preserve">skos </w:t>
      </w:r>
      <w:r w:rsidR="0069086C" w:rsidRPr="00301F09">
        <w:t>(</w:t>
      </w:r>
      <w:hyperlink r:id="rId34" w:history="1">
        <w:r w:rsidRPr="00FF48F0">
          <w:t>83.AE.396</w:t>
        </w:r>
      </w:hyperlink>
      <w:r w:rsidR="0069086C" w:rsidRPr="00301F09">
        <w:t>)</w:t>
      </w:r>
      <w:r w:rsidRPr="00301F09">
        <w:t>.</w:t>
      </w:r>
      <w:r w:rsidRPr="00301F09">
        <w:rPr>
          <w:rStyle w:val="EndnoteReference"/>
        </w:rPr>
        <w:endnoteReference w:id="41"/>
      </w:r>
      <w:r w:rsidRPr="00301F09">
        <w:t xml:space="preserve"> The seal has a coat</w:t>
      </w:r>
      <w:r w:rsidR="0064469D">
        <w:t xml:space="preserve"> </w:t>
      </w:r>
      <w:r w:rsidRPr="00301F09">
        <w:t>of</w:t>
      </w:r>
      <w:r w:rsidR="0064469D">
        <w:t xml:space="preserve"> </w:t>
      </w:r>
      <w:r w:rsidRPr="00301F09">
        <w:t>arms encircled by text that reads</w:t>
      </w:r>
      <w:r w:rsidR="004E3A30">
        <w:t>:</w:t>
      </w:r>
      <w:r w:rsidRPr="00301F09">
        <w:t xml:space="preserve"> “Ferdinando II Re del Re [. . .] di Antichità”</w:t>
      </w:r>
      <w:r w:rsidR="004E3A30">
        <w:t>;</w:t>
      </w:r>
      <w:r w:rsidRPr="00301F09">
        <w:t xml:space="preserve"> </w:t>
      </w:r>
      <w:r w:rsidR="004E3A30">
        <w:t xml:space="preserve">it </w:t>
      </w:r>
      <w:r w:rsidRPr="00301F09">
        <w:t>was initially interpreted as a collection mark for King Ferdinand II of the Two Sicilies (1810–1859)</w:t>
      </w:r>
      <w:r w:rsidR="00CA079B" w:rsidRPr="00301F09">
        <w:t xml:space="preserve"> </w:t>
      </w:r>
      <w:r w:rsidR="00CA079B" w:rsidRPr="00737B36">
        <w:t>(</w:t>
      </w:r>
      <w:hyperlink w:anchor="fig-18" w:history="1">
        <w:r w:rsidR="00CA079B" w:rsidRPr="00737B36">
          <w:rPr>
            <w:rStyle w:val="Hyperlink"/>
          </w:rPr>
          <w:t>fig. 1</w:t>
        </w:r>
        <w:r w:rsidR="0079491F" w:rsidRPr="00737B36">
          <w:rPr>
            <w:rStyle w:val="Hyperlink"/>
          </w:rPr>
          <w:t>8</w:t>
        </w:r>
      </w:hyperlink>
      <w:r w:rsidR="00CA079B" w:rsidRPr="00737B36">
        <w:t>)</w:t>
      </w:r>
      <w:r w:rsidRPr="00737B36">
        <w:t>.</w:t>
      </w:r>
      <w:r w:rsidRPr="00301F09">
        <w:t xml:space="preserve"> However, research revealed that it is in fact an export seal of the Commission of Antiquities and Fine Arts </w:t>
      </w:r>
      <w:r w:rsidR="0064469D">
        <w:t>(</w:t>
      </w:r>
      <w:r w:rsidRPr="00301F09">
        <w:t>Commissione di Antichità e Belle Arti</w:t>
      </w:r>
      <w:r w:rsidR="00CA079B">
        <w:t>)</w:t>
      </w:r>
      <w:r w:rsidRPr="00301F09">
        <w:t xml:space="preserve"> for the Kingdom of the Two Sicilies, which included Sicily, Naples, and much of southern Italy, issued during Ferdinand II’s reign</w:t>
      </w:r>
      <w:r w:rsidR="00CA079B">
        <w:t>,</w:t>
      </w:r>
      <w:r w:rsidRPr="00301F09">
        <w:t xml:space="preserve"> 1830–59.</w:t>
      </w:r>
      <w:r w:rsidRPr="00301F09">
        <w:rPr>
          <w:vertAlign w:val="superscript"/>
        </w:rPr>
        <w:endnoteReference w:id="42"/>
      </w:r>
      <w:r w:rsidRPr="00301F09">
        <w:t xml:space="preserve"> This seal dates to a period of formalized export procedures: the stamp design was standardized (with the Bourbon coat</w:t>
      </w:r>
      <w:r w:rsidR="00CA079B">
        <w:t xml:space="preserve"> </w:t>
      </w:r>
      <w:r w:rsidRPr="00301F09">
        <w:t>of</w:t>
      </w:r>
      <w:r w:rsidR="00CA079B">
        <w:t xml:space="preserve"> </w:t>
      </w:r>
      <w:r w:rsidRPr="00301F09">
        <w:t>arms and the name of the sovereign)</w:t>
      </w:r>
      <w:r w:rsidR="00495097">
        <w:t>,</w:t>
      </w:r>
      <w:r w:rsidRPr="00301F09">
        <w:t xml:space="preserve"> and export-approved objects were recorded on lists provided to the customs office. These preserved inventory lists </w:t>
      </w:r>
      <w:r w:rsidR="00495097">
        <w:t>(</w:t>
      </w:r>
      <w:r w:rsidRPr="00301F09">
        <w:t>currently unpublished</w:t>
      </w:r>
      <w:r w:rsidR="00495097">
        <w:t xml:space="preserve">) give only </w:t>
      </w:r>
      <w:r w:rsidRPr="00301F09">
        <w:t>basic descriptions and dimensions, making the identification of specific objects difficult.</w:t>
      </w:r>
      <w:r w:rsidRPr="00301F09">
        <w:rPr>
          <w:vertAlign w:val="superscript"/>
        </w:rPr>
        <w:endnoteReference w:id="43"/>
      </w:r>
      <w:r w:rsidRPr="00301F09">
        <w:t xml:space="preserve"> While the identity of the nineteenth-century owner of </w:t>
      </w:r>
      <w:r w:rsidR="00AE3F27" w:rsidRPr="00301F09">
        <w:t>the askos</w:t>
      </w:r>
      <w:r w:rsidRPr="00301F09">
        <w:t xml:space="preserve"> remains unknown, the export stamp establishes the year by which it could have left Italy</w:t>
      </w:r>
      <w:r w:rsidR="00AE3F27" w:rsidRPr="00301F09">
        <w:t>.</w:t>
      </w:r>
      <w:r w:rsidRPr="00301F09">
        <w:t xml:space="preserve"> </w:t>
      </w:r>
    </w:p>
    <w:p w14:paraId="3348EEDC" w14:textId="7A2B680F" w:rsidR="00737B36" w:rsidRPr="00737B36" w:rsidRDefault="00737B36" w:rsidP="00737B36">
      <w:pPr>
        <w:spacing w:line="360" w:lineRule="auto"/>
        <w:rPr>
          <w:b/>
          <w:bCs/>
        </w:rPr>
      </w:pPr>
      <w:r w:rsidRPr="00737B36">
        <w:rPr>
          <w:b/>
          <w:bCs/>
        </w:rPr>
        <w:t>[[fig-18]]</w:t>
      </w:r>
    </w:p>
    <w:p w14:paraId="3F4103D7" w14:textId="03B8A78C" w:rsidR="002D3FAA" w:rsidRDefault="3C5DF1AE" w:rsidP="00D7382D">
      <w:pPr>
        <w:spacing w:line="360" w:lineRule="auto"/>
        <w:ind w:firstLine="720"/>
      </w:pPr>
      <w:r w:rsidRPr="00301F09">
        <w:t>There are no databases of dealer stamps, stickers</w:t>
      </w:r>
      <w:r w:rsidR="00911DCE">
        <w:t>,</w:t>
      </w:r>
      <w:r w:rsidRPr="00301F09">
        <w:t xml:space="preserve"> and labels, but comparisons can fruitfully </w:t>
      </w:r>
      <w:r w:rsidR="00911DCE">
        <w:t xml:space="preserve">be </w:t>
      </w:r>
      <w:r w:rsidRPr="00301F09">
        <w:t>made when these are documented in collection databases or publications</w:t>
      </w:r>
      <w:r w:rsidR="00965982">
        <w:t xml:space="preserve"> (see also “</w:t>
      </w:r>
      <w:hyperlink r:id="rId35" w:history="1">
        <w:r w:rsidR="00965982" w:rsidRPr="00737B36">
          <w:rPr>
            <w:rStyle w:val="Hyperlink"/>
          </w:rPr>
          <w:t>Marks of Ownership</w:t>
        </w:r>
      </w:hyperlink>
      <w:r w:rsidR="00965982">
        <w:t xml:space="preserve">” in </w:t>
      </w:r>
      <w:r w:rsidR="00737B36">
        <w:t>this chapter</w:t>
      </w:r>
      <w:r w:rsidR="00965982">
        <w:t xml:space="preserve"> for resources)</w:t>
      </w:r>
      <w:r w:rsidRPr="00301F09">
        <w:t>.</w:t>
      </w:r>
      <w:r w:rsidR="00AE3F27" w:rsidRPr="00301F09">
        <w:rPr>
          <w:rStyle w:val="EndnoteReference"/>
        </w:rPr>
        <w:endnoteReference w:id="44"/>
      </w:r>
      <w:r w:rsidR="291599A5" w:rsidRPr="00301F09">
        <w:t xml:space="preserve"> </w:t>
      </w:r>
      <w:r w:rsidR="002D3FAA" w:rsidRPr="00301F09">
        <w:t>Such is the case with</w:t>
      </w:r>
      <w:r w:rsidR="00C45C3E">
        <w:t xml:space="preserve"> a</w:t>
      </w:r>
      <w:r w:rsidR="00F1155A">
        <w:t xml:space="preserve"> Romano-Egyptian funerary portrait painted on wooden panel</w:t>
      </w:r>
      <w:r w:rsidR="002D3FAA" w:rsidRPr="00301F09">
        <w:t xml:space="preserve"> </w:t>
      </w:r>
      <w:r w:rsidR="288C990C" w:rsidRPr="00301F09">
        <w:t>(</w:t>
      </w:r>
      <w:hyperlink r:id="rId36" w:history="1">
        <w:r w:rsidR="002D3FAA" w:rsidRPr="00301F09">
          <w:t>79.AP.129</w:t>
        </w:r>
      </w:hyperlink>
      <w:r w:rsidR="288C990C" w:rsidRPr="00301F09">
        <w:t>)</w:t>
      </w:r>
      <w:r w:rsidR="002D3FAA" w:rsidRPr="00301F09">
        <w:rPr>
          <w:rStyle w:val="EndnoteReference"/>
        </w:rPr>
        <w:endnoteReference w:id="45"/>
      </w:r>
      <w:r w:rsidR="002D3FAA" w:rsidRPr="00301F09">
        <w:t xml:space="preserve"> </w:t>
      </w:r>
      <w:r w:rsidR="00C45C3E">
        <w:t xml:space="preserve">that </w:t>
      </w:r>
      <w:r w:rsidR="002D3FAA" w:rsidRPr="00301F09">
        <w:t xml:space="preserve">has two partially preserved triangular stamps on its reverse </w:t>
      </w:r>
      <w:r w:rsidR="002D3FAA" w:rsidRPr="00737B36">
        <w:t>(</w:t>
      </w:r>
      <w:hyperlink w:anchor="fig-19" w:history="1">
        <w:r w:rsidR="002D3FAA" w:rsidRPr="00737B36">
          <w:rPr>
            <w:rStyle w:val="Hyperlink"/>
          </w:rPr>
          <w:t>fig. 1</w:t>
        </w:r>
        <w:r w:rsidR="0079491F" w:rsidRPr="00737B36">
          <w:rPr>
            <w:rStyle w:val="Hyperlink"/>
          </w:rPr>
          <w:t>9</w:t>
        </w:r>
      </w:hyperlink>
      <w:r w:rsidR="002D3FAA" w:rsidRPr="00737B36">
        <w:t>).</w:t>
      </w:r>
      <w:r w:rsidR="002D3FAA" w:rsidRPr="00301F09">
        <w:t xml:space="preserve"> Based on </w:t>
      </w:r>
      <w:r w:rsidR="00AC7917">
        <w:t>a documented sequence of stamps</w:t>
      </w:r>
      <w:r w:rsidR="002D3FAA" w:rsidRPr="00301F09">
        <w:t>, the</w:t>
      </w:r>
      <w:r w:rsidR="00AC7917">
        <w:t>se</w:t>
      </w:r>
      <w:r w:rsidR="002D3FAA" w:rsidRPr="00301F09">
        <w:t xml:space="preserve"> stamps were issued by the Bundesdenkmalamt of Austria and can be dated to between April 1939 and November 1942.</w:t>
      </w:r>
      <w:r w:rsidR="002D3FAA" w:rsidRPr="00301F09">
        <w:rPr>
          <w:vertAlign w:val="superscript"/>
        </w:rPr>
        <w:endnoteReference w:id="46"/>
      </w:r>
      <w:r w:rsidR="002D3FAA" w:rsidRPr="00301F09">
        <w:t xml:space="preserve"> </w:t>
      </w:r>
      <w:r w:rsidR="216D7E1C" w:rsidRPr="00301F09">
        <w:t>In recent years, t</w:t>
      </w:r>
      <w:r w:rsidR="002D3FAA" w:rsidRPr="00301F09">
        <w:t>he APPEAR</w:t>
      </w:r>
      <w:r w:rsidR="00F1155A">
        <w:t xml:space="preserve"> project</w:t>
      </w:r>
      <w:r w:rsidR="002D3FAA" w:rsidRPr="00301F09">
        <w:t xml:space="preserve"> (Ancient Panel Paintings: Examination, Analysis and Research) has facilitated comparisons of stamps and markings, </w:t>
      </w:r>
      <w:r w:rsidR="216D7E1C" w:rsidRPr="00301F09">
        <w:t>such as</w:t>
      </w:r>
      <w:r w:rsidR="002D3FAA" w:rsidRPr="00301F09">
        <w:t xml:space="preserve"> those associated with</w:t>
      </w:r>
      <w:r w:rsidR="47903DD1" w:rsidRPr="00301F09">
        <w:t xml:space="preserve"> </w:t>
      </w:r>
      <w:r w:rsidR="6047AFC7">
        <w:t xml:space="preserve">a </w:t>
      </w:r>
      <w:r w:rsidR="00405CDB" w:rsidRPr="00301F09">
        <w:t xml:space="preserve">dealer </w:t>
      </w:r>
      <w:r w:rsidR="00405CDB">
        <w:t xml:space="preserve">of </w:t>
      </w:r>
      <w:r w:rsidR="47903DD1" w:rsidRPr="00301F09">
        <w:t>Egyptian antiquities</w:t>
      </w:r>
      <w:r w:rsidR="00405CDB">
        <w:t>,</w:t>
      </w:r>
      <w:r w:rsidR="47903DD1" w:rsidRPr="00301F09">
        <w:t xml:space="preserve"> </w:t>
      </w:r>
      <w:r w:rsidR="002D3FAA" w:rsidRPr="00301F09">
        <w:t>Theodor Graf</w:t>
      </w:r>
      <w:r w:rsidR="23F63F28" w:rsidRPr="00301F09">
        <w:t xml:space="preserve"> (1840</w:t>
      </w:r>
      <w:r w:rsidR="00A96C62">
        <w:t>–</w:t>
      </w:r>
      <w:r w:rsidR="23F63F28" w:rsidRPr="00301F09">
        <w:t>1903)</w:t>
      </w:r>
      <w:r w:rsidR="002D3FAA" w:rsidRPr="00301F09">
        <w:t>.</w:t>
      </w:r>
      <w:r w:rsidR="002D3FAA" w:rsidRPr="00301F09">
        <w:rPr>
          <w:vertAlign w:val="superscript"/>
        </w:rPr>
        <w:endnoteReference w:id="47"/>
      </w:r>
      <w:r w:rsidR="216D7E1C" w:rsidRPr="00301F09">
        <w:t xml:space="preserve"> </w:t>
      </w:r>
      <w:r w:rsidR="00A439CF" w:rsidRPr="00A439CF">
        <w:t xml:space="preserve">Ancient wooden panels are structurally similar to more modern panel paintings, and they often retain similar kinds of stamps and written text applied by dealers and </w:t>
      </w:r>
      <w:r w:rsidR="00A439CF" w:rsidRPr="00A439CF">
        <w:lastRenderedPageBreak/>
        <w:t>collectors.</w:t>
      </w:r>
      <w:r w:rsidR="00A439CF">
        <w:t xml:space="preserve"> </w:t>
      </w:r>
      <w:r w:rsidR="216D7E1C" w:rsidRPr="00301F09">
        <w:t>Note, however, that</w:t>
      </w:r>
      <w:r w:rsidR="002D3FAA" w:rsidRPr="00301F09">
        <w:t xml:space="preserve"> </w:t>
      </w:r>
      <w:r w:rsidR="33B98A16" w:rsidRPr="00301F09">
        <w:t xml:space="preserve">any </w:t>
      </w:r>
      <w:r w:rsidR="216D7E1C" w:rsidRPr="00301F09">
        <w:t xml:space="preserve">labels </w:t>
      </w:r>
      <w:r w:rsidR="0FF5CA71" w:rsidRPr="00301F09">
        <w:t xml:space="preserve">on an object </w:t>
      </w:r>
      <w:r w:rsidR="002D3FAA" w:rsidRPr="00301F09">
        <w:t xml:space="preserve">are subject to concerns of authenticity and where possible should be confirmed against other sources. </w:t>
      </w:r>
    </w:p>
    <w:p w14:paraId="4842C34F" w14:textId="403D1079" w:rsidR="00737B36" w:rsidRPr="00737B36" w:rsidRDefault="00737B36" w:rsidP="00737B36">
      <w:pPr>
        <w:spacing w:line="360" w:lineRule="auto"/>
        <w:rPr>
          <w:b/>
          <w:bCs/>
        </w:rPr>
      </w:pPr>
      <w:r w:rsidRPr="00737B36">
        <w:rPr>
          <w:b/>
          <w:bCs/>
        </w:rPr>
        <w:t>[[fig-19]]</w:t>
      </w:r>
    </w:p>
    <w:p w14:paraId="73AE720C" w14:textId="77777777" w:rsidR="002D3FAA" w:rsidRPr="00301F09" w:rsidRDefault="002D3FAA" w:rsidP="00D7382D">
      <w:pPr>
        <w:spacing w:line="360" w:lineRule="auto"/>
      </w:pPr>
    </w:p>
    <w:p w14:paraId="538664CA" w14:textId="10C33D93" w:rsidR="002D3FAA" w:rsidRPr="00D32A4F" w:rsidRDefault="002D3FAA" w:rsidP="00737B36">
      <w:pPr>
        <w:pStyle w:val="Heading4"/>
        <w:rPr>
          <w:i w:val="0"/>
          <w:iCs w:val="0"/>
        </w:rPr>
      </w:pPr>
      <w:r w:rsidRPr="00D32A4F">
        <w:rPr>
          <w:i w:val="0"/>
          <w:iCs w:val="0"/>
        </w:rPr>
        <w:t xml:space="preserve">Case </w:t>
      </w:r>
      <w:r w:rsidR="00B21D53" w:rsidRPr="00D32A4F">
        <w:rPr>
          <w:i w:val="0"/>
          <w:iCs w:val="0"/>
        </w:rPr>
        <w:t>Study</w:t>
      </w:r>
      <w:r w:rsidRPr="00D32A4F">
        <w:rPr>
          <w:i w:val="0"/>
          <w:iCs w:val="0"/>
        </w:rPr>
        <w:t xml:space="preserve">: A </w:t>
      </w:r>
      <w:r w:rsidR="00B21D53" w:rsidRPr="00D32A4F">
        <w:rPr>
          <w:i w:val="0"/>
          <w:iCs w:val="0"/>
        </w:rPr>
        <w:t>Mystery Monogram</w:t>
      </w:r>
    </w:p>
    <w:p w14:paraId="79839D35" w14:textId="5410CFD0" w:rsidR="002D3FAA" w:rsidRDefault="002D3FAA" w:rsidP="00E54D44">
      <w:pPr>
        <w:spacing w:line="360" w:lineRule="auto"/>
      </w:pPr>
      <w:r w:rsidRPr="00301F09">
        <w:t xml:space="preserve">In 1978 Malcolm Wiener donated a group of nineteen objects to the Getty Museum that included five small Etruscan bronze statuettes </w:t>
      </w:r>
      <w:r w:rsidR="005722E9" w:rsidRPr="00301F09">
        <w:t>(</w:t>
      </w:r>
      <w:hyperlink r:id="rId37" w:history="1">
        <w:r w:rsidRPr="00CB7C98">
          <w:t>78.AB.408.1</w:t>
        </w:r>
      </w:hyperlink>
      <w:r w:rsidR="000E4D56">
        <w:t>–</w:t>
      </w:r>
      <w:r w:rsidR="2149244D">
        <w:t>.</w:t>
      </w:r>
      <w:r w:rsidR="000E4D56">
        <w:t>5</w:t>
      </w:r>
      <w:r w:rsidR="005722E9" w:rsidRPr="00301F09">
        <w:t>)</w:t>
      </w:r>
      <w:r w:rsidR="00CB7C98">
        <w:t>.</w:t>
      </w:r>
      <w:r w:rsidRPr="00301F09">
        <w:rPr>
          <w:rStyle w:val="EndnoteReference"/>
        </w:rPr>
        <w:endnoteReference w:id="48"/>
      </w:r>
      <w:r w:rsidRPr="00301F09">
        <w:t xml:space="preserve"> According to museum files, these statuettes had no provenance information and were unpublished. Black-and-white photo</w:t>
      </w:r>
      <w:r w:rsidR="000E4D56">
        <w:t>graph</w:t>
      </w:r>
      <w:r w:rsidRPr="00301F09">
        <w:t xml:space="preserve">s of the objects, likely taken shortly after their acquisition, show one main view of each, with no noticeable labels or marks. However, on viewing these objects in storage, collector’s marks and notes, written in white ink, were discovered on the undersides </w:t>
      </w:r>
      <w:r w:rsidR="00D32A4F" w:rsidRPr="00D32A4F">
        <w:rPr>
          <w:i/>
          <w:iCs/>
        </w:rPr>
        <w:t>[AUS: OR IS IT THE BACKS?]</w:t>
      </w:r>
      <w:r w:rsidR="00D32A4F">
        <w:t xml:space="preserve"> </w:t>
      </w:r>
      <w:r w:rsidRPr="00301F09">
        <w:t xml:space="preserve">of four of the five statuettes </w:t>
      </w:r>
      <w:r w:rsidRPr="00D32A4F">
        <w:t>(</w:t>
      </w:r>
      <w:hyperlink w:anchor="fig-20" w:history="1">
        <w:r w:rsidRPr="00D32A4F">
          <w:rPr>
            <w:rStyle w:val="Hyperlink"/>
          </w:rPr>
          <w:t xml:space="preserve">fig. </w:t>
        </w:r>
        <w:r w:rsidR="0079491F" w:rsidRPr="00D32A4F">
          <w:rPr>
            <w:rStyle w:val="Hyperlink"/>
          </w:rPr>
          <w:t>20</w:t>
        </w:r>
      </w:hyperlink>
      <w:r w:rsidRPr="00D32A4F">
        <w:t>).</w:t>
      </w:r>
      <w:r>
        <w:t xml:space="preserve"> </w:t>
      </w:r>
    </w:p>
    <w:p w14:paraId="5DB83AC5" w14:textId="0CBE7B0A" w:rsidR="00D32A4F" w:rsidRPr="00D32A4F" w:rsidRDefault="00D32A4F" w:rsidP="00E54D44">
      <w:pPr>
        <w:spacing w:line="360" w:lineRule="auto"/>
        <w:rPr>
          <w:b/>
          <w:bCs/>
        </w:rPr>
      </w:pPr>
      <w:r w:rsidRPr="00D32A4F">
        <w:rPr>
          <w:b/>
          <w:bCs/>
        </w:rPr>
        <w:t>[[fig-20]]</w:t>
      </w:r>
    </w:p>
    <w:p w14:paraId="250416BC" w14:textId="43A0477F" w:rsidR="005643D0" w:rsidRDefault="002D3FAA" w:rsidP="00D7382D">
      <w:pPr>
        <w:spacing w:line="360" w:lineRule="auto"/>
      </w:pPr>
      <w:r w:rsidRPr="00301F09">
        <w:tab/>
        <w:t>Most of the inscriptions follow a similar form, with a location, some sort of inventory number</w:t>
      </w:r>
      <w:r w:rsidR="00850051" w:rsidRPr="00301F09">
        <w:t xml:space="preserve"> </w:t>
      </w:r>
      <w:r w:rsidR="00E539A2" w:rsidRPr="00301F09">
        <w:t xml:space="preserve">including </w:t>
      </w:r>
      <w:r w:rsidR="00850051" w:rsidRPr="00301F09">
        <w:t>a letter and numbe</w:t>
      </w:r>
      <w:r w:rsidR="00127CCF" w:rsidRPr="00301F09">
        <w:t>r</w:t>
      </w:r>
      <w:r w:rsidR="008E71D5" w:rsidRPr="00301F09">
        <w:t xml:space="preserve"> (preserved examples are “</w:t>
      </w:r>
      <w:r w:rsidR="00127CCF" w:rsidRPr="00301F09">
        <w:t>I.9,</w:t>
      </w:r>
      <w:r w:rsidR="008E71D5" w:rsidRPr="00301F09">
        <w:t>” “</w:t>
      </w:r>
      <w:r w:rsidR="00127CCF" w:rsidRPr="00301F09">
        <w:t>Y.2,</w:t>
      </w:r>
      <w:r w:rsidR="008E71D5" w:rsidRPr="00301F09">
        <w:t>” and</w:t>
      </w:r>
      <w:r w:rsidR="00127CCF" w:rsidRPr="00301F09">
        <w:t xml:space="preserve"> </w:t>
      </w:r>
      <w:r w:rsidR="008E71D5" w:rsidRPr="00301F09">
        <w:t>“</w:t>
      </w:r>
      <w:r w:rsidR="00127CCF" w:rsidRPr="00301F09">
        <w:t>RI.17”</w:t>
      </w:r>
      <w:r w:rsidR="008E71D5" w:rsidRPr="00301F09">
        <w:t>)</w:t>
      </w:r>
      <w:r w:rsidR="00E539A2" w:rsidRPr="00301F09">
        <w:t xml:space="preserve">, </w:t>
      </w:r>
      <w:r w:rsidRPr="00301F09">
        <w:t xml:space="preserve">and “HF” written as a ligature. None of the other objects in Wiener’s 1978 donation group had similar markings, suggesting that these were likely from an earlier collector. </w:t>
      </w:r>
      <w:r w:rsidR="005643D0">
        <w:t>T</w:t>
      </w:r>
      <w:r w:rsidRPr="00301F09">
        <w:t xml:space="preserve">racking down the </w:t>
      </w:r>
      <w:r w:rsidR="000E4D56" w:rsidRPr="00301F09">
        <w:t xml:space="preserve">“HF” </w:t>
      </w:r>
      <w:r w:rsidRPr="00301F09">
        <w:t>monogram proved surprisingly straightforward, thanks to a digitized resource available at the time. A Google Books search for “HF collector’s mark” brought up a catalogue of the Lord McAlpine collection with an introductory section on documented marks and labels, including an HF monogram in white ink.</w:t>
      </w:r>
      <w:r w:rsidRPr="00301F09">
        <w:rPr>
          <w:vertAlign w:val="superscript"/>
        </w:rPr>
        <w:endnoteReference w:id="49"/>
      </w:r>
      <w:r w:rsidRPr="00301F09">
        <w:t xml:space="preserve"> According to the McAlpine catalogue, the HF annotation was used by Dr. Hugh Fawcett (1891–1982), a collector of ethnological and archaeological objects. </w:t>
      </w:r>
    </w:p>
    <w:p w14:paraId="5FCE7AA7" w14:textId="72C63509" w:rsidR="002D3FAA" w:rsidRDefault="002D3FAA" w:rsidP="005643D0">
      <w:pPr>
        <w:spacing w:line="360" w:lineRule="auto"/>
        <w:ind w:firstLine="720"/>
      </w:pPr>
      <w:r w:rsidRPr="00301F09">
        <w:t>This confirmed Fawcett as a prior collector</w:t>
      </w:r>
      <w:r w:rsidR="00990726">
        <w:t xml:space="preserve"> of</w:t>
      </w:r>
      <w:r w:rsidRPr="00301F09">
        <w:t xml:space="preserve"> the four bronzes, but when did these bronzes enter and leave his collection? And what did </w:t>
      </w:r>
      <w:r w:rsidR="00C61F14" w:rsidRPr="00301F09">
        <w:t>Fawcett’s</w:t>
      </w:r>
      <w:r w:rsidRPr="00301F09">
        <w:t xml:space="preserve"> other annotations</w:t>
      </w:r>
      <w:r w:rsidR="00031B4F" w:rsidRPr="00301F09">
        <w:t>,</w:t>
      </w:r>
      <w:r w:rsidR="00DD046E" w:rsidRPr="00301F09">
        <w:t xml:space="preserve"> </w:t>
      </w:r>
      <w:r w:rsidR="00C61F14" w:rsidRPr="00301F09">
        <w:t xml:space="preserve">such as </w:t>
      </w:r>
      <w:r w:rsidR="00DD046E" w:rsidRPr="00301F09">
        <w:t xml:space="preserve">place names and inventory numbers, mean? </w:t>
      </w:r>
      <w:r w:rsidR="00C61F14" w:rsidRPr="00301F09">
        <w:t>Is the note on</w:t>
      </w:r>
      <w:r w:rsidR="00DD046E" w:rsidRPr="00301F09">
        <w:t xml:space="preserve"> back of the </w:t>
      </w:r>
      <w:r w:rsidR="00083EC8" w:rsidRPr="00301F09">
        <w:t xml:space="preserve">Statuette of a Sacrificing Woman, </w:t>
      </w:r>
      <w:r w:rsidR="00031B4F" w:rsidRPr="00301F09">
        <w:t>“(Tomb) Ovieto Italy</w:t>
      </w:r>
      <w:r w:rsidR="00C61F14" w:rsidRPr="00301F09">
        <w:t>,”</w:t>
      </w:r>
      <w:r w:rsidR="00031B4F" w:rsidRPr="00301F09">
        <w:t xml:space="preserve"> </w:t>
      </w:r>
      <w:r w:rsidR="00C61F14" w:rsidRPr="00301F09">
        <w:t>documenting a findspot or a later attribution?</w:t>
      </w:r>
      <w:r w:rsidRPr="00301F09">
        <w:t xml:space="preserve"> Over his years of collecting, Fawcett amassed more than 8,000 objects and periodically sold off redundant and lesser works through various auction houses in order to acquire specimens of higher quality.</w:t>
      </w:r>
      <w:r w:rsidRPr="00301F09">
        <w:rPr>
          <w:vertAlign w:val="superscript"/>
        </w:rPr>
        <w:endnoteReference w:id="50"/>
      </w:r>
      <w:r w:rsidRPr="00301F09">
        <w:t xml:space="preserve"> In 1980 he sold a majority of his collection to the Bristol Museum and Art Gallery in Bristol, England, which also holds his personal archives. In tracking down the sale of Fawcett’s surplus objects, we found that his name is linked to more than a dozen </w:t>
      </w:r>
      <w:r w:rsidRPr="00301F09">
        <w:lastRenderedPageBreak/>
        <w:t xml:space="preserve">Sotheby’s auction catalogues from the late 1930s until the early 1980s. A review of the Fawcett material revealed a possible match in a 1963 </w:t>
      </w:r>
      <w:r w:rsidR="005643D0">
        <w:t>a</w:t>
      </w:r>
      <w:r w:rsidRPr="00301F09">
        <w:t>ntiquities sale</w:t>
      </w:r>
      <w:r w:rsidR="005643D0">
        <w:t xml:space="preserve">: </w:t>
      </w:r>
      <w:r w:rsidRPr="00301F09">
        <w:t>a group of bronze statuettes</w:t>
      </w:r>
      <w:r w:rsidR="005643D0">
        <w:t>,</w:t>
      </w:r>
      <w:r w:rsidRPr="00301F09">
        <w:t xml:space="preserve"> including figures of a lion and dog with the same dimensions as the Getty objects.</w:t>
      </w:r>
      <w:r w:rsidRPr="00301F09">
        <w:rPr>
          <w:vertAlign w:val="superscript"/>
        </w:rPr>
        <w:endnoteReference w:id="51"/>
      </w:r>
      <w:r w:rsidRPr="00301F09">
        <w:t xml:space="preserve"> Providing further confirmation, the auction catalogue includes a price list</w:t>
      </w:r>
      <w:r w:rsidRPr="00301F09">
        <w:rPr>
          <w:rStyle w:val="EndnoteReference"/>
        </w:rPr>
        <w:endnoteReference w:id="52"/>
      </w:r>
      <w:r w:rsidRPr="00301F09">
        <w:t xml:space="preserve"> with the buyer names, revealing that the lot was sold to “Wiener,</w:t>
      </w:r>
      <w:r w:rsidR="005643D0">
        <w:t xml:space="preserve"> M. H.,</w:t>
      </w:r>
      <w:r w:rsidRPr="00301F09">
        <w:t xml:space="preserve">” the same Malcolm Wiener who donated the bronzes in </w:t>
      </w:r>
      <w:r w:rsidRPr="00D32A4F">
        <w:t>1978 (</w:t>
      </w:r>
      <w:hyperlink w:anchor="fig-21" w:history="1">
        <w:r w:rsidRPr="00D32A4F">
          <w:rPr>
            <w:rStyle w:val="Hyperlink"/>
          </w:rPr>
          <w:t xml:space="preserve">fig. </w:t>
        </w:r>
        <w:r w:rsidR="0079491F" w:rsidRPr="00D32A4F">
          <w:rPr>
            <w:rStyle w:val="Hyperlink"/>
          </w:rPr>
          <w:t>21</w:t>
        </w:r>
      </w:hyperlink>
      <w:r w:rsidRPr="00D32A4F">
        <w:t>).</w:t>
      </w:r>
      <w:r w:rsidRPr="00301F09">
        <w:t xml:space="preserve"> </w:t>
      </w:r>
    </w:p>
    <w:p w14:paraId="0AEAAC8F" w14:textId="70429536" w:rsidR="00D32A4F" w:rsidRPr="00D32A4F" w:rsidRDefault="00D32A4F" w:rsidP="00D32A4F">
      <w:pPr>
        <w:spacing w:line="360" w:lineRule="auto"/>
        <w:rPr>
          <w:b/>
          <w:bCs/>
        </w:rPr>
      </w:pPr>
      <w:r w:rsidRPr="00D32A4F">
        <w:rPr>
          <w:b/>
          <w:bCs/>
        </w:rPr>
        <w:t>[[fig-21]]</w:t>
      </w:r>
    </w:p>
    <w:p w14:paraId="65D5795D" w14:textId="486FBD0C" w:rsidR="002D3FAA" w:rsidRDefault="002D3FAA" w:rsidP="00D7382D">
      <w:pPr>
        <w:spacing w:line="360" w:lineRule="auto"/>
      </w:pPr>
      <w:r w:rsidRPr="00301F09">
        <w:tab/>
      </w:r>
      <w:r w:rsidR="006F0135" w:rsidRPr="00301F09">
        <w:t>T</w:t>
      </w:r>
      <w:r w:rsidRPr="00301F09">
        <w:t>here are still unanswered questions</w:t>
      </w:r>
      <w:r w:rsidR="000E31F9">
        <w:t>,</w:t>
      </w:r>
      <w:r w:rsidRPr="00301F09">
        <w:t xml:space="preserve"> notably when and where Fawcett acquired this group of bronzes. According to the Fawcett collection archives in Bristol,</w:t>
      </w:r>
      <w:r w:rsidR="00562D53" w:rsidRPr="00301F09">
        <w:t xml:space="preserve"> the</w:t>
      </w:r>
      <w:r w:rsidR="002C5BFA" w:rsidRPr="00301F09">
        <w:t xml:space="preserve"> numbers, letters, and place names were part of his</w:t>
      </w:r>
      <w:r w:rsidRPr="00301F09">
        <w:t xml:space="preserve"> inventory system of letter codes to indicate the object type</w:t>
      </w:r>
      <w:r w:rsidR="0006546D" w:rsidRPr="00301F09">
        <w:t xml:space="preserve"> or culture</w:t>
      </w:r>
      <w:r w:rsidRPr="00301F09">
        <w:t xml:space="preserve">, </w:t>
      </w:r>
      <w:r w:rsidR="002C5BFA" w:rsidRPr="00301F09">
        <w:t>assigned provenance</w:t>
      </w:r>
      <w:r w:rsidRPr="00301F09">
        <w:t>, and the specimen number, with additional notes written out in full, and an asterisk indicating a specific excavated context.</w:t>
      </w:r>
      <w:r w:rsidRPr="00301F09">
        <w:rPr>
          <w:vertAlign w:val="superscript"/>
        </w:rPr>
        <w:endnoteReference w:id="53"/>
      </w:r>
      <w:r w:rsidR="00EC7B63" w:rsidRPr="00301F09">
        <w:t xml:space="preserve"> Since none of the codes preserved on the Getty bronzes include</w:t>
      </w:r>
      <w:r w:rsidR="000E31F9">
        <w:t>s</w:t>
      </w:r>
      <w:r w:rsidR="00EC7B63" w:rsidRPr="00301F09">
        <w:t xml:space="preserve"> an asterisk, they were likely purchased on the art market</w:t>
      </w:r>
      <w:r w:rsidRPr="00301F09">
        <w:t xml:space="preserve">. </w:t>
      </w:r>
      <w:r w:rsidR="00760F34" w:rsidRPr="00301F09">
        <w:t>The Bristol archives preserve</w:t>
      </w:r>
      <w:r w:rsidR="001A66D6">
        <w:t xml:space="preserve">s </w:t>
      </w:r>
      <w:r w:rsidR="00760F34" w:rsidRPr="00301F09">
        <w:t>large number</w:t>
      </w:r>
      <w:r w:rsidR="001A66D6">
        <w:t>s</w:t>
      </w:r>
      <w:r w:rsidR="00760F34" w:rsidRPr="00301F09">
        <w:t xml:space="preserve"> of receipts for purchases</w:t>
      </w:r>
      <w:r w:rsidR="000E31F9">
        <w:t>,</w:t>
      </w:r>
      <w:r w:rsidR="0091008D" w:rsidRPr="00301F09">
        <w:t xml:space="preserve"> and in 2022</w:t>
      </w:r>
      <w:r w:rsidR="00931608" w:rsidRPr="00301F09">
        <w:t xml:space="preserve"> the museum made </w:t>
      </w:r>
      <w:r w:rsidR="0091008D" w:rsidRPr="00301F09">
        <w:t>some of th</w:t>
      </w:r>
      <w:r w:rsidR="00660A09">
        <w:t>is</w:t>
      </w:r>
      <w:r w:rsidR="00BD4331" w:rsidRPr="00301F09">
        <w:t xml:space="preserve"> Fawcett Collection</w:t>
      </w:r>
      <w:r w:rsidR="0091008D" w:rsidRPr="00301F09">
        <w:t xml:space="preserve"> data publicly available through Open Data Bristol</w:t>
      </w:r>
      <w:r w:rsidR="00BD4331" w:rsidRPr="00301F09">
        <w:t>.</w:t>
      </w:r>
      <w:r w:rsidR="00BD4331" w:rsidRPr="00301F09">
        <w:rPr>
          <w:rStyle w:val="EndnoteReference"/>
        </w:rPr>
        <w:endnoteReference w:id="54"/>
      </w:r>
      <w:r w:rsidR="004A4C55" w:rsidRPr="00301F09">
        <w:t xml:space="preserve"> </w:t>
      </w:r>
      <w:r w:rsidR="00006F18" w:rsidRPr="00301F09">
        <w:t>A search of this database for the codes and place</w:t>
      </w:r>
      <w:r w:rsidR="00FE6DDE">
        <w:t xml:space="preserve"> </w:t>
      </w:r>
      <w:r w:rsidR="00006F18" w:rsidRPr="00301F09">
        <w:t>names preserved on the Getty bronzes revealed a possible connection between the bronze of the Sacrificing Woman and a 1944 Sotheby’s auction.</w:t>
      </w:r>
      <w:r w:rsidR="009B71CA">
        <w:rPr>
          <w:rStyle w:val="EndnoteReference"/>
        </w:rPr>
        <w:endnoteReference w:id="55"/>
      </w:r>
      <w:r w:rsidR="00006F18" w:rsidRPr="00301F09">
        <w:t xml:space="preserve"> </w:t>
      </w:r>
      <w:r w:rsidR="00931608" w:rsidRPr="00301F09">
        <w:t>This recent</w:t>
      </w:r>
      <w:r w:rsidR="00025C22" w:rsidRPr="00301F09">
        <w:t>ly published</w:t>
      </w:r>
      <w:r w:rsidR="00931608" w:rsidRPr="00301F09">
        <w:t xml:space="preserve"> database speaks to the </w:t>
      </w:r>
      <w:r w:rsidR="00025C22" w:rsidRPr="00301F09">
        <w:t xml:space="preserve">constantly </w:t>
      </w:r>
      <w:r w:rsidR="00931608" w:rsidRPr="00301F09">
        <w:t xml:space="preserve">changing landscape of resources available to provenance research. </w:t>
      </w:r>
    </w:p>
    <w:p w14:paraId="3D9F0936" w14:textId="77777777" w:rsidR="00C678F0" w:rsidRPr="00301F09" w:rsidRDefault="00C678F0" w:rsidP="00D7382D">
      <w:pPr>
        <w:spacing w:line="360" w:lineRule="auto"/>
      </w:pPr>
    </w:p>
    <w:p w14:paraId="7E402A4D" w14:textId="201C5F56" w:rsidR="002D3FAA" w:rsidRPr="00D32A4F" w:rsidRDefault="002D3FAA" w:rsidP="00D32A4F">
      <w:pPr>
        <w:pStyle w:val="Heading4"/>
        <w:rPr>
          <w:b/>
          <w:bCs/>
          <w:i w:val="0"/>
          <w:iCs w:val="0"/>
        </w:rPr>
      </w:pPr>
      <w:r w:rsidRPr="00D32A4F">
        <w:rPr>
          <w:i w:val="0"/>
          <w:iCs w:val="0"/>
        </w:rPr>
        <w:t>Conservation History</w:t>
      </w:r>
      <w:r w:rsidR="005E69AC" w:rsidRPr="00D32A4F">
        <w:rPr>
          <w:i w:val="0"/>
          <w:iCs w:val="0"/>
        </w:rPr>
        <w:t xml:space="preserve">, Restorations, </w:t>
      </w:r>
      <w:r w:rsidR="005D08AB" w:rsidRPr="00D32A4F">
        <w:rPr>
          <w:i w:val="0"/>
          <w:iCs w:val="0"/>
        </w:rPr>
        <w:t>and Material Analysis</w:t>
      </w:r>
    </w:p>
    <w:p w14:paraId="07988385" w14:textId="1CCE0B25" w:rsidR="002D3FAA" w:rsidRPr="00301F09" w:rsidRDefault="002D3FAA" w:rsidP="00E54D44">
      <w:pPr>
        <w:spacing w:line="360" w:lineRule="auto"/>
      </w:pPr>
      <w:r w:rsidRPr="00301F09">
        <w:t xml:space="preserve">An object’s conservation history might be </w:t>
      </w:r>
      <w:r w:rsidR="000865EB" w:rsidRPr="00301F09">
        <w:t>discoverable on the object itself as repairs, fills, mounts, or restorations</w:t>
      </w:r>
      <w:r w:rsidR="000865EB">
        <w:t xml:space="preserve">, and it may be </w:t>
      </w:r>
      <w:r w:rsidRPr="00301F09">
        <w:t xml:space="preserve">recorded in reports, publications, </w:t>
      </w:r>
      <w:r w:rsidR="000865EB">
        <w:t xml:space="preserve">or </w:t>
      </w:r>
      <w:r w:rsidRPr="00301F09">
        <w:t>photographs</w:t>
      </w:r>
      <w:r w:rsidR="000865EB">
        <w:t>. O</w:t>
      </w:r>
      <w:r w:rsidRPr="00301F09">
        <w:t xml:space="preserve">ver the centuries, </w:t>
      </w:r>
      <w:r w:rsidR="000865EB">
        <w:t xml:space="preserve">there has been </w:t>
      </w:r>
      <w:r w:rsidRPr="00301F09">
        <w:t>a shift from full restoration</w:t>
      </w:r>
      <w:r w:rsidR="00545B9C" w:rsidRPr="00301F09">
        <w:t>,</w:t>
      </w:r>
      <w:r w:rsidRPr="00301F09">
        <w:t xml:space="preserve"> </w:t>
      </w:r>
      <w:r w:rsidR="00545B9C" w:rsidRPr="00301F09">
        <w:t xml:space="preserve">which </w:t>
      </w:r>
      <w:r w:rsidRPr="00301F09">
        <w:t>often prioriti</w:t>
      </w:r>
      <w:r w:rsidR="006F0135" w:rsidRPr="00301F09">
        <w:t>zed</w:t>
      </w:r>
      <w:r w:rsidRPr="00301F09">
        <w:t xml:space="preserve"> completeness and aesthetic value, to conservation, which focuses on preserving and stabilizing the original work—and, in many cases,</w:t>
      </w:r>
      <w:r w:rsidR="00FE6DDE">
        <w:t xml:space="preserve"> also preserving</w:t>
      </w:r>
      <w:r w:rsidRPr="00301F09">
        <w:t xml:space="preserve"> its historical restorations.</w:t>
      </w:r>
      <w:r w:rsidR="006507D7" w:rsidRPr="00301F09">
        <w:t xml:space="preserve"> </w:t>
      </w:r>
      <w:r w:rsidR="005D08AB" w:rsidRPr="005D08AB">
        <w:t xml:space="preserve">When possible, a provenance researcher should work with a conservator or materials scientist to </w:t>
      </w:r>
      <w:r w:rsidR="005E69AC">
        <w:t>best</w:t>
      </w:r>
      <w:r w:rsidR="005D08AB" w:rsidRPr="005D08AB">
        <w:t xml:space="preserve"> interpret and date documented</w:t>
      </w:r>
      <w:r w:rsidR="000865EB" w:rsidRPr="000865EB">
        <w:t xml:space="preserve"> </w:t>
      </w:r>
      <w:r w:rsidR="000865EB" w:rsidRPr="005D08AB">
        <w:t>interventions</w:t>
      </w:r>
      <w:r w:rsidR="000865EB">
        <w:t>, including</w:t>
      </w:r>
      <w:r w:rsidR="005D08AB" w:rsidRPr="005D08AB">
        <w:t xml:space="preserve"> restorations. </w:t>
      </w:r>
      <w:r w:rsidRPr="00301F09">
        <w:t xml:space="preserve">With the advance of analytical techniques, the study of the history of </w:t>
      </w:r>
      <w:r w:rsidR="00F74E7B" w:rsidRPr="00301F09">
        <w:t xml:space="preserve">these interventions </w:t>
      </w:r>
      <w:r w:rsidRPr="00301F09">
        <w:t>has become a substantial field</w:t>
      </w:r>
      <w:r w:rsidR="00F74E7B" w:rsidRPr="00301F09">
        <w:t xml:space="preserve"> of research</w:t>
      </w:r>
      <w:r w:rsidRPr="00301F09">
        <w:t xml:space="preserve"> in itself. The identification of specific materials or techniques assist</w:t>
      </w:r>
      <w:r w:rsidR="00F24A55" w:rsidRPr="00301F09">
        <w:t>s</w:t>
      </w:r>
      <w:r w:rsidRPr="00301F09">
        <w:t xml:space="preserve"> provenance research </w:t>
      </w:r>
      <w:r w:rsidR="00CA6B48">
        <w:t>i</w:t>
      </w:r>
      <w:r w:rsidRPr="00301F09">
        <w:t xml:space="preserve">nquiries, especially when it can help to narrow down the date of </w:t>
      </w:r>
      <w:r w:rsidR="00F74E7B" w:rsidRPr="00301F09">
        <w:t>a restoration or repair</w:t>
      </w:r>
      <w:r w:rsidRPr="00301F09">
        <w:t xml:space="preserve">. </w:t>
      </w:r>
      <w:r w:rsidR="00F74E7B" w:rsidRPr="00301F09">
        <w:t>A</w:t>
      </w:r>
      <w:r w:rsidRPr="00301F09">
        <w:t xml:space="preserve">uction houses now frequently invoke old restorations or mounts as evidence for </w:t>
      </w:r>
      <w:r w:rsidR="00F74E7B" w:rsidRPr="00301F09">
        <w:t>an object’s “documented” history</w:t>
      </w:r>
      <w:r w:rsidRPr="00301F09">
        <w:t xml:space="preserve">, but such claims should be considered critically. </w:t>
      </w:r>
    </w:p>
    <w:p w14:paraId="00FA2E28" w14:textId="0829E51D" w:rsidR="002D3FAA" w:rsidRPr="00301F09" w:rsidRDefault="002D3FAA" w:rsidP="00D7382D">
      <w:pPr>
        <w:spacing w:line="360" w:lineRule="auto"/>
      </w:pPr>
      <w:r w:rsidRPr="00301F09">
        <w:rPr>
          <w:rFonts w:cstheme="minorHAnsi"/>
        </w:rPr>
        <w:lastRenderedPageBreak/>
        <w:tab/>
      </w:r>
      <w:r w:rsidR="39F93870" w:rsidRPr="00301F09">
        <w:t xml:space="preserve">By far the largest body of literature on </w:t>
      </w:r>
      <w:r w:rsidR="275EEB43" w:rsidRPr="00301F09">
        <w:t>the history of restorations is</w:t>
      </w:r>
      <w:r w:rsidR="39F93870" w:rsidRPr="00301F09">
        <w:t xml:space="preserve"> dedicated to large-scale marble sculptures. These are often high-profile </w:t>
      </w:r>
      <w:r w:rsidR="275EEB43" w:rsidRPr="00301F09">
        <w:t>artworks</w:t>
      </w:r>
      <w:r w:rsidR="39F93870" w:rsidRPr="00301F09">
        <w:t xml:space="preserve">, </w:t>
      </w:r>
      <w:r w:rsidR="0A6980B1" w:rsidRPr="00301F09">
        <w:t xml:space="preserve">sometimes </w:t>
      </w:r>
      <w:r w:rsidR="39F93870" w:rsidRPr="00301F09">
        <w:t xml:space="preserve">from </w:t>
      </w:r>
      <w:r w:rsidR="659BDA2A" w:rsidRPr="00301F09">
        <w:t xml:space="preserve">renowned </w:t>
      </w:r>
      <w:r w:rsidR="39F93870" w:rsidRPr="00301F09">
        <w:t xml:space="preserve">historical collections, and </w:t>
      </w:r>
      <w:r w:rsidR="5BBE3614">
        <w:t xml:space="preserve">they </w:t>
      </w:r>
      <w:r w:rsidR="39F93870" w:rsidRPr="00301F09">
        <w:t>may exhibit multiple phases of treatment; the essays gathered in</w:t>
      </w:r>
      <w:r w:rsidR="5BBE3614">
        <w:t xml:space="preserve"> the Getty’s</w:t>
      </w:r>
      <w:r w:rsidR="0AE95D76">
        <w:t xml:space="preserve"> </w:t>
      </w:r>
      <w:r w:rsidR="1E80349C" w:rsidRPr="33E5808A">
        <w:rPr>
          <w:i/>
          <w:iCs/>
        </w:rPr>
        <w:t>History of Restoration of Ancient Sculpture</w:t>
      </w:r>
      <w:r w:rsidR="39F93870" w:rsidRPr="00301F09">
        <w:t xml:space="preserve"> provide a valuable introduction</w:t>
      </w:r>
      <w:r w:rsidR="275EEB43" w:rsidRPr="00301F09">
        <w:t xml:space="preserve"> to the subject</w:t>
      </w:r>
      <w:r w:rsidR="39F93870" w:rsidRPr="00301F09">
        <w:t>.</w:t>
      </w:r>
      <w:r w:rsidR="00A72CE8">
        <w:rPr>
          <w:rStyle w:val="EndnoteReference"/>
        </w:rPr>
        <w:endnoteReference w:id="56"/>
      </w:r>
      <w:r w:rsidR="39F93870" w:rsidRPr="00301F09">
        <w:t xml:space="preserve"> Collection-specific studies, such as </w:t>
      </w:r>
      <w:r w:rsidR="4D7A489C">
        <w:t>one</w:t>
      </w:r>
      <w:r w:rsidR="39F93870" w:rsidRPr="00301F09">
        <w:t xml:space="preserve"> on the sculptures in</w:t>
      </w:r>
      <w:r w:rsidR="275EEB43" w:rsidRPr="00301F09">
        <w:t xml:space="preserve"> the Antiken</w:t>
      </w:r>
      <w:r w:rsidR="009C7FC7">
        <w:t>sammlung</w:t>
      </w:r>
      <w:r w:rsidR="275EEB43" w:rsidRPr="00301F09">
        <w:t xml:space="preserve"> in</w:t>
      </w:r>
      <w:r w:rsidR="39F93870" w:rsidRPr="00301F09">
        <w:t xml:space="preserve"> Berlin,</w:t>
      </w:r>
      <w:r w:rsidR="00315B52">
        <w:rPr>
          <w:rStyle w:val="EndnoteReference"/>
        </w:rPr>
        <w:endnoteReference w:id="57"/>
      </w:r>
      <w:r w:rsidR="39F93870" w:rsidRPr="00301F09">
        <w:t xml:space="preserve"> are useful means of discerning regional or chronological trends, and analyses </w:t>
      </w:r>
      <w:r w:rsidR="659BDA2A" w:rsidRPr="00301F09">
        <w:t xml:space="preserve">of restoration practices </w:t>
      </w:r>
      <w:r w:rsidR="39F93870" w:rsidRPr="00301F09">
        <w:t>often feature as a component in more general presentation</w:t>
      </w:r>
      <w:r w:rsidR="659BDA2A" w:rsidRPr="00301F09">
        <w:t>s</w:t>
      </w:r>
      <w:r w:rsidR="39F93870" w:rsidRPr="00301F09">
        <w:t xml:space="preserve"> of a particular collection,</w:t>
      </w:r>
      <w:r w:rsidR="7CEF9774">
        <w:t xml:space="preserve"> such as that on </w:t>
      </w:r>
      <w:r w:rsidR="39F93870" w:rsidRPr="00301F09">
        <w:t>the Torlonia marbles.</w:t>
      </w:r>
      <w:r w:rsidR="00E27B70">
        <w:rPr>
          <w:rStyle w:val="EndnoteReference"/>
        </w:rPr>
        <w:endnoteReference w:id="58"/>
      </w:r>
      <w:r w:rsidR="275EEB43" w:rsidRPr="00301F09">
        <w:t xml:space="preserve"> Recent years have seen a number of </w:t>
      </w:r>
      <w:r w:rsidR="39F93870" w:rsidRPr="00301F09">
        <w:t xml:space="preserve">dedicated object studies, such as </w:t>
      </w:r>
      <w:r w:rsidR="01AA0383">
        <w:t>th</w:t>
      </w:r>
      <w:r w:rsidR="623B7DA2">
        <w:t>ose</w:t>
      </w:r>
      <w:r w:rsidR="39F93870" w:rsidRPr="00301F09">
        <w:t xml:space="preserve"> on a statue restored as Bacchus in </w:t>
      </w:r>
      <w:r w:rsidR="5FF8E3BC" w:rsidRPr="00301F09">
        <w:t xml:space="preserve">the </w:t>
      </w:r>
      <w:r w:rsidR="39F93870" w:rsidRPr="00301F09">
        <w:t>North Carolina</w:t>
      </w:r>
      <w:r w:rsidR="51D19FA3" w:rsidRPr="00301F09">
        <w:t xml:space="preserve"> Museum of Art in Raleigh</w:t>
      </w:r>
      <w:r w:rsidR="39F93870" w:rsidRPr="00301F09">
        <w:t>, and the Farnese sarcophagus at the Isabella Stewart Gardner Museum</w:t>
      </w:r>
      <w:r w:rsidR="43577012">
        <w:t xml:space="preserve"> in Boston</w:t>
      </w:r>
      <w:r w:rsidR="39F93870" w:rsidRPr="00301F09">
        <w:t>.</w:t>
      </w:r>
      <w:r w:rsidR="00E27B70">
        <w:rPr>
          <w:rStyle w:val="EndnoteReference"/>
        </w:rPr>
        <w:endnoteReference w:id="59"/>
      </w:r>
      <w:r w:rsidR="39F93870" w:rsidRPr="00301F09">
        <w:t xml:space="preserve"> </w:t>
      </w:r>
    </w:p>
    <w:p w14:paraId="263CD47D" w14:textId="20543CB4" w:rsidR="00C75FD7" w:rsidRDefault="002D3FAA" w:rsidP="00D7382D">
      <w:pPr>
        <w:spacing w:line="360" w:lineRule="auto"/>
      </w:pPr>
      <w:r w:rsidRPr="00301F09">
        <w:tab/>
        <w:t>For la</w:t>
      </w:r>
      <w:r w:rsidRPr="00B43ABB">
        <w:t>rge-scale bro</w:t>
      </w:r>
      <w:r w:rsidRPr="00301F09">
        <w:t>nzes,</w:t>
      </w:r>
      <w:r w:rsidR="00F74E7B" w:rsidRPr="00301F09">
        <w:t xml:space="preserve"> which survive in much smaller numbers, </w:t>
      </w:r>
      <w:r w:rsidRPr="00301F09">
        <w:t>the body of evidence</w:t>
      </w:r>
      <w:r w:rsidR="00C75FD7">
        <w:t xml:space="preserve"> regarding restorations</w:t>
      </w:r>
      <w:r w:rsidRPr="00301F09">
        <w:t xml:space="preserve"> is </w:t>
      </w:r>
      <w:r w:rsidR="00F74E7B" w:rsidRPr="00301F09">
        <w:t xml:space="preserve">narrower </w:t>
      </w:r>
      <w:r w:rsidRPr="00301F09">
        <w:t xml:space="preserve">and </w:t>
      </w:r>
      <w:r w:rsidR="00B43ABB">
        <w:t xml:space="preserve">is </w:t>
      </w:r>
      <w:r w:rsidRPr="00301F09">
        <w:t>concentrated on material from Pompeii and Herculaneum.</w:t>
      </w:r>
      <w:r w:rsidR="00E125BA">
        <w:rPr>
          <w:rStyle w:val="EndnoteReference"/>
        </w:rPr>
        <w:endnoteReference w:id="60"/>
      </w:r>
      <w:r w:rsidR="00956703">
        <w:t xml:space="preserve"> </w:t>
      </w:r>
      <w:r w:rsidRPr="00301F09">
        <w:t>The series of International Congresses on Ancient Bronzes</w:t>
      </w:r>
      <w:r w:rsidR="00AB1167" w:rsidRPr="00301F09">
        <w:t xml:space="preserve">, </w:t>
      </w:r>
      <w:r w:rsidR="005B06A6" w:rsidRPr="00301F09">
        <w:t xml:space="preserve">active </w:t>
      </w:r>
      <w:r w:rsidR="00AB1167" w:rsidRPr="00301F09">
        <w:t>since 1970,</w:t>
      </w:r>
      <w:r w:rsidRPr="00301F09">
        <w:t xml:space="preserve"> is a valuable resource for technical stud</w:t>
      </w:r>
      <w:r w:rsidR="00956703">
        <w:t>ies</w:t>
      </w:r>
      <w:r w:rsidR="004A0659">
        <w:t>.</w:t>
      </w:r>
      <w:r w:rsidR="00AB1167" w:rsidRPr="00301F09">
        <w:t xml:space="preserve"> </w:t>
      </w:r>
      <w:r w:rsidR="004A0659">
        <w:t>T</w:t>
      </w:r>
      <w:r w:rsidR="00807679" w:rsidRPr="00301F09">
        <w:t>he</w:t>
      </w:r>
      <w:r w:rsidR="005B2118" w:rsidRPr="00301F09">
        <w:t xml:space="preserve"> digitally</w:t>
      </w:r>
      <w:r w:rsidR="00807679" w:rsidRPr="00301F09">
        <w:t xml:space="preserve"> published </w:t>
      </w:r>
      <w:r w:rsidR="00807679" w:rsidRPr="00881315">
        <w:t xml:space="preserve">proceedings of the </w:t>
      </w:r>
      <w:r w:rsidR="005B2118" w:rsidRPr="00881315">
        <w:t>2015</w:t>
      </w:r>
      <w:r w:rsidR="00807679" w:rsidRPr="00881315">
        <w:t xml:space="preserve"> conference</w:t>
      </w:r>
      <w:r w:rsidR="00881315">
        <w:t xml:space="preserve"> </w:t>
      </w:r>
      <w:r w:rsidR="00807679" w:rsidRPr="00301F09">
        <w:t>offer</w:t>
      </w:r>
      <w:r w:rsidR="005B06A6" w:rsidRPr="00301F09">
        <w:t xml:space="preserve"> an accessible </w:t>
      </w:r>
      <w:r w:rsidR="00AB1167" w:rsidRPr="00301F09">
        <w:t>introduction</w:t>
      </w:r>
      <w:r w:rsidR="00F74E7B" w:rsidRPr="00301F09">
        <w:t>,</w:t>
      </w:r>
      <w:r w:rsidRPr="46E9AD4B">
        <w:rPr>
          <w:rStyle w:val="EndnoteReference"/>
        </w:rPr>
        <w:endnoteReference w:id="61"/>
      </w:r>
      <w:r w:rsidR="00F74E7B" w:rsidRPr="00301F09">
        <w:t xml:space="preserve"> as </w:t>
      </w:r>
      <w:r w:rsidR="00686904">
        <w:t>does</w:t>
      </w:r>
      <w:r w:rsidRPr="00301F09">
        <w:t xml:space="preserve"> </w:t>
      </w:r>
      <w:r w:rsidR="00193400">
        <w:t>the</w:t>
      </w:r>
      <w:r w:rsidRPr="00301F09">
        <w:t xml:space="preserve"> thorough survey of bronzes in the Harvard Art Museums,</w:t>
      </w:r>
      <w:r w:rsidR="00193400" w:rsidRPr="00193400">
        <w:rPr>
          <w:rStyle w:val="EndnoteReference"/>
        </w:rPr>
        <w:endnoteReference w:id="62"/>
      </w:r>
      <w:r w:rsidRPr="00301F09">
        <w:t xml:space="preserve"> with analytical results published on the museum’s online collection pages.</w:t>
      </w:r>
      <w:r w:rsidR="00C10BFD">
        <w:t xml:space="preserve"> </w:t>
      </w:r>
    </w:p>
    <w:p w14:paraId="019F46CB" w14:textId="3D3C77C3" w:rsidR="002D3FAA" w:rsidRPr="00C10BFD" w:rsidRDefault="5E6918CE" w:rsidP="00C75FD7">
      <w:pPr>
        <w:spacing w:line="360" w:lineRule="auto"/>
        <w:ind w:firstLine="720"/>
        <w:rPr>
          <w:vertAlign w:val="superscript"/>
        </w:rPr>
      </w:pPr>
      <w:r>
        <w:t xml:space="preserve">The study of </w:t>
      </w:r>
      <w:r w:rsidR="02677816">
        <w:t xml:space="preserve">painting </w:t>
      </w:r>
      <w:r>
        <w:t>materials has seen r</w:t>
      </w:r>
      <w:r w:rsidR="39F93870" w:rsidRPr="00301F09">
        <w:t>ecent advances in the analysis of Romano-Egyptian funerary portraits</w:t>
      </w:r>
      <w:r>
        <w:t>, and though these are ancient materials,</w:t>
      </w:r>
      <w:r w:rsidR="39F93870" w:rsidRPr="00301F09">
        <w:t xml:space="preserve"> </w:t>
      </w:r>
      <w:r>
        <w:t>the</w:t>
      </w:r>
      <w:r w:rsidR="7A2B4D82">
        <w:t>se</w:t>
      </w:r>
      <w:r>
        <w:t xml:space="preserve"> </w:t>
      </w:r>
      <w:r w:rsidR="275EEB43" w:rsidRPr="00301F09">
        <w:t xml:space="preserve">analyses </w:t>
      </w:r>
      <w:r w:rsidR="1818E0EF" w:rsidRPr="00301F09">
        <w:t xml:space="preserve">are </w:t>
      </w:r>
      <w:r w:rsidR="33B34B28">
        <w:t>fruitfully</w:t>
      </w:r>
      <w:r w:rsidR="275EEB43" w:rsidRPr="00301F09">
        <w:t xml:space="preserve"> applied </w:t>
      </w:r>
      <w:r w:rsidR="39F93870" w:rsidRPr="00301F09">
        <w:t>to modern interventions.</w:t>
      </w:r>
      <w:r w:rsidR="007853B4">
        <w:rPr>
          <w:rStyle w:val="EndnoteReference"/>
        </w:rPr>
        <w:endnoteReference w:id="63"/>
      </w:r>
      <w:r w:rsidR="39F93870" w:rsidRPr="00301F09">
        <w:t xml:space="preserve"> For wall</w:t>
      </w:r>
      <w:r w:rsidR="1C3BA8C0">
        <w:t xml:space="preserve"> </w:t>
      </w:r>
      <w:r w:rsidR="39F93870" w:rsidRPr="00301F09">
        <w:t xml:space="preserve">painting, </w:t>
      </w:r>
      <w:r w:rsidR="00C10BFD">
        <w:t>there is—like large-scale bronze statuary—a heavy Neapolitan focus</w:t>
      </w:r>
      <w:r w:rsidR="39F93870" w:rsidRPr="00301F09">
        <w:t>.</w:t>
      </w:r>
      <w:r w:rsidR="004C2D0E">
        <w:rPr>
          <w:rStyle w:val="EndnoteReference"/>
        </w:rPr>
        <w:endnoteReference w:id="64"/>
      </w:r>
      <w:r w:rsidR="39F93870" w:rsidRPr="00301F09">
        <w:t xml:space="preserve"> In the last twenty years, significant attention has been paid to the reconstruction and restoration of </w:t>
      </w:r>
      <w:r w:rsidR="3DA3E037">
        <w:t xml:space="preserve">Greek </w:t>
      </w:r>
      <w:r w:rsidR="39F93870" w:rsidRPr="00301F09">
        <w:t>figure-decorated pottery, especially in the nineteenth century.</w:t>
      </w:r>
      <w:r w:rsidR="008C4F74">
        <w:rPr>
          <w:rStyle w:val="EndnoteReference"/>
        </w:rPr>
        <w:endnoteReference w:id="65"/>
      </w:r>
      <w:r w:rsidR="39F93870" w:rsidRPr="00301F09">
        <w:t xml:space="preserve"> </w:t>
      </w:r>
    </w:p>
    <w:p w14:paraId="393824A6" w14:textId="35CFBD88" w:rsidR="002D3FAA" w:rsidRPr="00301F09" w:rsidRDefault="002D3FAA" w:rsidP="00A96C62">
      <w:pPr>
        <w:spacing w:line="360" w:lineRule="auto"/>
        <w:ind w:firstLine="720"/>
        <w:rPr>
          <w:rFonts w:eastAsia="Whitney-Book"/>
        </w:rPr>
      </w:pPr>
      <w:r w:rsidRPr="00301F09">
        <w:t>In all media, the restoration of larger—or higher</w:t>
      </w:r>
      <w:r w:rsidR="00771774">
        <w:t>-</w:t>
      </w:r>
      <w:r w:rsidRPr="00301F09">
        <w:t xml:space="preserve">value—objects has tended to receive more attention, at least in terms of publications. The treatment of smaller objects, such as statuettes or figurines, is, to our knowledge, less well documented, but similar materials and approaches to restoration may apply. Furthermore, there are valuable studies that document the use of technical methods in detecting fakes, forgeries, and pastiches, </w:t>
      </w:r>
      <w:r w:rsidR="00C12522">
        <w:t xml:space="preserve">for example </w:t>
      </w:r>
      <w:r w:rsidR="00D63E19">
        <w:t>on</w:t>
      </w:r>
      <w:r w:rsidR="00C12522">
        <w:t xml:space="preserve"> Tanagra </w:t>
      </w:r>
      <w:r w:rsidR="00D63E19">
        <w:t xml:space="preserve">figurines at the </w:t>
      </w:r>
      <w:r w:rsidR="001B43D3" w:rsidRPr="001B43D3">
        <w:t xml:space="preserve">Musée du </w:t>
      </w:r>
      <w:r w:rsidR="00D63E19">
        <w:t>Louvre</w:t>
      </w:r>
      <w:r w:rsidR="001B43D3">
        <w:t xml:space="preserve"> in</w:t>
      </w:r>
      <w:r w:rsidR="000772BE">
        <w:t xml:space="preserve"> Paris</w:t>
      </w:r>
      <w:r w:rsidR="00E653BE">
        <w:t>,</w:t>
      </w:r>
      <w:r w:rsidR="00771774">
        <w:rPr>
          <w:rStyle w:val="EndnoteReference"/>
        </w:rPr>
        <w:endnoteReference w:id="66"/>
      </w:r>
      <w:r w:rsidR="00C12522">
        <w:t xml:space="preserve"> </w:t>
      </w:r>
      <w:r w:rsidR="00A76184">
        <w:t>a Minoan ivory figurine</w:t>
      </w:r>
      <w:r w:rsidR="00D63E19">
        <w:t xml:space="preserve"> in the Royal Ontario Museum, Toronto</w:t>
      </w:r>
      <w:r w:rsidR="00E653BE">
        <w:t>,</w:t>
      </w:r>
      <w:r w:rsidR="00E653BE">
        <w:rPr>
          <w:rStyle w:val="EndnoteReference"/>
        </w:rPr>
        <w:endnoteReference w:id="67"/>
      </w:r>
      <w:r w:rsidR="00E653BE">
        <w:t xml:space="preserve"> and, </w:t>
      </w:r>
      <w:r w:rsidR="00E653BE" w:rsidRPr="5AE489F2">
        <w:rPr>
          <w:rFonts w:eastAsia="Whitney-Book"/>
        </w:rPr>
        <w:t xml:space="preserve">from beyond the field of Mediterranean antiquities, a Zapotec urn </w:t>
      </w:r>
      <w:r w:rsidR="6B3B18C1" w:rsidRPr="5AE489F2">
        <w:rPr>
          <w:rFonts w:eastAsia="Whitney-Book"/>
        </w:rPr>
        <w:t xml:space="preserve">likewise </w:t>
      </w:r>
      <w:r w:rsidR="00E653BE">
        <w:rPr>
          <w:rFonts w:eastAsia="Whitney-Book"/>
        </w:rPr>
        <w:t>in the Royal Ontario Museum.</w:t>
      </w:r>
      <w:r w:rsidR="00E653BE">
        <w:rPr>
          <w:rStyle w:val="EndnoteReference"/>
          <w:rFonts w:eastAsia="Whitney-Book"/>
        </w:rPr>
        <w:endnoteReference w:id="68"/>
      </w:r>
      <w:r w:rsidR="00E653BE">
        <w:rPr>
          <w:rFonts w:eastAsia="Whitney-Book"/>
        </w:rPr>
        <w:t xml:space="preserve"> </w:t>
      </w:r>
      <w:r w:rsidRPr="00301F09">
        <w:t xml:space="preserve">On </w:t>
      </w:r>
      <w:r w:rsidR="00E653BE" w:rsidRPr="00301F09">
        <w:t>th</w:t>
      </w:r>
      <w:r w:rsidR="00E653BE">
        <w:t>ese</w:t>
      </w:r>
      <w:r w:rsidR="00E653BE" w:rsidRPr="00301F09">
        <w:t xml:space="preserve"> </w:t>
      </w:r>
      <w:r w:rsidRPr="00301F09">
        <w:t>theme</w:t>
      </w:r>
      <w:r w:rsidR="00E653BE">
        <w:t>s</w:t>
      </w:r>
      <w:r w:rsidRPr="00301F09">
        <w:t xml:space="preserve"> more broadly, see </w:t>
      </w:r>
      <w:r w:rsidR="00C56D90">
        <w:t xml:space="preserve">the papers collected in </w:t>
      </w:r>
      <w:r w:rsidR="00C56D90" w:rsidRPr="45BC76E2">
        <w:rPr>
          <w:rFonts w:eastAsia="Whitney-Book"/>
          <w:i/>
          <w:iCs/>
        </w:rPr>
        <w:t>Anthropology of Forgery:</w:t>
      </w:r>
      <w:r w:rsidR="00C56D90" w:rsidRPr="5D7FDE1B">
        <w:rPr>
          <w:rFonts w:eastAsia="Whitney-Book"/>
        </w:rPr>
        <w:t xml:space="preserve"> </w:t>
      </w:r>
      <w:r w:rsidR="00C56D90" w:rsidRPr="45BC76E2">
        <w:rPr>
          <w:rFonts w:eastAsia="Whitney-Book"/>
          <w:i/>
          <w:iCs/>
        </w:rPr>
        <w:t>A Multidisciplinary Approach to the Study of</w:t>
      </w:r>
      <w:r w:rsidR="00C56D90" w:rsidRPr="5D7FDE1B">
        <w:rPr>
          <w:rFonts w:eastAsia="Whitney-Book"/>
        </w:rPr>
        <w:t xml:space="preserve"> </w:t>
      </w:r>
      <w:r w:rsidR="00C56D90" w:rsidRPr="45BC76E2">
        <w:rPr>
          <w:rFonts w:eastAsia="Whitney-Book"/>
          <w:i/>
          <w:iCs/>
        </w:rPr>
        <w:t>Archaeological Fakes.</w:t>
      </w:r>
      <w:r w:rsidR="00C56D90" w:rsidRPr="5D7FDE1B">
        <w:rPr>
          <w:rStyle w:val="EndnoteReference"/>
          <w:rFonts w:eastAsia="Whitney-Book"/>
        </w:rPr>
        <w:endnoteReference w:id="69"/>
      </w:r>
      <w:r w:rsidRPr="00301F09">
        <w:rPr>
          <w:rFonts w:eastAsia="Whitney-Book"/>
        </w:rPr>
        <w:t xml:space="preserve"> </w:t>
      </w:r>
    </w:p>
    <w:p w14:paraId="00DACA25" w14:textId="33B4508A" w:rsidR="00647087" w:rsidRDefault="39F93870" w:rsidP="00876360">
      <w:pPr>
        <w:spacing w:line="360" w:lineRule="auto"/>
        <w:ind w:firstLine="720"/>
      </w:pPr>
      <w:r w:rsidRPr="00301F09">
        <w:lastRenderedPageBreak/>
        <w:t xml:space="preserve">The incomplete and fragmentary nature of ancient objects can </w:t>
      </w:r>
      <w:r w:rsidR="275EEB43" w:rsidRPr="00301F09">
        <w:t xml:space="preserve">result in </w:t>
      </w:r>
      <w:r w:rsidRPr="00301F09">
        <w:t>complex provenances</w:t>
      </w:r>
      <w:r w:rsidR="6A9CE5E0">
        <w:t xml:space="preserve"> and restoration histories</w:t>
      </w:r>
      <w:r w:rsidR="275EEB43" w:rsidRPr="00301F09">
        <w:t xml:space="preserve">, and </w:t>
      </w:r>
      <w:r w:rsidR="48569A70" w:rsidRPr="00301F09">
        <w:t xml:space="preserve">perhaps the most immediate example of this is </w:t>
      </w:r>
      <w:r w:rsidR="275EEB43" w:rsidRPr="00301F09">
        <w:t>ancient Greek pottery</w:t>
      </w:r>
      <w:r w:rsidR="48569A70" w:rsidRPr="00301F09">
        <w:t xml:space="preserve">. A single vessel might be discovered in fragments </w:t>
      </w:r>
      <w:r w:rsidR="002D3FAA">
        <w:t xml:space="preserve">(or </w:t>
      </w:r>
      <w:r w:rsidR="00CB2179">
        <w:t xml:space="preserve">possibly </w:t>
      </w:r>
      <w:r w:rsidR="002D3FAA">
        <w:t>deliberately broken up</w:t>
      </w:r>
      <w:r w:rsidR="00D86EF6">
        <w:t xml:space="preserve">, whether by looters or </w:t>
      </w:r>
      <w:r w:rsidR="00DA3F60">
        <w:t xml:space="preserve">by dealers) </w:t>
      </w:r>
      <w:r w:rsidR="48569A70" w:rsidRPr="00301F09">
        <w:t xml:space="preserve">and these </w:t>
      </w:r>
      <w:r w:rsidR="1934AC31">
        <w:t>“</w:t>
      </w:r>
      <w:r w:rsidR="48569A70" w:rsidRPr="5D8262F5">
        <w:rPr>
          <w:i/>
          <w:iCs/>
        </w:rPr>
        <w:t>disjecta membra</w:t>
      </w:r>
      <w:r w:rsidR="1934AC31">
        <w:t>”</w:t>
      </w:r>
      <w:r w:rsidR="48569A70" w:rsidRPr="00A47BB3">
        <w:t xml:space="preserve"> </w:t>
      </w:r>
      <w:r w:rsidR="48569A70" w:rsidRPr="00301F09">
        <w:t>(scattered parts)</w:t>
      </w:r>
      <w:r w:rsidR="659BDA2A" w:rsidRPr="00301F09">
        <w:t xml:space="preserve"> </w:t>
      </w:r>
      <w:r w:rsidR="48569A70">
        <w:t xml:space="preserve">dispersed around the globe through a network of dealers and </w:t>
      </w:r>
      <w:r w:rsidR="2F725DE5">
        <w:t>collectors.</w:t>
      </w:r>
      <w:r w:rsidR="002F596E" w:rsidRPr="00301F09">
        <w:rPr>
          <w:rStyle w:val="EndnoteReference"/>
        </w:rPr>
        <w:endnoteReference w:id="70"/>
      </w:r>
      <w:r w:rsidR="48569A70" w:rsidRPr="00301F09">
        <w:t xml:space="preserve"> </w:t>
      </w:r>
      <w:r w:rsidRPr="00301F09">
        <w:t xml:space="preserve">Complicating </w:t>
      </w:r>
      <w:r w:rsidR="48569A70" w:rsidRPr="00301F09">
        <w:t>matters further</w:t>
      </w:r>
      <w:r w:rsidRPr="00301F09">
        <w:t xml:space="preserve">, </w:t>
      </w:r>
      <w:r w:rsidR="48569A70" w:rsidRPr="00301F09">
        <w:t xml:space="preserve">restorers </w:t>
      </w:r>
      <w:r w:rsidR="5863EABC">
        <w:t xml:space="preserve">have </w:t>
      </w:r>
      <w:r w:rsidR="73CDC9B6" w:rsidRPr="00301F09">
        <w:t>sometimes</w:t>
      </w:r>
      <w:r w:rsidR="48569A70" w:rsidRPr="00301F09">
        <w:t xml:space="preserve"> reassemble</w:t>
      </w:r>
      <w:r w:rsidR="73CDC9B6" w:rsidRPr="00301F09">
        <w:t>d</w:t>
      </w:r>
      <w:r w:rsidR="48569A70" w:rsidRPr="00301F09">
        <w:t xml:space="preserve"> a pot using </w:t>
      </w:r>
      <w:r w:rsidRPr="00301F09">
        <w:t>fragments</w:t>
      </w:r>
      <w:r w:rsidR="48569A70" w:rsidRPr="00301F09">
        <w:t xml:space="preserve"> of unrelated vessels</w:t>
      </w:r>
      <w:r w:rsidRPr="00301F09">
        <w:t xml:space="preserve">. </w:t>
      </w:r>
      <w:r w:rsidR="193069A3" w:rsidRPr="0447ACBC">
        <w:rPr>
          <w:rFonts w:ascii="Calibri" w:eastAsia="Calibri" w:hAnsi="Calibri" w:cs="Calibri"/>
          <w:color w:val="000000" w:themeColor="text1"/>
        </w:rPr>
        <w:t xml:space="preserve">A case in point </w:t>
      </w:r>
      <w:r w:rsidR="5863EABC" w:rsidRPr="33E5808A">
        <w:rPr>
          <w:rFonts w:ascii="Calibri" w:eastAsia="Calibri" w:hAnsi="Calibri" w:cs="Calibri"/>
          <w:color w:val="000000" w:themeColor="text1"/>
        </w:rPr>
        <w:t xml:space="preserve">is an Attic Red-Figure Volute Krater </w:t>
      </w:r>
      <w:r w:rsidR="193069A3" w:rsidRPr="0447ACBC">
        <w:rPr>
          <w:rFonts w:ascii="Calibri" w:eastAsia="Calibri" w:hAnsi="Calibri" w:cs="Calibri"/>
          <w:color w:val="000000" w:themeColor="text1"/>
        </w:rPr>
        <w:t>attributed to the Kleophrades Painter (</w:t>
      </w:r>
      <w:hyperlink r:id="rId38">
        <w:r w:rsidR="193069A3" w:rsidRPr="00723DB8">
          <w:t>77.AE.11)</w:t>
        </w:r>
      </w:hyperlink>
      <w:r w:rsidR="5A1EBBAB" w:rsidRPr="00301F09">
        <w:t>.</w:t>
      </w:r>
      <w:r w:rsidR="00E06D1C">
        <w:rPr>
          <w:rStyle w:val="EndnoteReference"/>
        </w:rPr>
        <w:endnoteReference w:id="71"/>
      </w:r>
      <w:r w:rsidRPr="00301F09">
        <w:t xml:space="preserve"> The Getty </w:t>
      </w:r>
      <w:r w:rsidR="70D99F03" w:rsidRPr="00301F09">
        <w:t xml:space="preserve">acquired a number of </w:t>
      </w:r>
      <w:r w:rsidRPr="00301F09">
        <w:t>fragments</w:t>
      </w:r>
      <w:r w:rsidR="05817E77" w:rsidRPr="00301F09">
        <w:t xml:space="preserve"> from the krater in 1977</w:t>
      </w:r>
      <w:r w:rsidR="7179FF25" w:rsidRPr="00301F09">
        <w:t>. These</w:t>
      </w:r>
      <w:r w:rsidR="0B0C5BEC" w:rsidRPr="00301F09">
        <w:t xml:space="preserve"> had</w:t>
      </w:r>
      <w:r w:rsidRPr="00301F09">
        <w:t xml:space="preserve"> first </w:t>
      </w:r>
      <w:r w:rsidR="5460FA82" w:rsidRPr="00301F09">
        <w:t xml:space="preserve">been </w:t>
      </w:r>
      <w:r w:rsidRPr="00301F09">
        <w:t xml:space="preserve">published in 1972 </w:t>
      </w:r>
      <w:r w:rsidR="74C9B679">
        <w:t xml:space="preserve">while on the art market </w:t>
      </w:r>
      <w:r w:rsidR="0C1363D4">
        <w:t>and</w:t>
      </w:r>
      <w:r w:rsidRPr="00301F09">
        <w:t xml:space="preserve"> </w:t>
      </w:r>
      <w:r w:rsidR="7051B891" w:rsidRPr="00301F09">
        <w:t xml:space="preserve">were </w:t>
      </w:r>
      <w:r w:rsidRPr="00301F09">
        <w:t xml:space="preserve">identified </w:t>
      </w:r>
      <w:r w:rsidR="566A6889">
        <w:t xml:space="preserve">then </w:t>
      </w:r>
      <w:r w:rsidRPr="00301F09">
        <w:t>as belonging with a group of fragments in the Louvre. Th</w:t>
      </w:r>
      <w:r w:rsidR="48569A70" w:rsidRPr="00301F09">
        <w:t xml:space="preserve">e latter </w:t>
      </w:r>
      <w:r w:rsidR="6623A795" w:rsidRPr="00301F09">
        <w:t xml:space="preserve">group </w:t>
      </w:r>
      <w:r w:rsidRPr="00301F09">
        <w:t xml:space="preserve">had </w:t>
      </w:r>
      <w:r w:rsidR="3D6105C2" w:rsidRPr="00301F09">
        <w:t xml:space="preserve">previously formed part </w:t>
      </w:r>
      <w:r w:rsidRPr="00301F09">
        <w:t xml:space="preserve">of a large </w:t>
      </w:r>
      <w:r w:rsidR="66AD9230">
        <w:t>krater</w:t>
      </w:r>
      <w:r w:rsidR="48569A70" w:rsidRPr="00301F09">
        <w:t xml:space="preserve"> </w:t>
      </w:r>
      <w:r w:rsidRPr="00301F09">
        <w:t xml:space="preserve">acquired </w:t>
      </w:r>
      <w:r w:rsidR="1749555F" w:rsidRPr="00301F09">
        <w:t xml:space="preserve">by the Louvre </w:t>
      </w:r>
      <w:r w:rsidRPr="00301F09">
        <w:t xml:space="preserve">as part of the Campana collection in 1863, which subsequent research identified </w:t>
      </w:r>
      <w:r w:rsidR="5AC64ACF" w:rsidRPr="00301F09">
        <w:t xml:space="preserve">not as a restored single object but </w:t>
      </w:r>
      <w:r w:rsidRPr="00301F09">
        <w:t>as a pastiche</w:t>
      </w:r>
      <w:r w:rsidR="37CBDF49" w:rsidRPr="00301F09">
        <w:t xml:space="preserve"> made of</w:t>
      </w:r>
      <w:r w:rsidRPr="00301F09">
        <w:t xml:space="preserve"> fragments from three different </w:t>
      </w:r>
      <w:r w:rsidR="2326879A" w:rsidRPr="00301F09">
        <w:t xml:space="preserve">ancient </w:t>
      </w:r>
      <w:r w:rsidR="2326879A">
        <w:t>vases</w:t>
      </w:r>
      <w:r w:rsidRPr="00301F09">
        <w:t>. The Louvre disassembled the composite Campana v</w:t>
      </w:r>
      <w:r w:rsidR="48569A70" w:rsidRPr="00301F09">
        <w:t>ase</w:t>
      </w:r>
      <w:r w:rsidRPr="00301F09">
        <w:t xml:space="preserve"> </w:t>
      </w:r>
      <w:r w:rsidR="31B5C0D0" w:rsidRPr="00301F09">
        <w:t xml:space="preserve">in the 1950s </w:t>
      </w:r>
      <w:r w:rsidRPr="00301F09">
        <w:t>and</w:t>
      </w:r>
      <w:r w:rsidR="48569A70" w:rsidRPr="00301F09">
        <w:t>, following the Getty’s 1977 acquisition,</w:t>
      </w:r>
      <w:r w:rsidRPr="00301F09">
        <w:t xml:space="preserve"> placed the</w:t>
      </w:r>
      <w:r w:rsidR="48569A70" w:rsidRPr="00301F09">
        <w:t xml:space="preserve">ir </w:t>
      </w:r>
      <w:r w:rsidR="74D4393E" w:rsidRPr="00301F09">
        <w:t xml:space="preserve">related </w:t>
      </w:r>
      <w:r w:rsidR="48569A70" w:rsidRPr="00301F09">
        <w:t xml:space="preserve">Kleophrades Painter </w:t>
      </w:r>
      <w:r w:rsidRPr="00301F09">
        <w:t>fragments on long-term loan with the Getty</w:t>
      </w:r>
      <w:r w:rsidR="00E06D1C">
        <w:t xml:space="preserve">. </w:t>
      </w:r>
      <w:r w:rsidRPr="00301F09">
        <w:t xml:space="preserve">Today, </w:t>
      </w:r>
      <w:r w:rsidR="239DCA93" w:rsidRPr="00301F09">
        <w:t xml:space="preserve">all of </w:t>
      </w:r>
      <w:r w:rsidRPr="00301F09">
        <w:t>the</w:t>
      </w:r>
      <w:r w:rsidR="48569A70" w:rsidRPr="00301F09">
        <w:t>se</w:t>
      </w:r>
      <w:r w:rsidRPr="00301F09">
        <w:t xml:space="preserve"> fragments </w:t>
      </w:r>
      <w:r w:rsidR="40A35E9B" w:rsidRPr="00301F09">
        <w:t>are</w:t>
      </w:r>
      <w:r w:rsidRPr="00301F09">
        <w:t xml:space="preserve"> incorporated into the (reversible) reconstruction of the vessel at the Getty</w:t>
      </w:r>
      <w:r w:rsidR="239DCA93" w:rsidRPr="00301F09">
        <w:t>. Currently, the vase</w:t>
      </w:r>
      <w:r w:rsidRPr="00301F09">
        <w:t xml:space="preserve"> has a single provenance statement online, </w:t>
      </w:r>
      <w:r w:rsidR="239DCA93" w:rsidRPr="00301F09">
        <w:t xml:space="preserve">but this is </w:t>
      </w:r>
      <w:r w:rsidRPr="00301F09">
        <w:t>a reflection of institutional cataloguing practices and database limitation</w:t>
      </w:r>
      <w:r w:rsidR="239DCA93" w:rsidRPr="00301F09">
        <w:t xml:space="preserve">s; </w:t>
      </w:r>
      <w:r w:rsidRPr="00301F09">
        <w:t>the separate histories of its individual fragments tell a far more complex story</w:t>
      </w:r>
      <w:r w:rsidR="475C46D7">
        <w:t>.</w:t>
      </w:r>
      <w:r w:rsidR="002D3FAA" w:rsidRPr="5AE489F2">
        <w:rPr>
          <w:vertAlign w:val="superscript"/>
        </w:rPr>
        <w:endnoteReference w:id="72"/>
      </w:r>
      <w:r>
        <w:t xml:space="preserve"> </w:t>
      </w:r>
    </w:p>
    <w:p w14:paraId="39701D2F" w14:textId="4D258049" w:rsidR="002D3FAA" w:rsidRPr="00301F09" w:rsidRDefault="27B663C7" w:rsidP="00DB29FB">
      <w:pPr>
        <w:spacing w:line="360" w:lineRule="auto"/>
        <w:ind w:firstLine="720"/>
      </w:pPr>
      <w:r>
        <w:t>In addition to</w:t>
      </w:r>
      <w:r w:rsidR="22C6D0C0">
        <w:t xml:space="preserve"> </w:t>
      </w:r>
      <w:r w:rsidR="133D6A69">
        <w:t xml:space="preserve">determining </w:t>
      </w:r>
      <w:r w:rsidR="22C6D0C0">
        <w:t>conservation efforts</w:t>
      </w:r>
      <w:r>
        <w:t xml:space="preserve"> </w:t>
      </w:r>
      <w:r w:rsidR="22C6D0C0">
        <w:t xml:space="preserve">and </w:t>
      </w:r>
      <w:r>
        <w:t xml:space="preserve">restorations, </w:t>
      </w:r>
      <w:r w:rsidR="1EC1CB98">
        <w:t>analysis</w:t>
      </w:r>
      <w:r>
        <w:t xml:space="preserve"> of the object</w:t>
      </w:r>
      <w:r w:rsidR="126DD3FD">
        <w:t>’s material composition</w:t>
      </w:r>
      <w:r>
        <w:t xml:space="preserve"> by a conservator or materials scientist</w:t>
      </w:r>
      <w:r w:rsidR="726E1649">
        <w:t>, when possible,</w:t>
      </w:r>
      <w:r>
        <w:t xml:space="preserve"> can reveal additional </w:t>
      </w:r>
      <w:r w:rsidR="22C6D0C0">
        <w:t>information</w:t>
      </w:r>
      <w:r>
        <w:t xml:space="preserve">. </w:t>
      </w:r>
      <w:r w:rsidR="239DCA93" w:rsidRPr="00301F09">
        <w:t>N</w:t>
      </w:r>
      <w:r w:rsidR="39F93870" w:rsidRPr="00301F09">
        <w:t xml:space="preserve">oninvasive analyses should be prioritized, including close examination of the object under raking light and high magnification. </w:t>
      </w:r>
      <w:r w:rsidR="239DCA93" w:rsidRPr="00301F09">
        <w:t xml:space="preserve">Multispectral imaging, a noninvasive technique that uses ultraviolet and infrared light to enhance certain types of pigments, can be employed to examine the surface of an object for </w:t>
      </w:r>
      <w:r w:rsidR="00764994">
        <w:t xml:space="preserve">decoration </w:t>
      </w:r>
      <w:r w:rsidR="239DCA93" w:rsidRPr="00301F09">
        <w:t xml:space="preserve">not visible to the naked eye. Visible </w:t>
      </w:r>
      <w:r w:rsidR="7CAF3A90" w:rsidRPr="00301F09">
        <w:t>i</w:t>
      </w:r>
      <w:r w:rsidR="239DCA93" w:rsidRPr="00301F09">
        <w:t xml:space="preserve">nduced </w:t>
      </w:r>
      <w:r w:rsidR="7CAF3A90" w:rsidRPr="00301F09">
        <w:t>lu</w:t>
      </w:r>
      <w:r w:rsidR="239DCA93" w:rsidRPr="00301F09">
        <w:t>minescence</w:t>
      </w:r>
      <w:r w:rsidR="2B2AB79E" w:rsidRPr="00301F09">
        <w:t xml:space="preserve"> (VIL)</w:t>
      </w:r>
      <w:r w:rsidR="239DCA93" w:rsidRPr="00301F09">
        <w:t>, a specific type of imaging, allows for the detection of the pigment Egyptian Blue, first manufactured in Egypt during the second millennium BC</w:t>
      </w:r>
      <w:r w:rsidR="5BDC4920">
        <w:t>E</w:t>
      </w:r>
      <w:r w:rsidR="239DCA93" w:rsidRPr="00301F09">
        <w:t xml:space="preserve"> and used across the Mediterranean until the ninth century CE.</w:t>
      </w:r>
      <w:r w:rsidR="00647087" w:rsidRPr="00301F09">
        <w:rPr>
          <w:rStyle w:val="EndnoteReference"/>
        </w:rPr>
        <w:endnoteReference w:id="73"/>
      </w:r>
    </w:p>
    <w:p w14:paraId="562AD9B4" w14:textId="70A6CE52" w:rsidR="002D3FAA" w:rsidRPr="00301F09" w:rsidRDefault="002D3FAA" w:rsidP="00D7382D">
      <w:pPr>
        <w:spacing w:line="360" w:lineRule="auto"/>
      </w:pPr>
      <w:r w:rsidRPr="00301F09">
        <w:tab/>
        <w:t>X-</w:t>
      </w:r>
      <w:r w:rsidR="006A2752">
        <w:t>r</w:t>
      </w:r>
      <w:r w:rsidRPr="00301F09">
        <w:t xml:space="preserve">ay </w:t>
      </w:r>
      <w:r w:rsidR="006A2752">
        <w:t>f</w:t>
      </w:r>
      <w:r w:rsidRPr="00301F09">
        <w:t>luorescence (XRF) analysis can be used to determine the elemental composition of an object, which is useful in identifying the geological source</w:t>
      </w:r>
      <w:r w:rsidR="006A2752">
        <w:t>s</w:t>
      </w:r>
      <w:r w:rsidRPr="00301F09">
        <w:t xml:space="preserve"> of rocks and clays, or the makeup and alloy percentages of metals. This procedure does not date the object, but </w:t>
      </w:r>
      <w:r w:rsidR="006A2752">
        <w:t xml:space="preserve">it </w:t>
      </w:r>
      <w:r w:rsidRPr="00301F09">
        <w:t xml:space="preserve">can reveal a material’s origin or a likely </w:t>
      </w:r>
      <w:r w:rsidR="00647087" w:rsidRPr="00301F09">
        <w:t xml:space="preserve">period </w:t>
      </w:r>
      <w:r w:rsidRPr="00301F09">
        <w:t>of production based on comparanda. For example, XRF was performed on a set of surgical instruments (</w:t>
      </w:r>
      <w:hyperlink r:id="rId39" w:history="1">
        <w:r w:rsidRPr="00752892">
          <w:t>79.AK.30.1</w:t>
        </w:r>
      </w:hyperlink>
      <w:r w:rsidR="00FC77FE">
        <w:t>–</w:t>
      </w:r>
      <w:r w:rsidRPr="00301F09">
        <w:t>13)</w:t>
      </w:r>
      <w:r w:rsidRPr="46E9AD4B">
        <w:rPr>
          <w:rStyle w:val="EndnoteReference"/>
        </w:rPr>
        <w:endnoteReference w:id="74"/>
      </w:r>
      <w:r w:rsidRPr="00301F09">
        <w:t xml:space="preserve"> in 1985 after their bronze composition was questioned. They were found to be made of brass with a high percentage of zinc</w:t>
      </w:r>
      <w:r w:rsidR="00A96C62">
        <w:t>—</w:t>
      </w:r>
      <w:r w:rsidR="00F079E7" w:rsidRPr="00301F09">
        <w:t xml:space="preserve">more than would have been </w:t>
      </w:r>
      <w:r w:rsidR="00CC2A63" w:rsidRPr="00301F09">
        <w:t>possible in antiquity</w:t>
      </w:r>
      <w:r w:rsidR="00F079E7" w:rsidRPr="00301F09">
        <w:t xml:space="preserve"> </w:t>
      </w:r>
      <w:r w:rsidR="000D7FAE" w:rsidRPr="00301F09">
        <w:lastRenderedPageBreak/>
        <w:t xml:space="preserve">but </w:t>
      </w:r>
      <w:r w:rsidR="00D40FCF">
        <w:t xml:space="preserve">feasible </w:t>
      </w:r>
      <w:r w:rsidR="00C23D05" w:rsidRPr="00301F09">
        <w:t>by the e</w:t>
      </w:r>
      <w:r w:rsidR="00784CB4" w:rsidRPr="00301F09">
        <w:t>arly</w:t>
      </w:r>
      <w:r w:rsidR="00C23D05" w:rsidRPr="00301F09">
        <w:t xml:space="preserve"> nineteenth century, </w:t>
      </w:r>
      <w:r w:rsidRPr="00301F09">
        <w:t>indicating that the</w:t>
      </w:r>
      <w:r w:rsidR="00C23D05" w:rsidRPr="00301F09">
        <w:t xml:space="preserve"> surgical instruments were</w:t>
      </w:r>
      <w:r w:rsidRPr="00301F09">
        <w:t xml:space="preserve"> </w:t>
      </w:r>
      <w:r w:rsidR="00C23D05" w:rsidRPr="00301F09">
        <w:t>not ancient</w:t>
      </w:r>
      <w:r w:rsidRPr="00301F09">
        <w:t>.</w:t>
      </w:r>
      <w:r w:rsidRPr="00301F09">
        <w:rPr>
          <w:rStyle w:val="EndnoteReference"/>
        </w:rPr>
        <w:endnoteReference w:id="75"/>
      </w:r>
      <w:r w:rsidRPr="00301F09">
        <w:t xml:space="preserve"> Accurate material analysis usually requires a sample that is destroyed</w:t>
      </w:r>
      <w:r w:rsidR="006A2752">
        <w:t xml:space="preserve"> in the process of testing</w:t>
      </w:r>
      <w:r w:rsidRPr="00301F09">
        <w:t>, so such tests are only ordered</w:t>
      </w:r>
      <w:r w:rsidR="00353CF7" w:rsidRPr="00301F09">
        <w:t xml:space="preserve"> </w:t>
      </w:r>
      <w:r w:rsidR="00CC22B5" w:rsidRPr="00301F09">
        <w:t>when deemed absolutely necessary</w:t>
      </w:r>
      <w:r w:rsidR="00573B55" w:rsidRPr="00301F09">
        <w:t xml:space="preserve">, for example to prove or disprove a suspicion of </w:t>
      </w:r>
      <w:r w:rsidR="00784CB4" w:rsidRPr="00301F09">
        <w:t>forgery,</w:t>
      </w:r>
      <w:r w:rsidR="00573B55" w:rsidRPr="00301F09">
        <w:t xml:space="preserve"> and </w:t>
      </w:r>
      <w:r w:rsidR="00EB09C5" w:rsidRPr="00301F09">
        <w:t>with careful consideration of the object</w:t>
      </w:r>
      <w:r w:rsidR="002B4AA6" w:rsidRPr="00301F09">
        <w:t>’s safety</w:t>
      </w:r>
      <w:r w:rsidR="00784CB4" w:rsidRPr="00301F09">
        <w:t>, with a minimal number of samples taken from less visible parts of the object (</w:t>
      </w:r>
      <w:r w:rsidR="006A2752">
        <w:t>e.g.</w:t>
      </w:r>
      <w:r w:rsidR="00784CB4" w:rsidRPr="00301F09">
        <w:t>, the underside, the foot, the interior)</w:t>
      </w:r>
      <w:r w:rsidR="00CC22B5" w:rsidRPr="00301F09">
        <w:t>.</w:t>
      </w:r>
      <w:r w:rsidR="00D55759" w:rsidRPr="00301F09">
        <w:rPr>
          <w:rStyle w:val="CommentReference"/>
          <w:sz w:val="22"/>
          <w:szCs w:val="22"/>
        </w:rPr>
        <w:t xml:space="preserve"> </w:t>
      </w:r>
      <w:r w:rsidR="006E3DC2" w:rsidRPr="00301F09">
        <w:t>However,</w:t>
      </w:r>
      <w:r w:rsidRPr="00301F09">
        <w:t xml:space="preserve"> </w:t>
      </w:r>
      <w:r w:rsidR="006E3DC2" w:rsidRPr="00301F09">
        <w:t>t</w:t>
      </w:r>
      <w:r w:rsidRPr="00301F09">
        <w:t xml:space="preserve">he development of portable XRF (pXRF) spectrometers </w:t>
      </w:r>
      <w:r w:rsidR="008A701E">
        <w:t xml:space="preserve">now </w:t>
      </w:r>
      <w:r w:rsidRPr="00301F09">
        <w:t>allow</w:t>
      </w:r>
      <w:r w:rsidR="00647087" w:rsidRPr="00301F09">
        <w:t>s</w:t>
      </w:r>
      <w:r w:rsidRPr="00301F09">
        <w:t xml:space="preserve"> for quick, noninvasive readings of an object’s surface composition, albeit with slightly less accuracy</w:t>
      </w:r>
      <w:r w:rsidR="006F3B2F" w:rsidRPr="00301F09">
        <w:t xml:space="preserve"> than </w:t>
      </w:r>
      <w:r w:rsidR="00802777" w:rsidRPr="00301F09">
        <w:t>tests that require a physical sample</w:t>
      </w:r>
      <w:r w:rsidRPr="00301F09">
        <w:t>.</w:t>
      </w:r>
      <w:r w:rsidRPr="00301F09">
        <w:rPr>
          <w:rStyle w:val="EndnoteReference"/>
        </w:rPr>
        <w:endnoteReference w:id="76"/>
      </w:r>
      <w:r w:rsidRPr="00301F09">
        <w:t xml:space="preserve"> </w:t>
      </w:r>
    </w:p>
    <w:p w14:paraId="363008F4" w14:textId="51B6B41C" w:rsidR="002D3FAA" w:rsidRDefault="002D3FAA" w:rsidP="00D7382D">
      <w:pPr>
        <w:spacing w:line="360" w:lineRule="auto"/>
      </w:pPr>
      <w:r w:rsidRPr="00301F09">
        <w:tab/>
      </w:r>
      <w:r w:rsidR="39F93870" w:rsidRPr="00301F09">
        <w:t>In addition to material composition, an object’s internal structure and evidence of past restorations</w:t>
      </w:r>
      <w:r w:rsidR="5E52C5F6">
        <w:t xml:space="preserve"> </w:t>
      </w:r>
      <w:r w:rsidR="133D6A69">
        <w:t xml:space="preserve">can </w:t>
      </w:r>
      <w:r w:rsidR="00095085">
        <w:t xml:space="preserve">likewise </w:t>
      </w:r>
      <w:r w:rsidR="133D6A69">
        <w:t>be analyzed</w:t>
      </w:r>
      <w:r w:rsidR="39F93870" w:rsidRPr="00301F09">
        <w:t xml:space="preserve">. </w:t>
      </w:r>
      <w:r w:rsidR="239DCA93" w:rsidRPr="00301F09">
        <w:t>D</w:t>
      </w:r>
      <w:r w:rsidR="39F93870" w:rsidRPr="00301F09">
        <w:t>epending on the medium and what is being tested</w:t>
      </w:r>
      <w:r w:rsidR="49DF3E7E">
        <w:t>,</w:t>
      </w:r>
      <w:r w:rsidR="00162E82">
        <w:t xml:space="preserve"> </w:t>
      </w:r>
      <w:r w:rsidR="5BC741AE" w:rsidRPr="00301F09">
        <w:t>conservators may employ endoscopic cameras, X-</w:t>
      </w:r>
      <w:r w:rsidR="49DF3E7E">
        <w:t>r</w:t>
      </w:r>
      <w:r w:rsidR="5BC741AE" w:rsidRPr="00301F09">
        <w:t xml:space="preserve">ays, and </w:t>
      </w:r>
      <w:r w:rsidR="49DF3E7E">
        <w:t>magnetic resonance imaging (</w:t>
      </w:r>
      <w:r w:rsidR="5BC741AE" w:rsidRPr="00301F09">
        <w:t>MRI</w:t>
      </w:r>
      <w:r w:rsidR="49DF3E7E">
        <w:t>)</w:t>
      </w:r>
      <w:r w:rsidR="5BC741AE" w:rsidRPr="00301F09">
        <w:t>.</w:t>
      </w:r>
      <w:r w:rsidR="00955451" w:rsidRPr="00301F09">
        <w:rPr>
          <w:rStyle w:val="EndnoteReference"/>
        </w:rPr>
        <w:endnoteReference w:id="77"/>
      </w:r>
      <w:r w:rsidR="5BC741AE" w:rsidRPr="00301F09">
        <w:t xml:space="preserve"> Thermoluminescence </w:t>
      </w:r>
      <w:r w:rsidR="39F93870" w:rsidRPr="00301F09">
        <w:t xml:space="preserve">(TL) testing </w:t>
      </w:r>
      <w:r w:rsidR="5BC741AE" w:rsidRPr="00301F09">
        <w:t xml:space="preserve">requires the destruction of a small sample but </w:t>
      </w:r>
      <w:r w:rsidR="39F93870" w:rsidRPr="00301F09">
        <w:t>can be used on fired ceramics (pottery, terracotta sculptures, and the clay casting core of bronze sculptures) to determine an approximate date range of manufacture</w:t>
      </w:r>
      <w:r w:rsidR="774B5E32" w:rsidRPr="00301F09">
        <w:t xml:space="preserve"> and thus an ancient object’s authenticity</w:t>
      </w:r>
      <w:r w:rsidR="659BDA2A" w:rsidRPr="00301F09">
        <w:t>.</w:t>
      </w:r>
      <w:r w:rsidR="00162E82">
        <w:t xml:space="preserve"> </w:t>
      </w:r>
      <w:r w:rsidR="39F93870" w:rsidRPr="00301F09">
        <w:t xml:space="preserve">In 1957, J. Paul Getty acquired </w:t>
      </w:r>
      <w:r w:rsidR="5BC741AE" w:rsidRPr="00301F09">
        <w:t xml:space="preserve">a </w:t>
      </w:r>
      <w:r w:rsidR="39F93870" w:rsidRPr="00301F09">
        <w:t xml:space="preserve">terracotta statuette of Aphrodite </w:t>
      </w:r>
      <w:r w:rsidR="5A1EBBAB" w:rsidRPr="00301F09">
        <w:t>(</w:t>
      </w:r>
      <w:hyperlink r:id="rId40">
        <w:r w:rsidR="39F93870" w:rsidRPr="00752892">
          <w:t>57.AD.9</w:t>
        </w:r>
      </w:hyperlink>
      <w:r w:rsidR="5A1EBBAB" w:rsidRPr="00301F09">
        <w:t>)</w:t>
      </w:r>
      <w:r w:rsidRPr="00301F09">
        <w:rPr>
          <w:rStyle w:val="EndnoteReference"/>
        </w:rPr>
        <w:endnoteReference w:id="78"/>
      </w:r>
      <w:r w:rsidR="39F93870" w:rsidRPr="00301F09">
        <w:t xml:space="preserve"> and noted in his journal that antiquities expert Rudolph Forrer advised it was “unquestionably </w:t>
      </w:r>
      <w:r w:rsidR="39F93870" w:rsidRPr="00D32A4F">
        <w:t>genuine” (</w:t>
      </w:r>
      <w:hyperlink w:anchor="fig-22" w:history="1">
        <w:r w:rsidR="39F93870" w:rsidRPr="00D32A4F">
          <w:rPr>
            <w:rStyle w:val="Hyperlink"/>
          </w:rPr>
          <w:t xml:space="preserve">fig. </w:t>
        </w:r>
        <w:r w:rsidR="0079491F" w:rsidRPr="00D32A4F">
          <w:rPr>
            <w:rStyle w:val="Hyperlink"/>
          </w:rPr>
          <w:t>22</w:t>
        </w:r>
      </w:hyperlink>
      <w:r w:rsidR="39F93870" w:rsidRPr="00D32A4F">
        <w:t>).</w:t>
      </w:r>
      <w:r w:rsidRPr="00D32A4F">
        <w:rPr>
          <w:rStyle w:val="EndnoteReference"/>
        </w:rPr>
        <w:endnoteReference w:id="79"/>
      </w:r>
      <w:r w:rsidR="39F93870" w:rsidRPr="00D32A4F">
        <w:t xml:space="preserve"> The</w:t>
      </w:r>
      <w:r w:rsidR="39F93870" w:rsidRPr="00301F09">
        <w:t xml:space="preserve"> statue was widely published</w:t>
      </w:r>
      <w:r w:rsidR="3F56775D" w:rsidRPr="00301F09">
        <w:t xml:space="preserve"> and</w:t>
      </w:r>
      <w:r w:rsidR="39F93870" w:rsidRPr="00301F09">
        <w:t xml:space="preserve"> </w:t>
      </w:r>
      <w:r w:rsidR="1948986B" w:rsidRPr="00301F09">
        <w:t xml:space="preserve">remained on </w:t>
      </w:r>
      <w:r w:rsidR="39F93870" w:rsidRPr="00301F09">
        <w:t xml:space="preserve">display for </w:t>
      </w:r>
      <w:r w:rsidR="64B6AC13" w:rsidRPr="00301F09">
        <w:t xml:space="preserve">over </w:t>
      </w:r>
      <w:r w:rsidR="58E9034C" w:rsidRPr="00301F09">
        <w:t xml:space="preserve">thirty </w:t>
      </w:r>
      <w:r w:rsidR="39F93870" w:rsidRPr="00301F09">
        <w:t>years</w:t>
      </w:r>
      <w:r w:rsidR="3644D2B4" w:rsidRPr="00301F09">
        <w:t xml:space="preserve">. </w:t>
      </w:r>
      <w:r w:rsidR="130D55D5" w:rsidRPr="00301F09">
        <w:t xml:space="preserve">In </w:t>
      </w:r>
      <w:r w:rsidR="4C11ACE1" w:rsidRPr="00301F09">
        <w:t xml:space="preserve">the </w:t>
      </w:r>
      <w:r w:rsidR="32DB408C" w:rsidRPr="00301F09">
        <w:t>mid-1990s</w:t>
      </w:r>
      <w:r w:rsidR="130D55D5" w:rsidRPr="00301F09">
        <w:t xml:space="preserve">, around the time the </w:t>
      </w:r>
      <w:r w:rsidR="6368A56C" w:rsidRPr="00301F09">
        <w:t xml:space="preserve">entire antiquities collection was </w:t>
      </w:r>
      <w:r w:rsidR="133D6A69">
        <w:t xml:space="preserve">being </w:t>
      </w:r>
      <w:r w:rsidR="6368A56C" w:rsidRPr="00301F09">
        <w:t xml:space="preserve">reexamined in planning </w:t>
      </w:r>
      <w:r w:rsidR="12DA9278">
        <w:t>for the re</w:t>
      </w:r>
      <w:r w:rsidR="6368A56C" w:rsidRPr="00301F09">
        <w:t>installation</w:t>
      </w:r>
      <w:r w:rsidR="12DA9278">
        <w:t xml:space="preserve"> of the Getty Villa</w:t>
      </w:r>
      <w:r w:rsidR="6368A56C" w:rsidRPr="00301F09">
        <w:t>, questions were raised about its authenticit</w:t>
      </w:r>
      <w:r w:rsidR="3AE5373C">
        <w:t>y, and a</w:t>
      </w:r>
      <w:r w:rsidR="591CBDF4" w:rsidRPr="00301F09">
        <w:t xml:space="preserve"> </w:t>
      </w:r>
      <w:r w:rsidR="39F93870" w:rsidRPr="00301F09">
        <w:t>TL test</w:t>
      </w:r>
      <w:r w:rsidR="591CBDF4" w:rsidRPr="00301F09">
        <w:t xml:space="preserve"> conducted in 1999</w:t>
      </w:r>
      <w:r w:rsidR="39F93870" w:rsidRPr="00301F09">
        <w:t xml:space="preserve"> confirme</w:t>
      </w:r>
      <w:r w:rsidR="40A35E9B" w:rsidRPr="00301F09">
        <w:t>d</w:t>
      </w:r>
      <w:r w:rsidR="39F93870" w:rsidRPr="00301F09">
        <w:t xml:space="preserve"> it</w:t>
      </w:r>
      <w:r w:rsidR="40A35E9B" w:rsidRPr="00301F09">
        <w:t>s</w:t>
      </w:r>
      <w:r w:rsidR="39F93870" w:rsidRPr="00301F09">
        <w:t xml:space="preserve"> twentieth</w:t>
      </w:r>
      <w:r w:rsidR="40A35E9B" w:rsidRPr="00301F09">
        <w:t>-</w:t>
      </w:r>
      <w:r w:rsidR="39F93870" w:rsidRPr="00301F09">
        <w:t>century</w:t>
      </w:r>
      <w:r w:rsidR="40A35E9B" w:rsidRPr="00301F09">
        <w:t xml:space="preserve"> date</w:t>
      </w:r>
      <w:r w:rsidR="39F93870" w:rsidRPr="00301F09">
        <w:t>.</w:t>
      </w:r>
      <w:r w:rsidRPr="00301F09">
        <w:rPr>
          <w:rStyle w:val="EndnoteReference"/>
        </w:rPr>
        <w:endnoteReference w:id="80"/>
      </w:r>
      <w:r w:rsidR="39F93870" w:rsidRPr="00301F09">
        <w:t xml:space="preserve"> </w:t>
      </w:r>
    </w:p>
    <w:p w14:paraId="531569F4" w14:textId="5E1BCB9A" w:rsidR="00D32A4F" w:rsidRPr="00D32A4F" w:rsidRDefault="00D32A4F" w:rsidP="00D7382D">
      <w:pPr>
        <w:spacing w:line="360" w:lineRule="auto"/>
        <w:rPr>
          <w:b/>
          <w:bCs/>
        </w:rPr>
      </w:pPr>
      <w:r w:rsidRPr="00D32A4F">
        <w:rPr>
          <w:b/>
          <w:bCs/>
        </w:rPr>
        <w:t>[[fig-22]]</w:t>
      </w:r>
    </w:p>
    <w:p w14:paraId="66050638" w14:textId="0B402BD0" w:rsidR="002D3FAA" w:rsidRPr="00301F09" w:rsidRDefault="002D3FAA" w:rsidP="00D7382D">
      <w:pPr>
        <w:spacing w:line="360" w:lineRule="auto"/>
      </w:pPr>
      <w:r w:rsidRPr="00301F09">
        <w:tab/>
      </w:r>
      <w:r w:rsidR="774B5E32" w:rsidRPr="00301F09">
        <w:t xml:space="preserve">TL was just one of several </w:t>
      </w:r>
      <w:r w:rsidR="39F93870" w:rsidRPr="00301F09">
        <w:t>testing methods</w:t>
      </w:r>
      <w:r w:rsidR="774B5E32" w:rsidRPr="00301F09">
        <w:t xml:space="preserve"> </w:t>
      </w:r>
      <w:r w:rsidR="39F93870" w:rsidRPr="00301F09">
        <w:t xml:space="preserve">used on the previously discussed Egyptian bronze cat </w:t>
      </w:r>
      <w:r w:rsidR="39F93870" w:rsidRPr="009257C5">
        <w:t>(</w:t>
      </w:r>
      <w:hyperlink r:id="rId41" w:history="1">
        <w:r w:rsidR="39F93870" w:rsidRPr="009F391A">
          <w:t>55.AK.9</w:t>
        </w:r>
      </w:hyperlink>
      <w:r w:rsidR="39F93870" w:rsidRPr="009257C5">
        <w:t>)</w:t>
      </w:r>
      <w:r w:rsidR="774B5E32" w:rsidRPr="00301F09">
        <w:t>.</w:t>
      </w:r>
      <w:r w:rsidR="005E54B8" w:rsidRPr="00301F09">
        <w:rPr>
          <w:rStyle w:val="EndnoteReference"/>
        </w:rPr>
        <w:endnoteReference w:id="81"/>
      </w:r>
      <w:r w:rsidR="774B5E32" w:rsidRPr="00301F09">
        <w:t xml:space="preserve"> It </w:t>
      </w:r>
      <w:r w:rsidR="39F93870" w:rsidRPr="00301F09">
        <w:t>was mounted</w:t>
      </w:r>
      <w:r w:rsidR="774B5E32" w:rsidRPr="00301F09">
        <w:t xml:space="preserve"> on its base</w:t>
      </w:r>
      <w:r w:rsidR="39F93870" w:rsidRPr="00301F09">
        <w:t xml:space="preserve"> by William Talbot Ready in the late nineteenth century and acquired</w:t>
      </w:r>
      <w:r w:rsidR="4EFA2AF3" w:rsidRPr="00301F09">
        <w:t xml:space="preserve"> for the </w:t>
      </w:r>
      <w:r w:rsidR="007D5DBC" w:rsidRPr="00301F09">
        <w:t xml:space="preserve">museum </w:t>
      </w:r>
      <w:r w:rsidR="39F93870" w:rsidRPr="00301F09">
        <w:t xml:space="preserve">by </w:t>
      </w:r>
      <w:r w:rsidR="054DB19F">
        <w:t xml:space="preserve">J. Paul </w:t>
      </w:r>
      <w:r w:rsidR="39F93870" w:rsidRPr="00301F09">
        <w:t>Getty as an ancient object in 1955</w:t>
      </w:r>
      <w:r w:rsidR="659BDA2A" w:rsidRPr="00301F09">
        <w:t xml:space="preserve">. </w:t>
      </w:r>
      <w:r w:rsidR="054DB19F">
        <w:t>In the early 1970s, b</w:t>
      </w:r>
      <w:r w:rsidR="659BDA2A" w:rsidRPr="00301F09">
        <w:t>ased on its style and proportions</w:t>
      </w:r>
      <w:r w:rsidR="39F93870" w:rsidRPr="00301F09">
        <w:t xml:space="preserve">, </w:t>
      </w:r>
      <w:r w:rsidR="659BDA2A" w:rsidRPr="00301F09">
        <w:t xml:space="preserve">it was </w:t>
      </w:r>
      <w:r w:rsidR="39F93870" w:rsidRPr="00301F09">
        <w:t>reclassified as a modern imitation. In 2019, however, a reexamination of the statuette revealed that it is in fact ancient</w:t>
      </w:r>
      <w:r w:rsidR="054DB19F">
        <w:t xml:space="preserve">, </w:t>
      </w:r>
      <w:r w:rsidR="39F93870" w:rsidRPr="00301F09">
        <w:t>an assessment based on the results of X-</w:t>
      </w:r>
      <w:r w:rsidR="054DB19F">
        <w:t>r</w:t>
      </w:r>
      <w:r w:rsidR="39F93870" w:rsidRPr="00301F09">
        <w:t xml:space="preserve">ays, pXRF, surface analysis, and a TL test </w:t>
      </w:r>
      <w:r w:rsidR="774B5E32" w:rsidRPr="00301F09">
        <w:t>(</w:t>
      </w:r>
      <w:r w:rsidR="39F93870" w:rsidRPr="00301F09">
        <w:t>performed on the preserved clay casting core</w:t>
      </w:r>
      <w:r w:rsidR="774B5E32" w:rsidRPr="00301F09">
        <w:t>)</w:t>
      </w:r>
      <w:r w:rsidR="39F93870" w:rsidRPr="00301F09">
        <w:t>.</w:t>
      </w:r>
      <w:r w:rsidRPr="00301F09">
        <w:rPr>
          <w:rStyle w:val="EndnoteReference"/>
        </w:rPr>
        <w:endnoteReference w:id="82"/>
      </w:r>
      <w:r w:rsidR="39F93870" w:rsidRPr="00301F09">
        <w:t xml:space="preserve"> This discovery underscores the value of undertaking multiple scientific analyses whenever possible.</w:t>
      </w:r>
      <w:r w:rsidR="774B5E32" w:rsidRPr="00301F09">
        <w:t xml:space="preserve"> In particular, TL tests should always be considered with other evidence</w:t>
      </w:r>
      <w:r w:rsidR="054DB19F">
        <w:t>, as</w:t>
      </w:r>
      <w:r w:rsidR="774B5E32" w:rsidRPr="00301F09">
        <w:t xml:space="preserve"> s</w:t>
      </w:r>
      <w:r w:rsidR="5BC741AE" w:rsidRPr="00301F09">
        <w:t xml:space="preserve">ince </w:t>
      </w:r>
      <w:r w:rsidR="774B5E32" w:rsidRPr="00301F09">
        <w:t>their</w:t>
      </w:r>
      <w:r w:rsidR="5BC741AE" w:rsidRPr="00301F09">
        <w:t xml:space="preserve"> first implementation in the 1970s, forgers have </w:t>
      </w:r>
      <w:r w:rsidR="774B5E32" w:rsidRPr="00301F09">
        <w:t>found</w:t>
      </w:r>
      <w:r w:rsidR="5BC741AE" w:rsidRPr="00301F09">
        <w:t xml:space="preserve"> ways to </w:t>
      </w:r>
      <w:r w:rsidR="774B5E32" w:rsidRPr="00301F09">
        <w:t>falsify TL dates</w:t>
      </w:r>
      <w:r w:rsidR="5BC741AE" w:rsidRPr="00301F09">
        <w:t xml:space="preserve"> through artificial irradiation</w:t>
      </w:r>
      <w:r w:rsidR="774B5E32" w:rsidRPr="00301F09">
        <w:t>, or</w:t>
      </w:r>
      <w:r w:rsidR="5BC741AE" w:rsidRPr="00301F09">
        <w:t xml:space="preserve"> by inserting ancient material</w:t>
      </w:r>
      <w:r w:rsidR="774B5E32" w:rsidRPr="00301F09">
        <w:t>s</w:t>
      </w:r>
      <w:r w:rsidR="5BC741AE" w:rsidRPr="00301F09">
        <w:t xml:space="preserve"> into modern imitations</w:t>
      </w:r>
      <w:r w:rsidR="016719BC" w:rsidRPr="00301F09">
        <w:t xml:space="preserve"> in areas most likely to be sampled</w:t>
      </w:r>
      <w:r w:rsidR="5BC741AE" w:rsidRPr="00301F09">
        <w:t>.</w:t>
      </w:r>
      <w:r w:rsidR="00955451" w:rsidRPr="00301F09">
        <w:rPr>
          <w:rStyle w:val="EndnoteReference"/>
        </w:rPr>
        <w:endnoteReference w:id="83"/>
      </w:r>
      <w:r w:rsidR="5BC741AE" w:rsidRPr="00301F09">
        <w:t xml:space="preserve"> </w:t>
      </w:r>
    </w:p>
    <w:p w14:paraId="4406EAD3" w14:textId="6D28F156" w:rsidR="00647087" w:rsidRPr="00301F09" w:rsidRDefault="002D3FAA" w:rsidP="00D7382D">
      <w:pPr>
        <w:spacing w:line="360" w:lineRule="auto"/>
      </w:pPr>
      <w:r w:rsidRPr="00301F09">
        <w:lastRenderedPageBreak/>
        <w:tab/>
      </w:r>
      <w:r w:rsidR="39F93870" w:rsidRPr="00301F09">
        <w:t xml:space="preserve">In addition to analysis of the composition of the object itself, later </w:t>
      </w:r>
      <w:r w:rsidR="774B5E32" w:rsidRPr="00301F09">
        <w:t>interventio</w:t>
      </w:r>
      <w:r w:rsidR="39F93870" w:rsidRPr="00301F09">
        <w:t xml:space="preserve">ns such as modern fills, varnishes, mounts, foreign materials introduced as part of restorations or discarded within objects during </w:t>
      </w:r>
      <w:r w:rsidR="774B5E32" w:rsidRPr="00301F09">
        <w:t xml:space="preserve">such work </w:t>
      </w:r>
      <w:r w:rsidR="39F93870" w:rsidRPr="00301F09">
        <w:t>(</w:t>
      </w:r>
      <w:r w:rsidR="2BB24472">
        <w:t xml:space="preserve">e.g., </w:t>
      </w:r>
      <w:r w:rsidR="39F93870" w:rsidRPr="00301F09">
        <w:t>newspaper or other ephemera</w:t>
      </w:r>
      <w:r w:rsidR="774B5E32" w:rsidRPr="00301F09">
        <w:t xml:space="preserve">) can </w:t>
      </w:r>
      <w:r w:rsidR="39F93870" w:rsidRPr="00301F09">
        <w:t>also provide insight</w:t>
      </w:r>
      <w:r w:rsidR="774B5E32" w:rsidRPr="00301F09">
        <w:t>s in</w:t>
      </w:r>
      <w:r w:rsidR="39F93870" w:rsidRPr="00301F09">
        <w:t>to the object’s past. For example, during</w:t>
      </w:r>
      <w:r w:rsidR="774B5E32" w:rsidRPr="00301F09">
        <w:t xml:space="preserve"> the recent</w:t>
      </w:r>
      <w:r w:rsidR="39F93870" w:rsidRPr="00301F09">
        <w:t xml:space="preserve"> conservation of a Roman portrait head</w:t>
      </w:r>
      <w:r w:rsidR="4884B350">
        <w:t xml:space="preserve"> (</w:t>
      </w:r>
      <w:r w:rsidR="39F93870" w:rsidRPr="00301F09">
        <w:t>2016.38</w:t>
      </w:r>
      <w:r w:rsidR="4884B350">
        <w:t>)</w:t>
      </w:r>
      <w:r w:rsidR="39F93870" w:rsidRPr="00301F09">
        <w:t>,</w:t>
      </w:r>
      <w:r w:rsidR="001E7E19">
        <w:rPr>
          <w:rStyle w:val="EndnoteReference"/>
        </w:rPr>
        <w:endnoteReference w:id="84"/>
      </w:r>
      <w:r w:rsidR="39F93870" w:rsidRPr="00301F09">
        <w:t xml:space="preserve"> a</w:t>
      </w:r>
      <w:r w:rsidR="01679A66" w:rsidRPr="00301F09">
        <w:t xml:space="preserve"> paper</w:t>
      </w:r>
      <w:r w:rsidR="39F93870" w:rsidRPr="00301F09">
        <w:t xml:space="preserve"> note </w:t>
      </w:r>
      <w:r w:rsidR="01679A66" w:rsidRPr="00301F09">
        <w:t>that reads</w:t>
      </w:r>
      <w:r w:rsidR="0093E088" w:rsidRPr="00301F09">
        <w:t xml:space="preserve"> </w:t>
      </w:r>
      <w:r w:rsidR="01679A66" w:rsidRPr="00301F09">
        <w:t xml:space="preserve">“nose and eyes by t” </w:t>
      </w:r>
      <w:r w:rsidR="0093E088" w:rsidRPr="00301F09">
        <w:t>was found embedded in a modern drill hole</w:t>
      </w:r>
      <w:r w:rsidR="39F93870" w:rsidRPr="00301F09">
        <w:t>.</w:t>
      </w:r>
      <w:r w:rsidRPr="00301F09">
        <w:rPr>
          <w:rStyle w:val="EndnoteReference"/>
        </w:rPr>
        <w:endnoteReference w:id="85"/>
      </w:r>
      <w:r w:rsidR="39F93870" w:rsidRPr="00301F09">
        <w:t xml:space="preserve"> </w:t>
      </w:r>
      <w:r w:rsidR="62BC370F">
        <w:t>More broadly, s</w:t>
      </w:r>
      <w:r w:rsidR="62BC370F" w:rsidRPr="00301F09">
        <w:t xml:space="preserve">ome </w:t>
      </w:r>
      <w:r w:rsidR="2BB24472">
        <w:t xml:space="preserve">fill techniques or </w:t>
      </w:r>
      <w:r w:rsidR="39F93870" w:rsidRPr="00301F09">
        <w:t>paint compounds (</w:t>
      </w:r>
      <w:r w:rsidR="39F93870" w:rsidRPr="00895844">
        <w:t xml:space="preserve">e.g., </w:t>
      </w:r>
      <w:r w:rsidR="39F93870" w:rsidRPr="00301F09">
        <w:t>chrome yellow, a nonancient pigment often found on vases restored in Naples in the early nineteenth century</w:t>
      </w:r>
      <w:r w:rsidRPr="00301F09">
        <w:rPr>
          <w:rStyle w:val="EndnoteReference"/>
        </w:rPr>
        <w:endnoteReference w:id="86"/>
      </w:r>
      <w:r w:rsidR="39F93870" w:rsidRPr="00301F09">
        <w:t xml:space="preserve">) date </w:t>
      </w:r>
      <w:r w:rsidR="2BB24472">
        <w:t xml:space="preserve">from </w:t>
      </w:r>
      <w:r w:rsidR="39F93870" w:rsidRPr="00301F09">
        <w:t xml:space="preserve">a specific period, allowing a </w:t>
      </w:r>
      <w:r w:rsidR="39F93870" w:rsidRPr="007D5DBC">
        <w:t>terminus post quem</w:t>
      </w:r>
      <w:r w:rsidR="39F93870" w:rsidRPr="33E5808A">
        <w:rPr>
          <w:i/>
          <w:iCs/>
        </w:rPr>
        <w:t xml:space="preserve"> </w:t>
      </w:r>
      <w:r w:rsidR="39F93870" w:rsidRPr="00301F09">
        <w:t xml:space="preserve">for a restoration campaign. </w:t>
      </w:r>
    </w:p>
    <w:p w14:paraId="33AD1C88" w14:textId="3547E858" w:rsidR="002D3FAA" w:rsidRPr="00301F09" w:rsidRDefault="002D3FAA" w:rsidP="00D7382D">
      <w:pPr>
        <w:spacing w:line="360" w:lineRule="auto"/>
      </w:pPr>
      <w:r w:rsidRPr="00301F09">
        <w:tab/>
      </w:r>
      <w:r w:rsidR="00374EDC" w:rsidRPr="00301F09">
        <w:t>The study of restoration and conservation practices substantively assists in documenting an object’s history, but provenance research can</w:t>
      </w:r>
      <w:r w:rsidR="000D35ED" w:rsidRPr="00301F09">
        <w:t>, in turn,</w:t>
      </w:r>
      <w:r w:rsidR="00374EDC" w:rsidRPr="00301F09">
        <w:t xml:space="preserve"> </w:t>
      </w:r>
      <w:r w:rsidR="000D35ED" w:rsidRPr="00301F09">
        <w:t>support materials analysis</w:t>
      </w:r>
      <w:r w:rsidR="00A96C62">
        <w:t>—</w:t>
      </w:r>
      <w:r w:rsidR="00374EDC" w:rsidRPr="00301F09">
        <w:t>especially</w:t>
      </w:r>
      <w:r w:rsidRPr="00301F09">
        <w:t xml:space="preserve"> for categories of objects that cannot </w:t>
      </w:r>
      <w:r w:rsidR="000D35ED" w:rsidRPr="00301F09">
        <w:t xml:space="preserve">be </w:t>
      </w:r>
      <w:r w:rsidRPr="00301F09">
        <w:t xml:space="preserve">dated through </w:t>
      </w:r>
      <w:r w:rsidR="00290DDE">
        <w:t>carbon</w:t>
      </w:r>
      <w:r w:rsidRPr="00301F09">
        <w:t>-14 or TL testing. Such was the case for a gem</w:t>
      </w:r>
      <w:r w:rsidR="00086DDB">
        <w:t xml:space="preserve"> depicting Mark Antony,</w:t>
      </w:r>
      <w:r w:rsidRPr="00301F09">
        <w:t xml:space="preserve"> long thought to be the work of Gnaios, an ancient Roman gem carver active during the first century BC</w:t>
      </w:r>
      <w:r w:rsidR="00374EDC" w:rsidRPr="00301F09">
        <w:t>E</w:t>
      </w:r>
      <w:r w:rsidR="3FC3636F" w:rsidRPr="00301F09">
        <w:t xml:space="preserve"> (</w:t>
      </w:r>
      <w:hyperlink r:id="rId42">
        <w:r w:rsidR="3FC3636F" w:rsidRPr="009F391A">
          <w:t>2001.28.1</w:t>
        </w:r>
      </w:hyperlink>
      <w:r w:rsidR="3FC3636F" w:rsidRPr="00301F09">
        <w:t>)</w:t>
      </w:r>
      <w:r w:rsidRPr="00301F09">
        <w:t>.</w:t>
      </w:r>
      <w:r w:rsidRPr="00301F09">
        <w:rPr>
          <w:rStyle w:val="EndnoteReference"/>
        </w:rPr>
        <w:endnoteReference w:id="87"/>
      </w:r>
      <w:r w:rsidRPr="00301F09">
        <w:t xml:space="preserve"> </w:t>
      </w:r>
      <w:r w:rsidR="003564CC" w:rsidRPr="00301F09">
        <w:t xml:space="preserve">In the absence of organic material, </w:t>
      </w:r>
      <w:r w:rsidR="1986BCD6" w:rsidRPr="00301F09">
        <w:t xml:space="preserve">required for </w:t>
      </w:r>
      <w:r w:rsidR="0072048D">
        <w:t>carbon</w:t>
      </w:r>
      <w:r w:rsidR="1986BCD6" w:rsidRPr="00301F09">
        <w:t>-14 dating,</w:t>
      </w:r>
      <w:r w:rsidRPr="00301F09">
        <w:t xml:space="preserve"> carving </w:t>
      </w:r>
      <w:r w:rsidR="1986BCD6" w:rsidRPr="00301F09">
        <w:t xml:space="preserve">on </w:t>
      </w:r>
      <w:r w:rsidR="003564CC" w:rsidRPr="00301F09">
        <w:t>g</w:t>
      </w:r>
      <w:r w:rsidRPr="00301F09">
        <w:t>em</w:t>
      </w:r>
      <w:r w:rsidR="00782EDC" w:rsidRPr="00301F09">
        <w:t>stones</w:t>
      </w:r>
      <w:r w:rsidRPr="00301F09">
        <w:t xml:space="preserve"> cannot be dated scientifically, although anachronistic carving techniques or sources of stone provide clues to the time of their carving. In the case of the</w:t>
      </w:r>
      <w:r w:rsidR="00F67EF9" w:rsidRPr="00301F09">
        <w:t xml:space="preserve"> Getty</w:t>
      </w:r>
      <w:r w:rsidRPr="00301F09">
        <w:t xml:space="preserve"> Gnaios gem</w:t>
      </w:r>
      <w:r w:rsidR="00AB7B59" w:rsidRPr="00301F09">
        <w:t xml:space="preserve">, which had </w:t>
      </w:r>
      <w:r w:rsidR="00F67EF9" w:rsidRPr="00301F09">
        <w:t xml:space="preserve">long </w:t>
      </w:r>
      <w:r w:rsidR="00AB7B59" w:rsidRPr="00301F09">
        <w:t xml:space="preserve">been accepted </w:t>
      </w:r>
      <w:r w:rsidR="00782EDC" w:rsidRPr="00301F09">
        <w:t xml:space="preserve">as genuine </w:t>
      </w:r>
      <w:r w:rsidR="00AB7B59" w:rsidRPr="00301F09">
        <w:t>by specialists</w:t>
      </w:r>
      <w:r w:rsidRPr="00301F09">
        <w:t>,</w:t>
      </w:r>
      <w:r w:rsidR="00E51F90" w:rsidRPr="00301F09">
        <w:t xml:space="preserve"> </w:t>
      </w:r>
      <w:r w:rsidR="00F769B7" w:rsidRPr="00301F09">
        <w:t xml:space="preserve">questions were first raised </w:t>
      </w:r>
      <w:r w:rsidR="008704AA" w:rsidRPr="00301F09">
        <w:t>in</w:t>
      </w:r>
      <w:r w:rsidR="00F769B7" w:rsidRPr="00301F09">
        <w:t xml:space="preserve"> 2009</w:t>
      </w:r>
      <w:r w:rsidR="008B7C7E" w:rsidRPr="00301F09">
        <w:t xml:space="preserve"> </w:t>
      </w:r>
      <w:r w:rsidR="00782EDC" w:rsidRPr="00301F09">
        <w:t xml:space="preserve">when </w:t>
      </w:r>
      <w:r w:rsidR="4AFB5312" w:rsidRPr="00301F09">
        <w:t xml:space="preserve">it </w:t>
      </w:r>
      <w:r w:rsidR="00C6614C" w:rsidRPr="00301F09">
        <w:t>was displayed alongside</w:t>
      </w:r>
      <w:r w:rsidR="008D66FB" w:rsidRPr="00301F09">
        <w:t xml:space="preserve"> three other Gnaios intaglios</w:t>
      </w:r>
      <w:r w:rsidR="00C6614C" w:rsidRPr="00301F09">
        <w:t xml:space="preserve"> in the </w:t>
      </w:r>
      <w:r w:rsidR="003B00E3">
        <w:t xml:space="preserve">Getty </w:t>
      </w:r>
      <w:r w:rsidR="00C6614C" w:rsidRPr="00301F09">
        <w:t xml:space="preserve">exhibition </w:t>
      </w:r>
      <w:r w:rsidR="00C6614C" w:rsidRPr="45BC76E2">
        <w:rPr>
          <w:i/>
          <w:iCs/>
        </w:rPr>
        <w:t>Carvers and Collectors: The Lasting Allure of Ancient Gems</w:t>
      </w:r>
      <w:r w:rsidR="006218A9" w:rsidRPr="00301F09">
        <w:t>.</w:t>
      </w:r>
      <w:r w:rsidR="005F59A4" w:rsidRPr="00301F09">
        <w:rPr>
          <w:rStyle w:val="EndnoteReference"/>
        </w:rPr>
        <w:endnoteReference w:id="88"/>
      </w:r>
      <w:r w:rsidR="006218A9" w:rsidRPr="00301F09">
        <w:t xml:space="preserve"> </w:t>
      </w:r>
      <w:r w:rsidR="00EC0454" w:rsidRPr="00301F09">
        <w:t xml:space="preserve">Gem </w:t>
      </w:r>
      <w:r w:rsidR="00A15F1F" w:rsidRPr="00301F09">
        <w:t xml:space="preserve">specialist </w:t>
      </w:r>
      <w:r w:rsidR="00D56A1B" w:rsidRPr="00301F09">
        <w:t>Gertrud Platz</w:t>
      </w:r>
      <w:r w:rsidR="00275B69" w:rsidRPr="00301F09">
        <w:t>-Horster</w:t>
      </w:r>
      <w:r w:rsidR="00D56A1B" w:rsidRPr="00301F09">
        <w:t xml:space="preserve"> </w:t>
      </w:r>
      <w:r w:rsidR="00A15F1F" w:rsidRPr="00301F09">
        <w:t xml:space="preserve">had just published a study </w:t>
      </w:r>
      <w:r w:rsidR="002941DB" w:rsidRPr="00301F09">
        <w:t>on</w:t>
      </w:r>
      <w:r w:rsidR="00570FF6" w:rsidRPr="00301F09">
        <w:t xml:space="preserve"> the</w:t>
      </w:r>
      <w:r w:rsidR="0027724D" w:rsidRPr="00301F09">
        <w:t xml:space="preserve"> </w:t>
      </w:r>
      <w:r w:rsidR="00E316B8" w:rsidRPr="00301F09">
        <w:t xml:space="preserve">gem </w:t>
      </w:r>
      <w:r w:rsidR="00646512" w:rsidRPr="00301F09">
        <w:t>engraver</w:t>
      </w:r>
      <w:r w:rsidR="00E316B8" w:rsidRPr="00301F09">
        <w:t xml:space="preserve"> Giovanni Calandrelli</w:t>
      </w:r>
      <w:r w:rsidR="0027724D" w:rsidRPr="00301F09">
        <w:t xml:space="preserve"> (</w:t>
      </w:r>
      <w:r w:rsidR="00D67104" w:rsidRPr="00301F09">
        <w:t>1784</w:t>
      </w:r>
      <w:r w:rsidR="00A96C62">
        <w:t>–</w:t>
      </w:r>
      <w:r w:rsidR="00D67104" w:rsidRPr="00301F09">
        <w:t>1853</w:t>
      </w:r>
      <w:r w:rsidR="0027724D" w:rsidRPr="00301F09">
        <w:t>)</w:t>
      </w:r>
      <w:r w:rsidR="00E316B8" w:rsidRPr="00301F09">
        <w:t>,</w:t>
      </w:r>
      <w:r w:rsidR="00D63D7A">
        <w:rPr>
          <w:rStyle w:val="EndnoteReference"/>
        </w:rPr>
        <w:endnoteReference w:id="89"/>
      </w:r>
      <w:r w:rsidR="00E316B8" w:rsidRPr="00301F09">
        <w:t xml:space="preserve"> and in visiting the exhibition recognized the </w:t>
      </w:r>
      <w:r w:rsidR="00706A51" w:rsidRPr="00301F09">
        <w:t>Getty Gnaios as</w:t>
      </w:r>
      <w:r w:rsidR="0071641C" w:rsidRPr="00301F09">
        <w:t xml:space="preserve"> possibly</w:t>
      </w:r>
      <w:r w:rsidR="00706A51" w:rsidRPr="00301F09">
        <w:t xml:space="preserve"> one of Calandrelli’s creations</w:t>
      </w:r>
      <w:r w:rsidR="00A15F1F" w:rsidRPr="00301F09">
        <w:t>.</w:t>
      </w:r>
      <w:r w:rsidR="00961C76" w:rsidRPr="00301F09">
        <w:t xml:space="preserve"> </w:t>
      </w:r>
      <w:r w:rsidR="00646512" w:rsidRPr="00301F09">
        <w:t xml:space="preserve">Notably, </w:t>
      </w:r>
      <w:r w:rsidR="00961C76" w:rsidRPr="00301F09">
        <w:t xml:space="preserve">Calandrelli had worked for </w:t>
      </w:r>
      <w:r w:rsidR="00DE7D49" w:rsidRPr="00301F09">
        <w:t>Prince Stanislaw Poniatowski of Poland</w:t>
      </w:r>
      <w:r w:rsidR="00601FC8" w:rsidRPr="00301F09">
        <w:t xml:space="preserve"> (1734</w:t>
      </w:r>
      <w:r w:rsidR="00A96C62">
        <w:t>–</w:t>
      </w:r>
      <w:r w:rsidR="00601FC8" w:rsidRPr="00301F09">
        <w:t>1833)</w:t>
      </w:r>
      <w:r w:rsidR="00DE7D49" w:rsidRPr="00301F09">
        <w:t>, who</w:t>
      </w:r>
      <w:r w:rsidR="0023365E" w:rsidRPr="00301F09">
        <w:t xml:space="preserve">se collection was </w:t>
      </w:r>
      <w:r w:rsidR="00490EC6" w:rsidRPr="00301F09">
        <w:t>notorious</w:t>
      </w:r>
      <w:r w:rsidR="0023365E" w:rsidRPr="00301F09">
        <w:t xml:space="preserve"> </w:t>
      </w:r>
      <w:r w:rsidR="007461E3" w:rsidRPr="00301F09">
        <w:t xml:space="preserve">for being composed of neoclassical imitations of ancient gems. </w:t>
      </w:r>
      <w:r w:rsidR="006742AF" w:rsidRPr="00301F09">
        <w:t>Platz-Horster informed</w:t>
      </w:r>
      <w:r w:rsidR="00CA2469" w:rsidRPr="00301F09">
        <w:t xml:space="preserve"> Getty curator Kenneth Lapatin, </w:t>
      </w:r>
      <w:r w:rsidR="008E7EC2" w:rsidRPr="00301F09">
        <w:t xml:space="preserve">which led to a productive exchange of </w:t>
      </w:r>
      <w:r w:rsidR="00D67104" w:rsidRPr="00301F09">
        <w:t xml:space="preserve">archival </w:t>
      </w:r>
      <w:r w:rsidR="008E7EC2" w:rsidRPr="00301F09">
        <w:t>resources</w:t>
      </w:r>
      <w:r w:rsidR="00B93B42" w:rsidRPr="00301F09">
        <w:t xml:space="preserve">, </w:t>
      </w:r>
      <w:r w:rsidR="008E7EC2" w:rsidRPr="00301F09">
        <w:t>photo</w:t>
      </w:r>
      <w:r w:rsidR="003B00E3">
        <w:t>graph</w:t>
      </w:r>
      <w:r w:rsidR="008E7EC2" w:rsidRPr="00301F09">
        <w:t>s</w:t>
      </w:r>
      <w:r w:rsidR="00B93B42" w:rsidRPr="00301F09">
        <w:t>, and replicas</w:t>
      </w:r>
      <w:r w:rsidR="003B00E3">
        <w:t xml:space="preserve">, </w:t>
      </w:r>
      <w:r w:rsidR="006B64A8" w:rsidRPr="00301F09">
        <w:t xml:space="preserve">allowing </w:t>
      </w:r>
      <w:r w:rsidR="00B93B42" w:rsidRPr="00301F09">
        <w:t xml:space="preserve">them to establish that the Getty </w:t>
      </w:r>
      <w:r w:rsidR="00A41D61" w:rsidRPr="00301F09">
        <w:t xml:space="preserve">Gnaios gem </w:t>
      </w:r>
      <w:r w:rsidR="00C0590C" w:rsidRPr="00301F09">
        <w:t>is an exact match of</w:t>
      </w:r>
      <w:r w:rsidR="00D84A0A" w:rsidRPr="00301F09">
        <w:t xml:space="preserve"> a</w:t>
      </w:r>
      <w:r w:rsidR="00C0590C" w:rsidRPr="00301F09">
        <w:t xml:space="preserve"> </w:t>
      </w:r>
      <w:r w:rsidR="00A132F1" w:rsidRPr="00301F09">
        <w:t>Calandrelli</w:t>
      </w:r>
      <w:r w:rsidR="00490EC6" w:rsidRPr="00301F09">
        <w:t xml:space="preserve"> gem</w:t>
      </w:r>
      <w:r w:rsidR="0015043A" w:rsidRPr="00301F09">
        <w:t xml:space="preserve"> in the Poniatowski collection</w:t>
      </w:r>
      <w:r w:rsidR="00490EC6" w:rsidRPr="00301F09">
        <w:t>,</w:t>
      </w:r>
      <w:r w:rsidR="00C0590C" w:rsidRPr="00301F09">
        <w:t xml:space="preserve"> known through its</w:t>
      </w:r>
      <w:r w:rsidR="00A41D61" w:rsidRPr="00301F09">
        <w:t xml:space="preserve"> nineteenth-century plaster impression</w:t>
      </w:r>
      <w:r w:rsidR="00C0590C" w:rsidRPr="00301F09">
        <w:t>.</w:t>
      </w:r>
      <w:r w:rsidR="00AB2E67" w:rsidRPr="00301F09">
        <w:t xml:space="preserve"> </w:t>
      </w:r>
      <w:r w:rsidR="70498188">
        <w:t>With this</w:t>
      </w:r>
      <w:r w:rsidR="00B875D6" w:rsidRPr="00301F09">
        <w:t xml:space="preserve"> link established, subsequent</w:t>
      </w:r>
      <w:r w:rsidR="00F668A3" w:rsidRPr="00301F09">
        <w:t xml:space="preserve"> </w:t>
      </w:r>
      <w:r w:rsidR="00B875D6" w:rsidRPr="00301F09">
        <w:t>a</w:t>
      </w:r>
      <w:r w:rsidRPr="00301F09">
        <w:t>rchival research</w:t>
      </w:r>
      <w:r w:rsidR="00EA1DC7" w:rsidRPr="00301F09">
        <w:t xml:space="preserve"> </w:t>
      </w:r>
      <w:r w:rsidR="00510812" w:rsidRPr="00301F09">
        <w:t>revealed that</w:t>
      </w:r>
      <w:r w:rsidR="008069D4" w:rsidRPr="00301F09">
        <w:t xml:space="preserve"> </w:t>
      </w:r>
      <w:r w:rsidR="00C24F76" w:rsidRPr="00301F09">
        <w:t>Calandrelli</w:t>
      </w:r>
      <w:r w:rsidR="003E6354" w:rsidRPr="00301F09">
        <w:t>’s inventory</w:t>
      </w:r>
      <w:r w:rsidR="00C24F76" w:rsidRPr="00301F09">
        <w:t xml:space="preserve"> </w:t>
      </w:r>
      <w:r w:rsidR="00D35EE2" w:rsidRPr="00301F09">
        <w:t xml:space="preserve">notebook </w:t>
      </w:r>
      <w:r w:rsidR="00C24F76" w:rsidRPr="00301F09">
        <w:t>include</w:t>
      </w:r>
      <w:r w:rsidR="003E6354" w:rsidRPr="00301F09">
        <w:t>s</w:t>
      </w:r>
      <w:r w:rsidR="00C24F76" w:rsidRPr="00301F09">
        <w:t xml:space="preserve"> a Mark Antony </w:t>
      </w:r>
      <w:r w:rsidR="003E6354" w:rsidRPr="00301F09">
        <w:t>gem inscribed Gnaios</w:t>
      </w:r>
      <w:r w:rsidR="008A617B" w:rsidRPr="00301F09">
        <w:t xml:space="preserve">, </w:t>
      </w:r>
      <w:r w:rsidR="4A30F54D">
        <w:t xml:space="preserve">without </w:t>
      </w:r>
      <w:r w:rsidR="0091427C" w:rsidRPr="00301F09">
        <w:t>specify</w:t>
      </w:r>
      <w:r w:rsidR="02748DC8" w:rsidRPr="00301F09">
        <w:t>ing its medium</w:t>
      </w:r>
      <w:r w:rsidR="00D35EE2" w:rsidRPr="00301F09">
        <w:t xml:space="preserve"> nor the year </w:t>
      </w:r>
      <w:r w:rsidR="3A97DAA8" w:rsidRPr="00301F09">
        <w:t>in which</w:t>
      </w:r>
      <w:r w:rsidR="00D35EE2" w:rsidRPr="00301F09">
        <w:t xml:space="preserve"> it was carve</w:t>
      </w:r>
      <w:r w:rsidR="00EA1DC7" w:rsidRPr="00301F09">
        <w:t>d</w:t>
      </w:r>
      <w:r w:rsidR="008A617B" w:rsidRPr="00301F09">
        <w:t>.</w:t>
      </w:r>
      <w:r w:rsidR="00EA1DC7" w:rsidRPr="00301F09">
        <w:t xml:space="preserve"> </w:t>
      </w:r>
      <w:r w:rsidR="009320BD" w:rsidRPr="00301F09">
        <w:t xml:space="preserve">Further confirmation </w:t>
      </w:r>
      <w:r w:rsidR="00B218D9" w:rsidRPr="00301F09">
        <w:t xml:space="preserve">of the gem’s identity </w:t>
      </w:r>
      <w:r w:rsidR="009320BD" w:rsidRPr="00301F09">
        <w:t>was made through comparison to</w:t>
      </w:r>
      <w:r w:rsidR="00CC0ECA" w:rsidRPr="00301F09">
        <w:t xml:space="preserve"> </w:t>
      </w:r>
      <w:r w:rsidR="00685B9F" w:rsidRPr="00301F09">
        <w:t>Cala</w:t>
      </w:r>
      <w:r w:rsidR="59F2D4D8" w:rsidRPr="00301F09">
        <w:t>n</w:t>
      </w:r>
      <w:r w:rsidR="00685B9F" w:rsidRPr="00301F09">
        <w:t>drelli</w:t>
      </w:r>
      <w:r w:rsidR="00CC0ECA" w:rsidRPr="00301F09">
        <w:t xml:space="preserve"> </w:t>
      </w:r>
      <w:r w:rsidR="009320BD" w:rsidRPr="00301F09">
        <w:t>gems</w:t>
      </w:r>
      <w:r w:rsidR="00DA7F67" w:rsidRPr="00301F09">
        <w:t xml:space="preserve"> </w:t>
      </w:r>
      <w:r w:rsidR="003B00E3">
        <w:t xml:space="preserve">formerly with </w:t>
      </w:r>
      <w:r w:rsidR="003B00E3" w:rsidRPr="003B00E3">
        <w:t xml:space="preserve">Poniatowski </w:t>
      </w:r>
      <w:r w:rsidR="00DA7F67" w:rsidRPr="00301F09">
        <w:t>and</w:t>
      </w:r>
      <w:r w:rsidR="00C10089" w:rsidRPr="00301F09">
        <w:t xml:space="preserve"> ancient gems signed by Gnaios</w:t>
      </w:r>
      <w:r w:rsidR="001C48FC" w:rsidRPr="00301F09">
        <w:t>,</w:t>
      </w:r>
      <w:r w:rsidR="00FA3E70" w:rsidRPr="00301F09">
        <w:t xml:space="preserve"> proving </w:t>
      </w:r>
      <w:r w:rsidRPr="00301F09">
        <w:t xml:space="preserve">that </w:t>
      </w:r>
      <w:r w:rsidR="00A91FB0" w:rsidRPr="00301F09">
        <w:t xml:space="preserve">Giovanni Calandrelli </w:t>
      </w:r>
      <w:r w:rsidRPr="00301F09">
        <w:t>had carved</w:t>
      </w:r>
      <w:r w:rsidR="00A91FB0" w:rsidRPr="00301F09">
        <w:t xml:space="preserve"> </w:t>
      </w:r>
      <w:r w:rsidR="00FA3E70" w:rsidRPr="00301F09">
        <w:t>the Getty gem</w:t>
      </w:r>
      <w:r w:rsidRPr="00301F09">
        <w:t xml:space="preserve"> in the nineteenth century for the Poniatowski collection.</w:t>
      </w:r>
      <w:r w:rsidR="00FA3E70" w:rsidRPr="00301F09">
        <w:rPr>
          <w:rStyle w:val="EndnoteReference"/>
        </w:rPr>
        <w:endnoteReference w:id="90"/>
      </w:r>
      <w:r w:rsidRPr="00301F09">
        <w:t xml:space="preserve"> </w:t>
      </w:r>
    </w:p>
    <w:p w14:paraId="1BB76DD1" w14:textId="4C573C78" w:rsidR="63DA0401" w:rsidRDefault="63DA0401" w:rsidP="003B565F"/>
    <w:p w14:paraId="2B602293" w14:textId="635AE6D3" w:rsidR="77874279" w:rsidRPr="00D32A4F" w:rsidRDefault="77874279" w:rsidP="00D32A4F">
      <w:pPr>
        <w:pStyle w:val="Heading2"/>
        <w:rPr>
          <w:i w:val="0"/>
          <w:iCs w:val="0"/>
          <w:color w:val="auto"/>
        </w:rPr>
      </w:pPr>
      <w:r w:rsidRPr="00D32A4F">
        <w:rPr>
          <w:i w:val="0"/>
          <w:iCs w:val="0"/>
          <w:color w:val="auto"/>
        </w:rPr>
        <w:lastRenderedPageBreak/>
        <w:t xml:space="preserve">Beyond the </w:t>
      </w:r>
      <w:r w:rsidR="1F92C54A" w:rsidRPr="00D32A4F">
        <w:rPr>
          <w:i w:val="0"/>
          <w:iCs w:val="0"/>
          <w:color w:val="auto"/>
        </w:rPr>
        <w:t xml:space="preserve">Institution </w:t>
      </w:r>
    </w:p>
    <w:p w14:paraId="05EC1B62" w14:textId="7C86AE89" w:rsidR="2CDAB308" w:rsidRDefault="2CDAB308" w:rsidP="63DA0401">
      <w:pPr>
        <w:spacing w:line="360" w:lineRule="auto"/>
      </w:pPr>
      <w:r>
        <w:t>Th</w:t>
      </w:r>
      <w:r w:rsidR="08B6A70E">
        <w:t>us far, we</w:t>
      </w:r>
      <w:r w:rsidR="006E64AB">
        <w:t xml:space="preserve"> ha</w:t>
      </w:r>
      <w:r w:rsidR="08B6A70E">
        <w:t xml:space="preserve">ve looked at </w:t>
      </w:r>
      <w:r w:rsidR="2AEE09CF">
        <w:t>a methodology for approaching sources of information</w:t>
      </w:r>
      <w:r w:rsidR="00FD6AC9">
        <w:t xml:space="preserve"> avai</w:t>
      </w:r>
      <w:r w:rsidR="00365EF5">
        <w:t>la</w:t>
      </w:r>
      <w:r w:rsidR="00FD6AC9">
        <w:t>ble within the holding institution</w:t>
      </w:r>
      <w:r w:rsidR="2AEE09CF">
        <w:t>, including the object itself.</w:t>
      </w:r>
      <w:r w:rsidR="006E64AB">
        <w:t xml:space="preserve"> We now turn</w:t>
      </w:r>
      <w:r w:rsidR="1C2D8D21">
        <w:t xml:space="preserve"> to </w:t>
      </w:r>
      <w:r>
        <w:t xml:space="preserve">researching the object through </w:t>
      </w:r>
      <w:r w:rsidR="2C544859">
        <w:t xml:space="preserve">different </w:t>
      </w:r>
      <w:r w:rsidR="33A8E9C5">
        <w:t xml:space="preserve">types </w:t>
      </w:r>
      <w:r w:rsidR="2C544859">
        <w:t xml:space="preserve">of </w:t>
      </w:r>
      <w:r>
        <w:t>primary and secondary</w:t>
      </w:r>
      <w:r w:rsidR="6DE0C096">
        <w:t xml:space="preserve"> </w:t>
      </w:r>
      <w:r w:rsidR="2215D1E5">
        <w:t>sources</w:t>
      </w:r>
      <w:r w:rsidR="006736C3">
        <w:t xml:space="preserve">—scholarly catalogues, archives, and auction and </w:t>
      </w:r>
      <w:r w:rsidR="00B767CF">
        <w:t>sales</w:t>
      </w:r>
      <w:r w:rsidR="006736C3">
        <w:t xml:space="preserve"> catalogues—</w:t>
      </w:r>
      <w:r w:rsidR="7DCC0221">
        <w:t xml:space="preserve"> </w:t>
      </w:r>
      <w:r>
        <w:t xml:space="preserve">while exploring the opportunities and challenges of </w:t>
      </w:r>
      <w:r w:rsidR="00FD6AC9">
        <w:t>consulting</w:t>
      </w:r>
      <w:r w:rsidR="00365EF5">
        <w:t xml:space="preserve"> such</w:t>
      </w:r>
      <w:r w:rsidR="006736C3">
        <w:t xml:space="preserve"> </w:t>
      </w:r>
      <w:r>
        <w:t>documents.</w:t>
      </w:r>
      <w:r w:rsidR="7D0C8323">
        <w:t xml:space="preserve"> Her</w:t>
      </w:r>
      <w:r w:rsidR="3829EBEB">
        <w:t xml:space="preserve">e, we consider how </w:t>
      </w:r>
      <w:r w:rsidR="6B3DEB6C">
        <w:t>and where to search for evidence of past ownership, display, and scholarship for a given object or collection</w:t>
      </w:r>
      <w:r w:rsidR="00967A8E">
        <w:t xml:space="preserve">, essential steps </w:t>
      </w:r>
      <w:r w:rsidR="63C38DB2">
        <w:t>before the final stage of considering the output and format of your work</w:t>
      </w:r>
      <w:r w:rsidR="00F70468">
        <w:t>.</w:t>
      </w:r>
    </w:p>
    <w:p w14:paraId="1ACD960F" w14:textId="77777777" w:rsidR="00C03ADC" w:rsidRDefault="00C03ADC" w:rsidP="63DA0401">
      <w:pPr>
        <w:spacing w:line="360" w:lineRule="auto"/>
      </w:pPr>
    </w:p>
    <w:p w14:paraId="6C107017" w14:textId="0CC15DC6" w:rsidR="002D3FAA" w:rsidRPr="00301F09" w:rsidRDefault="002D3FAA" w:rsidP="00D32A4F">
      <w:pPr>
        <w:pStyle w:val="Heading3"/>
      </w:pPr>
      <w:r w:rsidRPr="00301F09">
        <w:t>Scholarly Catalogues</w:t>
      </w:r>
    </w:p>
    <w:p w14:paraId="62C876E0" w14:textId="76250771" w:rsidR="00EB51FB" w:rsidRPr="00301F09" w:rsidRDefault="1E2CD3F7" w:rsidP="00D7382D">
      <w:pPr>
        <w:spacing w:line="360" w:lineRule="auto"/>
        <w:rPr>
          <w:rFonts w:ascii="Calibri" w:eastAsia="Calibri" w:hAnsi="Calibri" w:cs="Calibri"/>
        </w:rPr>
      </w:pPr>
      <w:r w:rsidRPr="33E5808A">
        <w:rPr>
          <w:rFonts w:ascii="Calibri" w:eastAsia="Calibri" w:hAnsi="Calibri" w:cs="Calibri"/>
        </w:rPr>
        <w:t>W</w:t>
      </w:r>
      <w:r w:rsidR="39F93870" w:rsidRPr="33E5808A">
        <w:rPr>
          <w:rFonts w:ascii="Calibri" w:eastAsia="Calibri" w:hAnsi="Calibri" w:cs="Calibri"/>
        </w:rPr>
        <w:t xml:space="preserve">e define scholarly catalogues as publications that focus on typological or iconographic categories. </w:t>
      </w:r>
      <w:r w:rsidR="10BB112F" w:rsidRPr="33E5808A">
        <w:rPr>
          <w:rFonts w:ascii="Calibri" w:eastAsia="Calibri" w:hAnsi="Calibri" w:cs="Calibri"/>
        </w:rPr>
        <w:t>These</w:t>
      </w:r>
      <w:r w:rsidR="39F93870" w:rsidRPr="33E5808A">
        <w:rPr>
          <w:rFonts w:ascii="Calibri" w:eastAsia="Calibri" w:hAnsi="Calibri" w:cs="Calibri"/>
        </w:rPr>
        <w:t xml:space="preserve"> have a long history in the study of antiquities</w:t>
      </w:r>
      <w:r w:rsidR="10BB112F" w:rsidRPr="33E5808A">
        <w:rPr>
          <w:rFonts w:ascii="Calibri" w:eastAsia="Calibri" w:hAnsi="Calibri" w:cs="Calibri"/>
        </w:rPr>
        <w:t xml:space="preserve"> and </w:t>
      </w:r>
      <w:r w:rsidR="39F93870" w:rsidRPr="33E5808A">
        <w:rPr>
          <w:rFonts w:ascii="Calibri" w:eastAsia="Calibri" w:hAnsi="Calibri" w:cs="Calibri"/>
        </w:rPr>
        <w:t>can be uniquely helpful for provenance</w:t>
      </w:r>
      <w:r w:rsidR="10BB112F" w:rsidRPr="33E5808A">
        <w:rPr>
          <w:rFonts w:ascii="Calibri" w:eastAsia="Calibri" w:hAnsi="Calibri" w:cs="Calibri"/>
        </w:rPr>
        <w:t xml:space="preserve"> research</w:t>
      </w:r>
      <w:r w:rsidR="39F93870" w:rsidRPr="33E5808A">
        <w:rPr>
          <w:rFonts w:ascii="Calibri" w:eastAsia="Calibri" w:hAnsi="Calibri" w:cs="Calibri"/>
        </w:rPr>
        <w:t xml:space="preserve"> since they bring together comparative examples from disparate sources, particularly when drawing from private collections or photographs in archives. </w:t>
      </w:r>
      <w:r w:rsidR="10BB112F" w:rsidRPr="33E5808A">
        <w:rPr>
          <w:rFonts w:ascii="Calibri" w:eastAsia="Calibri" w:hAnsi="Calibri" w:cs="Calibri"/>
        </w:rPr>
        <w:t xml:space="preserve">They </w:t>
      </w:r>
      <w:r w:rsidR="39F93870" w:rsidRPr="33E5808A">
        <w:rPr>
          <w:rFonts w:ascii="Calibri" w:eastAsia="Calibri" w:hAnsi="Calibri" w:cs="Calibri"/>
        </w:rPr>
        <w:t xml:space="preserve">can also be useful in understanding the number of possible </w:t>
      </w:r>
      <w:r w:rsidR="00404A0C">
        <w:rPr>
          <w:rFonts w:ascii="Calibri" w:eastAsia="Calibri" w:hAnsi="Calibri" w:cs="Calibri"/>
        </w:rPr>
        <w:t xml:space="preserve">comparanda </w:t>
      </w:r>
      <w:r w:rsidR="39F93870" w:rsidRPr="33E5808A">
        <w:rPr>
          <w:rFonts w:ascii="Calibri" w:eastAsia="Calibri" w:hAnsi="Calibri" w:cs="Calibri"/>
        </w:rPr>
        <w:t>for an object</w:t>
      </w:r>
      <w:r w:rsidR="56E6B736" w:rsidRPr="33E5808A">
        <w:rPr>
          <w:rFonts w:ascii="Calibri" w:eastAsia="Calibri" w:hAnsi="Calibri" w:cs="Calibri"/>
        </w:rPr>
        <w:t xml:space="preserve"> or its iconography</w:t>
      </w:r>
      <w:r w:rsidR="39F93870" w:rsidRPr="33E5808A">
        <w:rPr>
          <w:rFonts w:ascii="Calibri" w:eastAsia="Calibri" w:hAnsi="Calibri" w:cs="Calibri"/>
        </w:rPr>
        <w:t xml:space="preserve"> when other references or drawings are inconclusive. </w:t>
      </w:r>
    </w:p>
    <w:p w14:paraId="3D61557A" w14:textId="7CDAE08F" w:rsidR="002D3FAA" w:rsidRPr="00301F09" w:rsidDel="0017270D" w:rsidRDefault="002D3FAA" w:rsidP="00D7382D">
      <w:pPr>
        <w:spacing w:line="360" w:lineRule="auto"/>
        <w:ind w:firstLine="720"/>
        <w:rPr>
          <w:rFonts w:ascii="Calibri" w:eastAsia="Calibri" w:hAnsi="Calibri" w:cs="Calibri"/>
          <w:b/>
          <w:bCs/>
        </w:rPr>
      </w:pPr>
      <w:r w:rsidRPr="00301F09">
        <w:rPr>
          <w:rFonts w:ascii="Calibri" w:eastAsia="Calibri" w:hAnsi="Calibri" w:cs="Calibri"/>
        </w:rPr>
        <w:t xml:space="preserve">For researchers new to a particular kind of object or area of study, object-focused resources, such as the </w:t>
      </w:r>
      <w:r w:rsidRPr="45BC76E2">
        <w:rPr>
          <w:rFonts w:ascii="Calibri" w:eastAsia="Calibri" w:hAnsi="Calibri" w:cs="Calibri"/>
          <w:i/>
          <w:iCs/>
        </w:rPr>
        <w:t xml:space="preserve">Lexicon Iconographicum Mythologiae Classicae </w:t>
      </w:r>
      <w:r w:rsidRPr="00301F09" w:rsidDel="00857957">
        <w:rPr>
          <w:rFonts w:ascii="Calibri" w:eastAsia="Calibri" w:hAnsi="Calibri" w:cs="Calibri"/>
        </w:rPr>
        <w:t>(</w:t>
      </w:r>
      <w:r w:rsidRPr="00301F09">
        <w:rPr>
          <w:rFonts w:ascii="Calibri" w:eastAsia="Calibri" w:hAnsi="Calibri" w:cs="Calibri"/>
        </w:rPr>
        <w:t>LIMC</w:t>
      </w:r>
      <w:r w:rsidRPr="00301F09" w:rsidDel="00857957">
        <w:rPr>
          <w:rFonts w:ascii="Calibri" w:eastAsia="Calibri" w:hAnsi="Calibri" w:cs="Calibri"/>
        </w:rPr>
        <w:t>)</w:t>
      </w:r>
      <w:r w:rsidR="00A96C62">
        <w:rPr>
          <w:rFonts w:ascii="Calibri" w:eastAsia="Calibri" w:hAnsi="Calibri" w:cs="Calibri"/>
        </w:rPr>
        <w:t>—</w:t>
      </w:r>
      <w:r w:rsidR="67D8EE2B" w:rsidRPr="00301F09">
        <w:rPr>
          <w:rFonts w:ascii="Calibri" w:eastAsia="Calibri" w:hAnsi="Calibri" w:cs="Calibri"/>
        </w:rPr>
        <w:t>a unique encyclopedic resource for researching Greek, Etruscan, and Roman objects with mythological scenes</w:t>
      </w:r>
      <w:r w:rsidR="00A96C62">
        <w:rPr>
          <w:rFonts w:ascii="Calibri" w:eastAsia="Calibri" w:hAnsi="Calibri" w:cs="Calibri"/>
        </w:rPr>
        <w:t>—</w:t>
      </w:r>
      <w:r w:rsidR="4275E35E" w:rsidRPr="00301F09">
        <w:rPr>
          <w:rFonts w:ascii="Calibri" w:eastAsia="Calibri" w:hAnsi="Calibri" w:cs="Calibri"/>
        </w:rPr>
        <w:t>offer</w:t>
      </w:r>
      <w:r w:rsidRPr="00301F09">
        <w:rPr>
          <w:rFonts w:ascii="Calibri" w:eastAsia="Calibri" w:hAnsi="Calibri" w:cs="Calibri"/>
        </w:rPr>
        <w:t xml:space="preserve"> a</w:t>
      </w:r>
      <w:r w:rsidR="4275E35E" w:rsidRPr="00301F09">
        <w:rPr>
          <w:rFonts w:ascii="Calibri" w:eastAsia="Calibri" w:hAnsi="Calibri" w:cs="Calibri"/>
        </w:rPr>
        <w:t xml:space="preserve"> valuable</w:t>
      </w:r>
      <w:r w:rsidRPr="00301F09">
        <w:rPr>
          <w:rFonts w:ascii="Calibri" w:eastAsia="Calibri" w:hAnsi="Calibri" w:cs="Calibri"/>
        </w:rPr>
        <w:t xml:space="preserve"> starter kit for literature review,</w:t>
      </w:r>
      <w:r w:rsidR="008C308E">
        <w:rPr>
          <w:rFonts w:ascii="Calibri" w:eastAsia="Calibri" w:hAnsi="Calibri" w:cs="Calibri"/>
        </w:rPr>
        <w:t xml:space="preserve"> comparanda</w:t>
      </w:r>
      <w:r w:rsidRPr="00301F09">
        <w:rPr>
          <w:rFonts w:ascii="Calibri" w:eastAsia="Calibri" w:hAnsi="Calibri" w:cs="Calibri"/>
        </w:rPr>
        <w:t>, and descriptive strategies unique to a given object type.</w:t>
      </w:r>
      <w:r w:rsidRPr="00301F09">
        <w:rPr>
          <w:rStyle w:val="EndnoteReference"/>
          <w:rFonts w:ascii="Calibri" w:eastAsia="Calibri" w:hAnsi="Calibri" w:cs="Calibri"/>
        </w:rPr>
        <w:endnoteReference w:id="91"/>
      </w:r>
      <w:r w:rsidRPr="00301F09">
        <w:rPr>
          <w:rFonts w:ascii="Calibri" w:eastAsia="Calibri" w:hAnsi="Calibri" w:cs="Calibri"/>
        </w:rPr>
        <w:t xml:space="preserve"> Older publications, </w:t>
      </w:r>
      <w:r w:rsidR="4275E35E" w:rsidRPr="00301F09">
        <w:rPr>
          <w:rFonts w:ascii="Calibri" w:eastAsia="Calibri" w:hAnsi="Calibri" w:cs="Calibri"/>
        </w:rPr>
        <w:t>such as</w:t>
      </w:r>
      <w:r w:rsidRPr="00301F09">
        <w:rPr>
          <w:rFonts w:ascii="Calibri" w:eastAsia="Calibri" w:hAnsi="Calibri" w:cs="Calibri"/>
        </w:rPr>
        <w:t xml:space="preserve"> Bernard de Montfaucon’s early eighteenth</w:t>
      </w:r>
      <w:r w:rsidR="00336601">
        <w:rPr>
          <w:rFonts w:ascii="Calibri" w:eastAsia="Calibri" w:hAnsi="Calibri" w:cs="Calibri"/>
        </w:rPr>
        <w:t>-</w:t>
      </w:r>
      <w:r w:rsidRPr="00301F09">
        <w:rPr>
          <w:rFonts w:ascii="Calibri" w:eastAsia="Calibri" w:hAnsi="Calibri" w:cs="Calibri"/>
        </w:rPr>
        <w:t>century</w:t>
      </w:r>
      <w:r w:rsidRPr="00301F09">
        <w:t xml:space="preserve"> </w:t>
      </w:r>
      <w:r w:rsidRPr="45BC76E2">
        <w:rPr>
          <w:rFonts w:ascii="Calibri" w:eastAsia="Calibri" w:hAnsi="Calibri" w:cs="Calibri"/>
          <w:i/>
          <w:iCs/>
        </w:rPr>
        <w:t>L'antiquité</w:t>
      </w:r>
      <w:r w:rsidRPr="45BC76E2">
        <w:rPr>
          <w:rFonts w:ascii="Calibri" w:eastAsia="Calibri" w:hAnsi="Calibri" w:cs="Calibri"/>
          <w:i/>
          <w:iCs/>
          <w:color w:val="000000" w:themeColor="text1"/>
        </w:rPr>
        <w:t xml:space="preserve"> </w:t>
      </w:r>
      <w:r w:rsidRPr="45BC76E2">
        <w:rPr>
          <w:rFonts w:ascii="Calibri" w:eastAsia="Calibri" w:hAnsi="Calibri" w:cs="Calibri"/>
          <w:i/>
          <w:iCs/>
        </w:rPr>
        <w:t>expliquée et représentée en figures</w:t>
      </w:r>
      <w:r w:rsidRPr="00301F09" w:rsidDel="00857957">
        <w:rPr>
          <w:rFonts w:ascii="Calibri" w:eastAsia="Calibri" w:hAnsi="Calibri" w:cs="Calibri"/>
        </w:rPr>
        <w:t xml:space="preserve">, </w:t>
      </w:r>
      <w:r w:rsidRPr="00301F09">
        <w:rPr>
          <w:rFonts w:ascii="Calibri" w:eastAsia="Calibri" w:hAnsi="Calibri" w:cs="Calibri"/>
          <w:color w:val="000000" w:themeColor="text1"/>
        </w:rPr>
        <w:t>are</w:t>
      </w:r>
      <w:r w:rsidR="4275E35E" w:rsidRPr="00301F09">
        <w:rPr>
          <w:rFonts w:ascii="Calibri" w:eastAsia="Calibri" w:hAnsi="Calibri" w:cs="Calibri"/>
          <w:color w:val="000000" w:themeColor="text1"/>
        </w:rPr>
        <w:t xml:space="preserve"> </w:t>
      </w:r>
      <w:r w:rsidRPr="00301F09">
        <w:rPr>
          <w:rFonts w:ascii="Calibri" w:eastAsia="Calibri" w:hAnsi="Calibri" w:cs="Calibri"/>
          <w:color w:val="000000"/>
        </w:rPr>
        <w:t xml:space="preserve">still useful for research into ownership histories. Certain areas of study like epigraphy have a centuries-long history of documenting objects, </w:t>
      </w:r>
      <w:r w:rsidR="4275E35E" w:rsidRPr="00301F09">
        <w:rPr>
          <w:rFonts w:ascii="Calibri" w:eastAsia="Calibri" w:hAnsi="Calibri" w:cs="Calibri"/>
          <w:color w:val="000000" w:themeColor="text1"/>
        </w:rPr>
        <w:t>although</w:t>
      </w:r>
      <w:r w:rsidRPr="00301F09">
        <w:rPr>
          <w:rFonts w:ascii="Calibri" w:eastAsia="Calibri" w:hAnsi="Calibri" w:cs="Calibri"/>
          <w:color w:val="000000"/>
        </w:rPr>
        <w:t xml:space="preserve"> </w:t>
      </w:r>
      <w:r w:rsidRPr="00301F09">
        <w:rPr>
          <w:rFonts w:ascii="Calibri" w:eastAsia="Times New Roman" w:hAnsi="Calibri" w:cs="Calibri"/>
          <w:color w:val="000000" w:themeColor="text1"/>
        </w:rPr>
        <w:t xml:space="preserve">details about the design and condition of </w:t>
      </w:r>
      <w:r w:rsidR="4275E35E" w:rsidRPr="00301F09">
        <w:rPr>
          <w:rFonts w:ascii="Calibri" w:eastAsia="Times New Roman" w:hAnsi="Calibri" w:cs="Calibri"/>
          <w:color w:val="000000" w:themeColor="text1"/>
        </w:rPr>
        <w:t xml:space="preserve">particular </w:t>
      </w:r>
      <w:r w:rsidR="0F654A6C" w:rsidRPr="00301F09">
        <w:rPr>
          <w:rFonts w:ascii="Calibri" w:eastAsia="Times New Roman" w:hAnsi="Calibri" w:cs="Calibri"/>
          <w:color w:val="000000" w:themeColor="text1"/>
        </w:rPr>
        <w:t>items</w:t>
      </w:r>
      <w:r w:rsidRPr="00301F09">
        <w:rPr>
          <w:rFonts w:ascii="Calibri" w:eastAsia="Times New Roman" w:hAnsi="Calibri" w:cs="Calibri"/>
          <w:color w:val="000000" w:themeColor="text1"/>
        </w:rPr>
        <w:t xml:space="preserve"> are often scarce in </w:t>
      </w:r>
      <w:r w:rsidR="0F654A6C" w:rsidRPr="00301F09">
        <w:rPr>
          <w:rFonts w:ascii="Calibri" w:eastAsia="Times New Roman" w:hAnsi="Calibri" w:cs="Calibri"/>
          <w:color w:val="000000" w:themeColor="text1"/>
        </w:rPr>
        <w:t>early publications</w:t>
      </w:r>
      <w:r w:rsidRPr="00301F09">
        <w:rPr>
          <w:rFonts w:ascii="Calibri" w:eastAsia="Times New Roman" w:hAnsi="Calibri" w:cs="Calibri"/>
          <w:color w:val="000000" w:themeColor="text1"/>
        </w:rPr>
        <w:t>.</w:t>
      </w:r>
      <w:r w:rsidR="5CB20782" w:rsidRPr="00301F09">
        <w:rPr>
          <w:rFonts w:ascii="Calibri" w:eastAsia="Times New Roman" w:hAnsi="Calibri" w:cs="Calibri"/>
          <w:color w:val="000000" w:themeColor="text1"/>
        </w:rPr>
        <w:t xml:space="preserve"> </w:t>
      </w:r>
      <w:r w:rsidR="5CB20782" w:rsidRPr="00301F09">
        <w:t>C</w:t>
      </w:r>
      <w:r w:rsidR="5CB20782" w:rsidRPr="00301F09">
        <w:rPr>
          <w:rFonts w:ascii="Calibri" w:eastAsia="Calibri" w:hAnsi="Calibri" w:cs="Times New Roman"/>
        </w:rPr>
        <w:t>atalogue</w:t>
      </w:r>
      <w:r w:rsidR="3B1CDED9" w:rsidRPr="00301F09">
        <w:rPr>
          <w:rFonts w:ascii="Calibri" w:eastAsia="Calibri" w:hAnsi="Calibri" w:cs="Times New Roman"/>
        </w:rPr>
        <w:t>s</w:t>
      </w:r>
      <w:r w:rsidR="5CB20782" w:rsidRPr="00301F09">
        <w:rPr>
          <w:rFonts w:ascii="Calibri" w:eastAsia="Calibri" w:hAnsi="Calibri" w:cs="Times New Roman"/>
        </w:rPr>
        <w:t xml:space="preserve"> raisonnés, used heavily by art historians of later periods, do not exist in the same way for Mediterranean antiquities, where </w:t>
      </w:r>
      <w:r w:rsidR="52D93DA1" w:rsidRPr="00301F09">
        <w:rPr>
          <w:rFonts w:ascii="Calibri" w:eastAsia="Calibri" w:hAnsi="Calibri" w:cs="Times New Roman"/>
        </w:rPr>
        <w:t xml:space="preserve">the </w:t>
      </w:r>
      <w:r w:rsidR="5CB20782" w:rsidRPr="00301F09">
        <w:rPr>
          <w:rFonts w:ascii="Calibri" w:eastAsia="Calibri" w:hAnsi="Calibri" w:cs="Times New Roman"/>
        </w:rPr>
        <w:t>dedicated study of a singular hand or workshop is limited.</w:t>
      </w:r>
      <w:r w:rsidR="002C51A4" w:rsidRPr="00301F09">
        <w:rPr>
          <w:rFonts w:ascii="Calibri" w:eastAsia="Calibri" w:hAnsi="Calibri" w:cs="Times New Roman"/>
          <w:vertAlign w:val="superscript"/>
        </w:rPr>
        <w:endnoteReference w:id="92"/>
      </w:r>
      <w:r w:rsidR="5CB20782" w:rsidRPr="00301F09">
        <w:rPr>
          <w:rFonts w:ascii="Calibri" w:eastAsia="Calibri" w:hAnsi="Calibri" w:cs="Times New Roman"/>
        </w:rPr>
        <w:t xml:space="preserve"> </w:t>
      </w:r>
    </w:p>
    <w:p w14:paraId="776AB459" w14:textId="74D404C7" w:rsidR="002D3FAA" w:rsidRDefault="002D3FAA" w:rsidP="00D7382D">
      <w:pPr>
        <w:spacing w:line="360" w:lineRule="auto"/>
        <w:ind w:firstLine="720"/>
        <w:rPr>
          <w:rFonts w:ascii="Calibri" w:eastAsia="Calibri" w:hAnsi="Calibri" w:cs="Calibri"/>
          <w:color w:val="000000" w:themeColor="text1"/>
        </w:rPr>
      </w:pPr>
      <w:r w:rsidRPr="00301F09">
        <w:t xml:space="preserve">Because </w:t>
      </w:r>
      <w:r w:rsidR="6A30BF09" w:rsidRPr="00301F09">
        <w:t xml:space="preserve">scholarly catalogues </w:t>
      </w:r>
      <w:r w:rsidRPr="00301F09">
        <w:t>provide a wide perspective</w:t>
      </w:r>
      <w:r w:rsidR="00DA6F4A">
        <w:t xml:space="preserve"> on</w:t>
      </w:r>
      <w:r w:rsidRPr="00301F09">
        <w:t xml:space="preserve"> a particular category of objects or medium, they can be utilized for specialized research questions, </w:t>
      </w:r>
      <w:r w:rsidR="6A30BF09" w:rsidRPr="00301F09">
        <w:t xml:space="preserve">such as </w:t>
      </w:r>
      <w:r w:rsidRPr="00301F09">
        <w:t xml:space="preserve">determining when a certain class of object first entered the market, or tracking the </w:t>
      </w:r>
      <w:r w:rsidRPr="00301F09">
        <w:rPr>
          <w:rFonts w:ascii="Calibri" w:eastAsia="Times New Roman" w:hAnsi="Calibri" w:cs="Calibri"/>
        </w:rPr>
        <w:t xml:space="preserve">dispersal of related </w:t>
      </w:r>
      <w:r w:rsidR="0F654A6C" w:rsidRPr="00301F09">
        <w:rPr>
          <w:rFonts w:ascii="Calibri" w:eastAsia="Times New Roman" w:hAnsi="Calibri" w:cs="Calibri"/>
        </w:rPr>
        <w:t>works</w:t>
      </w:r>
      <w:r w:rsidRPr="00301F09">
        <w:rPr>
          <w:rFonts w:ascii="Calibri" w:eastAsia="Times New Roman" w:hAnsi="Calibri" w:cs="Calibri"/>
        </w:rPr>
        <w:t xml:space="preserve">. </w:t>
      </w:r>
      <w:r w:rsidRPr="00301F09">
        <w:t xml:space="preserve">Similarly, the </w:t>
      </w:r>
      <w:r w:rsidRPr="00301F09">
        <w:lastRenderedPageBreak/>
        <w:t xml:space="preserve">comprehensive nature of many scholarly catalogues captures a great deal of historical data, and they can be used </w:t>
      </w:r>
      <w:r w:rsidR="6A30BF09" w:rsidRPr="00301F09">
        <w:t>to determine</w:t>
      </w:r>
      <w:r w:rsidRPr="00301F09">
        <w:t xml:space="preserve"> where and when a given object was first identified, or for documenting its prior condition.</w:t>
      </w:r>
      <w:r w:rsidR="00162E82">
        <w:t xml:space="preserve"> </w:t>
      </w:r>
      <w:r w:rsidRPr="00301F09">
        <w:rPr>
          <w:rFonts w:ascii="Calibri" w:eastAsia="Calibri" w:hAnsi="Calibri" w:cs="Calibri"/>
        </w:rPr>
        <w:t xml:space="preserve">Many scholarly catalogues take the form of </w:t>
      </w:r>
      <w:r w:rsidR="00BE5ADA">
        <w:rPr>
          <w:rFonts w:ascii="Calibri" w:eastAsia="Calibri" w:hAnsi="Calibri" w:cs="Calibri"/>
        </w:rPr>
        <w:t xml:space="preserve">doctoral </w:t>
      </w:r>
      <w:r w:rsidRPr="00301F09">
        <w:rPr>
          <w:rFonts w:ascii="Calibri" w:eastAsia="Calibri" w:hAnsi="Calibri" w:cs="Calibri"/>
        </w:rPr>
        <w:t xml:space="preserve">dissertations, </w:t>
      </w:r>
      <w:r w:rsidR="0F654A6C" w:rsidRPr="00301F09">
        <w:rPr>
          <w:rFonts w:ascii="Calibri" w:eastAsia="Calibri" w:hAnsi="Calibri" w:cs="Calibri"/>
        </w:rPr>
        <w:t xml:space="preserve">although </w:t>
      </w:r>
      <w:r w:rsidR="6A30BF09" w:rsidRPr="00301F09">
        <w:rPr>
          <w:rFonts w:ascii="Calibri" w:eastAsia="Calibri" w:hAnsi="Calibri" w:cs="Calibri"/>
        </w:rPr>
        <w:t>published copies</w:t>
      </w:r>
      <w:r w:rsidR="00DA6F4A">
        <w:rPr>
          <w:rFonts w:ascii="Calibri" w:eastAsia="Calibri" w:hAnsi="Calibri" w:cs="Calibri"/>
        </w:rPr>
        <w:t xml:space="preserve"> of those</w:t>
      </w:r>
      <w:r w:rsidR="6A30BF09" w:rsidRPr="00301F09">
        <w:rPr>
          <w:rFonts w:ascii="Calibri" w:eastAsia="Calibri" w:hAnsi="Calibri" w:cs="Calibri"/>
        </w:rPr>
        <w:t xml:space="preserve"> may </w:t>
      </w:r>
      <w:r w:rsidRPr="00301F09">
        <w:rPr>
          <w:rFonts w:ascii="Calibri" w:eastAsia="Calibri" w:hAnsi="Calibri" w:cs="Calibri"/>
        </w:rPr>
        <w:t>exist</w:t>
      </w:r>
      <w:r w:rsidR="6A30BF09" w:rsidRPr="00301F09">
        <w:rPr>
          <w:rFonts w:ascii="Calibri" w:eastAsia="Calibri" w:hAnsi="Calibri" w:cs="Calibri"/>
        </w:rPr>
        <w:t xml:space="preserve"> only</w:t>
      </w:r>
      <w:r w:rsidRPr="00301F09">
        <w:rPr>
          <w:rFonts w:ascii="Calibri" w:eastAsia="Calibri" w:hAnsi="Calibri" w:cs="Calibri"/>
        </w:rPr>
        <w:t xml:space="preserve"> in limited quantities and are not always easy to access.</w:t>
      </w:r>
      <w:r w:rsidRPr="00301F09">
        <w:rPr>
          <w:rStyle w:val="EndnoteReference"/>
          <w:rFonts w:ascii="Calibri" w:eastAsia="Calibri" w:hAnsi="Calibri" w:cs="Calibri"/>
        </w:rPr>
        <w:endnoteReference w:id="93"/>
      </w:r>
      <w:r w:rsidRPr="00301F09">
        <w:rPr>
          <w:rFonts w:ascii="Calibri" w:eastAsia="Calibri" w:hAnsi="Calibri" w:cs="Calibri"/>
        </w:rPr>
        <w:t xml:space="preserve"> While rare today, </w:t>
      </w:r>
      <w:r w:rsidR="3825D86E" w:rsidRPr="00301F09">
        <w:rPr>
          <w:rFonts w:ascii="Calibri" w:eastAsia="Calibri" w:hAnsi="Calibri" w:cs="Calibri"/>
        </w:rPr>
        <w:t xml:space="preserve">earlier </w:t>
      </w:r>
      <w:r w:rsidRPr="00301F09">
        <w:rPr>
          <w:rFonts w:ascii="Calibri" w:eastAsia="Times New Roman" w:hAnsi="Calibri" w:cs="Calibri"/>
          <w:color w:val="000000" w:themeColor="text1"/>
        </w:rPr>
        <w:t>dissertations</w:t>
      </w:r>
      <w:r w:rsidR="049F2034" w:rsidRPr="00301F09">
        <w:rPr>
          <w:rFonts w:ascii="Calibri" w:eastAsia="Times New Roman" w:hAnsi="Calibri" w:cs="Calibri"/>
          <w:color w:val="000000" w:themeColor="text1"/>
        </w:rPr>
        <w:t xml:space="preserve"> </w:t>
      </w:r>
      <w:r w:rsidRPr="00301F09">
        <w:rPr>
          <w:rFonts w:ascii="Calibri" w:eastAsia="Times New Roman" w:hAnsi="Calibri" w:cs="Calibri"/>
          <w:color w:val="000000" w:themeColor="text1"/>
        </w:rPr>
        <w:t>often engaged with and documented objects in private collections and on the market.</w:t>
      </w:r>
      <w:r w:rsidRPr="00301F09">
        <w:rPr>
          <w:rStyle w:val="EndnoteReference"/>
          <w:rFonts w:ascii="Calibri" w:eastAsia="Times New Roman" w:hAnsi="Calibri" w:cs="Calibri"/>
          <w:color w:val="000000" w:themeColor="text1"/>
        </w:rPr>
        <w:endnoteReference w:id="94"/>
      </w:r>
      <w:r w:rsidRPr="00301F09">
        <w:rPr>
          <w:rFonts w:ascii="Calibri" w:eastAsia="Times New Roman" w:hAnsi="Calibri" w:cs="Calibri"/>
          <w:color w:val="000000" w:themeColor="text1"/>
        </w:rPr>
        <w:t xml:space="preserve"> </w:t>
      </w:r>
      <w:r w:rsidRPr="00301F09">
        <w:rPr>
          <w:rFonts w:ascii="Calibri" w:eastAsia="Calibri" w:hAnsi="Calibri" w:cs="Calibri"/>
          <w:color w:val="000000" w:themeColor="text1"/>
        </w:rPr>
        <w:t>Such was the case when a historic photograph from the late nineteenth or early twentieth century of</w:t>
      </w:r>
      <w:r w:rsidR="0025538C">
        <w:rPr>
          <w:rFonts w:ascii="Calibri" w:eastAsia="Calibri" w:hAnsi="Calibri" w:cs="Calibri"/>
          <w:color w:val="000000" w:themeColor="text1"/>
        </w:rPr>
        <w:t xml:space="preserve"> </w:t>
      </w:r>
      <w:r w:rsidR="00BE5ADA">
        <w:rPr>
          <w:rFonts w:ascii="Calibri" w:eastAsia="Calibri" w:hAnsi="Calibri" w:cs="Calibri"/>
          <w:color w:val="000000" w:themeColor="text1"/>
        </w:rPr>
        <w:t>the Getty’s</w:t>
      </w:r>
      <w:r w:rsidRPr="00301F09">
        <w:rPr>
          <w:rFonts w:ascii="Calibri" w:eastAsia="Calibri" w:hAnsi="Calibri" w:cs="Calibri"/>
          <w:color w:val="000000" w:themeColor="text1"/>
        </w:rPr>
        <w:t xml:space="preserve"> </w:t>
      </w:r>
      <w:r w:rsidRPr="003B3EEF">
        <w:rPr>
          <w:rFonts w:ascii="Calibri" w:eastAsia="Calibri" w:hAnsi="Calibri" w:cs="Calibri"/>
          <w:color w:val="000000" w:themeColor="text1"/>
        </w:rPr>
        <w:t>Statue of a Draped Woman</w:t>
      </w:r>
      <w:r w:rsidRPr="00301F09">
        <w:rPr>
          <w:rFonts w:ascii="Calibri" w:eastAsia="Calibri" w:hAnsi="Calibri" w:cs="Calibri"/>
          <w:color w:val="000000" w:themeColor="text1"/>
        </w:rPr>
        <w:t xml:space="preserve"> (</w:t>
      </w:r>
      <w:hyperlink r:id="rId43" w:history="1">
        <w:r w:rsidRPr="009F391A">
          <w:t>72.AA.153</w:t>
        </w:r>
      </w:hyperlink>
      <w:r w:rsidRPr="00301F09">
        <w:rPr>
          <w:rFonts w:ascii="Calibri" w:eastAsia="Calibri" w:hAnsi="Calibri" w:cs="Calibri"/>
          <w:color w:val="000000" w:themeColor="text1"/>
        </w:rPr>
        <w:t>)</w:t>
      </w:r>
      <w:r w:rsidR="00737F73" w:rsidRPr="00301F09">
        <w:rPr>
          <w:rStyle w:val="EndnoteReference"/>
          <w:rFonts w:ascii="Calibri" w:eastAsia="Calibri" w:hAnsi="Calibri" w:cs="Calibri"/>
          <w:color w:val="000000" w:themeColor="text1"/>
        </w:rPr>
        <w:endnoteReference w:id="95"/>
      </w:r>
      <w:r w:rsidR="67D8EE2B" w:rsidRPr="00301F09">
        <w:rPr>
          <w:rFonts w:ascii="Calibri" w:eastAsia="Calibri" w:hAnsi="Calibri" w:cs="Calibri"/>
          <w:color w:val="000000" w:themeColor="text1"/>
        </w:rPr>
        <w:t xml:space="preserve"> </w:t>
      </w:r>
      <w:ins w:id="3" w:author="E Sanders" w:date="2025-04-30T14:39:00Z" w16du:dateUtc="2025-04-30T18:39:00Z">
        <w:r w:rsidR="00CD4E68" w:rsidRPr="00D32A4F">
          <w:rPr>
            <w:rFonts w:ascii="Calibri" w:eastAsia="Calibri" w:hAnsi="Calibri" w:cs="Calibri"/>
            <w:color w:val="000000" w:themeColor="text1"/>
          </w:rPr>
          <w:t>(</w:t>
        </w:r>
      </w:ins>
      <w:r w:rsidR="00D32A4F">
        <w:rPr>
          <w:rFonts w:ascii="Calibri" w:eastAsia="Calibri" w:hAnsi="Calibri" w:cs="Calibri"/>
          <w:color w:val="000000" w:themeColor="text1"/>
        </w:rPr>
        <w:fldChar w:fldCharType="begin"/>
      </w:r>
      <w:r w:rsidR="00D32A4F">
        <w:rPr>
          <w:rFonts w:ascii="Calibri" w:eastAsia="Calibri" w:hAnsi="Calibri" w:cs="Calibri"/>
          <w:color w:val="000000" w:themeColor="text1"/>
        </w:rPr>
        <w:instrText>HYPERLINK  \l "fig-23-1"</w:instrText>
      </w:r>
      <w:r w:rsidR="00D32A4F">
        <w:rPr>
          <w:rFonts w:ascii="Calibri" w:eastAsia="Calibri" w:hAnsi="Calibri" w:cs="Calibri"/>
          <w:color w:val="000000" w:themeColor="text1"/>
        </w:rPr>
      </w:r>
      <w:r w:rsidR="00D32A4F">
        <w:rPr>
          <w:rFonts w:ascii="Calibri" w:eastAsia="Calibri" w:hAnsi="Calibri" w:cs="Calibri"/>
          <w:color w:val="000000" w:themeColor="text1"/>
        </w:rPr>
        <w:fldChar w:fldCharType="separate"/>
      </w:r>
      <w:ins w:id="4" w:author="E Sanders" w:date="2025-04-30T14:39:00Z" w16du:dateUtc="2025-04-30T18:39:00Z">
        <w:r w:rsidR="00CD4E68" w:rsidRPr="00D32A4F">
          <w:rPr>
            <w:rStyle w:val="Hyperlink"/>
            <w:rFonts w:ascii="Calibri" w:eastAsia="Calibri" w:hAnsi="Calibri" w:cs="Calibri"/>
          </w:rPr>
          <w:t xml:space="preserve">fig. </w:t>
        </w:r>
      </w:ins>
      <w:ins w:id="5" w:author="E Sanders" w:date="2025-04-30T15:01:00Z" w16du:dateUtc="2025-04-30T19:01:00Z">
        <w:r w:rsidR="0079491F" w:rsidRPr="00D32A4F">
          <w:rPr>
            <w:rStyle w:val="Hyperlink"/>
            <w:rFonts w:ascii="Calibri" w:eastAsia="Calibri" w:hAnsi="Calibri" w:cs="Calibri"/>
          </w:rPr>
          <w:t>23</w:t>
        </w:r>
      </w:ins>
      <w:ins w:id="6" w:author="E Sanders" w:date="2025-04-30T14:39:00Z" w16du:dateUtc="2025-04-30T18:39:00Z">
        <w:r w:rsidR="00CD4E68" w:rsidRPr="00D32A4F">
          <w:rPr>
            <w:rStyle w:val="Hyperlink"/>
            <w:rFonts w:ascii="Calibri" w:eastAsia="Calibri" w:hAnsi="Calibri" w:cs="Calibri"/>
          </w:rPr>
          <w:t>.1</w:t>
        </w:r>
      </w:ins>
      <w:r w:rsidR="00D32A4F">
        <w:rPr>
          <w:rFonts w:ascii="Calibri" w:eastAsia="Calibri" w:hAnsi="Calibri" w:cs="Calibri"/>
          <w:color w:val="000000" w:themeColor="text1"/>
        </w:rPr>
        <w:fldChar w:fldCharType="end"/>
      </w:r>
      <w:ins w:id="7" w:author="E Sanders" w:date="2025-04-30T14:39:00Z" w16du:dateUtc="2025-04-30T18:39:00Z">
        <w:r w:rsidR="00CD4E68" w:rsidRPr="00D32A4F">
          <w:rPr>
            <w:rFonts w:ascii="Calibri" w:eastAsia="Calibri" w:hAnsi="Calibri" w:cs="Calibri"/>
            <w:color w:val="000000" w:themeColor="text1"/>
          </w:rPr>
          <w:t>)</w:t>
        </w:r>
        <w:r w:rsidR="00CD4E68">
          <w:rPr>
            <w:rFonts w:ascii="Calibri" w:eastAsia="Calibri" w:hAnsi="Calibri" w:cs="Calibri"/>
            <w:color w:val="000000" w:themeColor="text1"/>
          </w:rPr>
          <w:t xml:space="preserve"> </w:t>
        </w:r>
      </w:ins>
      <w:r w:rsidRPr="00301F09">
        <w:rPr>
          <w:rFonts w:ascii="Calibri" w:eastAsia="Calibri" w:hAnsi="Calibri" w:cs="Calibri"/>
          <w:color w:val="000000" w:themeColor="text1"/>
        </w:rPr>
        <w:t xml:space="preserve">was referenced in a 1975 dissertation. In this </w:t>
      </w:r>
      <w:r w:rsidR="00507F85">
        <w:rPr>
          <w:rFonts w:ascii="Calibri" w:eastAsia="Calibri" w:hAnsi="Calibri" w:cs="Calibri"/>
          <w:color w:val="000000" w:themeColor="text1"/>
        </w:rPr>
        <w:t xml:space="preserve">early </w:t>
      </w:r>
      <w:r w:rsidR="67D8EE2B" w:rsidRPr="00301F09">
        <w:rPr>
          <w:rFonts w:ascii="Calibri" w:eastAsia="Calibri" w:hAnsi="Calibri" w:cs="Calibri"/>
          <w:color w:val="000000" w:themeColor="text1"/>
        </w:rPr>
        <w:t>image</w:t>
      </w:r>
      <w:r w:rsidRPr="00301F09">
        <w:rPr>
          <w:rFonts w:ascii="Calibri" w:eastAsia="Calibri" w:hAnsi="Calibri" w:cs="Calibri"/>
          <w:color w:val="000000" w:themeColor="text1"/>
        </w:rPr>
        <w:t>, the seventeenth-century restorations of the arms were intact</w:t>
      </w:r>
      <w:ins w:id="8" w:author="E Sanders" w:date="2025-04-30T14:39:00Z" w16du:dateUtc="2025-04-30T18:39:00Z">
        <w:r w:rsidR="00CD4E68">
          <w:rPr>
            <w:rFonts w:ascii="Calibri" w:eastAsia="Calibri" w:hAnsi="Calibri" w:cs="Calibri"/>
            <w:color w:val="000000" w:themeColor="text1"/>
          </w:rPr>
          <w:t xml:space="preserve"> (</w:t>
        </w:r>
      </w:ins>
      <w:r w:rsidR="00D32A4F">
        <w:rPr>
          <w:rFonts w:ascii="Calibri" w:eastAsia="Calibri" w:hAnsi="Calibri" w:cs="Calibri"/>
          <w:color w:val="000000" w:themeColor="text1"/>
        </w:rPr>
        <w:fldChar w:fldCharType="begin"/>
      </w:r>
      <w:r w:rsidR="00D32A4F">
        <w:rPr>
          <w:rFonts w:ascii="Calibri" w:eastAsia="Calibri" w:hAnsi="Calibri" w:cs="Calibri"/>
          <w:color w:val="000000" w:themeColor="text1"/>
        </w:rPr>
        <w:instrText>HYPERLINK  \l "fig-23-2"</w:instrText>
      </w:r>
      <w:r w:rsidR="00D32A4F">
        <w:rPr>
          <w:rFonts w:ascii="Calibri" w:eastAsia="Calibri" w:hAnsi="Calibri" w:cs="Calibri"/>
          <w:color w:val="000000" w:themeColor="text1"/>
        </w:rPr>
      </w:r>
      <w:r w:rsidR="00D32A4F">
        <w:rPr>
          <w:rFonts w:ascii="Calibri" w:eastAsia="Calibri" w:hAnsi="Calibri" w:cs="Calibri"/>
          <w:color w:val="000000" w:themeColor="text1"/>
        </w:rPr>
        <w:fldChar w:fldCharType="separate"/>
      </w:r>
      <w:ins w:id="9" w:author="E Sanders" w:date="2025-04-30T14:39:00Z" w16du:dateUtc="2025-04-30T18:39:00Z">
        <w:r w:rsidR="00CD4E68" w:rsidRPr="00D32A4F">
          <w:rPr>
            <w:rStyle w:val="Hyperlink"/>
            <w:rFonts w:ascii="Calibri" w:eastAsia="Calibri" w:hAnsi="Calibri" w:cs="Calibri"/>
          </w:rPr>
          <w:t xml:space="preserve">fig. </w:t>
        </w:r>
      </w:ins>
      <w:ins w:id="10" w:author="E Sanders" w:date="2025-04-30T15:01:00Z" w16du:dateUtc="2025-04-30T19:01:00Z">
        <w:r w:rsidR="0079491F" w:rsidRPr="00D32A4F">
          <w:rPr>
            <w:rStyle w:val="Hyperlink"/>
            <w:rFonts w:ascii="Calibri" w:eastAsia="Calibri" w:hAnsi="Calibri" w:cs="Calibri"/>
          </w:rPr>
          <w:t>23</w:t>
        </w:r>
      </w:ins>
      <w:ins w:id="11" w:author="E Sanders" w:date="2025-04-30T14:39:00Z" w16du:dateUtc="2025-04-30T18:39:00Z">
        <w:r w:rsidR="00CD4E68" w:rsidRPr="00D32A4F">
          <w:rPr>
            <w:rStyle w:val="Hyperlink"/>
            <w:rFonts w:ascii="Calibri" w:eastAsia="Calibri" w:hAnsi="Calibri" w:cs="Calibri"/>
          </w:rPr>
          <w:t>.2</w:t>
        </w:r>
      </w:ins>
      <w:r w:rsidR="00D32A4F">
        <w:rPr>
          <w:rFonts w:ascii="Calibri" w:eastAsia="Calibri" w:hAnsi="Calibri" w:cs="Calibri"/>
          <w:color w:val="000000" w:themeColor="text1"/>
        </w:rPr>
        <w:fldChar w:fldCharType="end"/>
      </w:r>
      <w:ins w:id="12" w:author="E Sanders" w:date="2025-04-30T14:39:00Z" w16du:dateUtc="2025-04-30T18:39:00Z">
        <w:r w:rsidR="00CD4E68">
          <w:rPr>
            <w:rFonts w:ascii="Calibri" w:eastAsia="Calibri" w:hAnsi="Calibri" w:cs="Calibri"/>
            <w:color w:val="000000" w:themeColor="text1"/>
          </w:rPr>
          <w:t>)</w:t>
        </w:r>
      </w:ins>
      <w:r w:rsidRPr="00301F09">
        <w:rPr>
          <w:rFonts w:ascii="Calibri" w:eastAsia="Calibri" w:hAnsi="Calibri" w:cs="Calibri"/>
          <w:color w:val="000000" w:themeColor="text1"/>
        </w:rPr>
        <w:t>, but these had since been removed, along with the statue’s head, at some point prior to the Getty Museum’s acquisition of the torso in 1972</w:t>
      </w:r>
      <w:del w:id="13" w:author="E Sanders" w:date="2025-04-30T14:40:00Z" w16du:dateUtc="2025-04-30T18:40:00Z">
        <w:r w:rsidRPr="00301F09" w:rsidDel="00CD4E68">
          <w:rPr>
            <w:rFonts w:ascii="Calibri" w:eastAsia="Calibri" w:hAnsi="Calibri" w:cs="Calibri"/>
            <w:color w:val="000000" w:themeColor="text1"/>
          </w:rPr>
          <w:delText xml:space="preserve"> </w:delText>
        </w:r>
        <w:r w:rsidRPr="00A96C62" w:rsidDel="00CD4E68">
          <w:rPr>
            <w:rFonts w:ascii="Calibri" w:eastAsia="Calibri" w:hAnsi="Calibri" w:cs="Calibri"/>
            <w:color w:val="000000" w:themeColor="text1"/>
            <w:highlight w:val="yellow"/>
          </w:rPr>
          <w:delText>(fig. 1</w:delText>
        </w:r>
        <w:r w:rsidR="49927B74" w:rsidRPr="00A96C62" w:rsidDel="00CD4E68">
          <w:rPr>
            <w:rFonts w:ascii="Calibri" w:eastAsia="Calibri" w:hAnsi="Calibri" w:cs="Calibri"/>
            <w:color w:val="000000" w:themeColor="text1"/>
            <w:highlight w:val="yellow"/>
          </w:rPr>
          <w:delText>8</w:delText>
        </w:r>
        <w:r w:rsidR="6BFEAB68" w:rsidRPr="00A96C62" w:rsidDel="00CD4E68">
          <w:rPr>
            <w:rFonts w:ascii="Calibri" w:eastAsia="Calibri" w:hAnsi="Calibri" w:cs="Calibri"/>
            <w:color w:val="000000" w:themeColor="text1"/>
            <w:highlight w:val="yellow"/>
          </w:rPr>
          <w:delText>)</w:delText>
        </w:r>
      </w:del>
      <w:r w:rsidRPr="00301F09">
        <w:rPr>
          <w:rFonts w:ascii="Calibri" w:eastAsia="Calibri" w:hAnsi="Calibri" w:cs="Calibri"/>
          <w:color w:val="000000" w:themeColor="text1"/>
        </w:rPr>
        <w:t>. The author of the dissertation did not know the statue</w:t>
      </w:r>
      <w:r w:rsidR="00D32A4F">
        <w:rPr>
          <w:rFonts w:ascii="Calibri" w:eastAsia="Calibri" w:hAnsi="Calibri" w:cs="Calibri"/>
          <w:color w:val="000000" w:themeColor="text1"/>
        </w:rPr>
        <w:t>’</w:t>
      </w:r>
      <w:r w:rsidRPr="00301F09">
        <w:rPr>
          <w:rFonts w:ascii="Calibri" w:eastAsia="Calibri" w:hAnsi="Calibri" w:cs="Calibri"/>
          <w:color w:val="000000" w:themeColor="text1"/>
        </w:rPr>
        <w:t>s current location at the Getty Museum</w:t>
      </w:r>
      <w:r w:rsidR="00BE5ADA">
        <w:rPr>
          <w:rFonts w:ascii="Calibri" w:eastAsia="Calibri" w:hAnsi="Calibri" w:cs="Calibri"/>
          <w:color w:val="000000" w:themeColor="text1"/>
        </w:rPr>
        <w:t>,</w:t>
      </w:r>
      <w:r w:rsidRPr="00301F09">
        <w:rPr>
          <w:rFonts w:ascii="Calibri" w:eastAsia="Calibri" w:hAnsi="Calibri" w:cs="Calibri"/>
          <w:color w:val="000000" w:themeColor="text1"/>
        </w:rPr>
        <w:t xml:space="preserve"> nor </w:t>
      </w:r>
      <w:r w:rsidR="52E66B6D" w:rsidRPr="00301F09">
        <w:rPr>
          <w:rFonts w:ascii="Calibri" w:eastAsia="Calibri" w:hAnsi="Calibri" w:cs="Calibri"/>
          <w:color w:val="000000" w:themeColor="text1"/>
        </w:rPr>
        <w:t xml:space="preserve">were Getty </w:t>
      </w:r>
      <w:r w:rsidRPr="00301F09">
        <w:rPr>
          <w:rFonts w:ascii="Calibri" w:eastAsia="Calibri" w:hAnsi="Calibri" w:cs="Calibri"/>
          <w:color w:val="000000" w:themeColor="text1"/>
        </w:rPr>
        <w:t>staff aware of the torso</w:t>
      </w:r>
      <w:r w:rsidR="00D32A4F">
        <w:rPr>
          <w:rFonts w:ascii="Calibri" w:eastAsia="Calibri" w:hAnsi="Calibri" w:cs="Calibri"/>
          <w:color w:val="000000" w:themeColor="text1"/>
        </w:rPr>
        <w:t>’</w:t>
      </w:r>
      <w:r w:rsidRPr="00301F09">
        <w:rPr>
          <w:rFonts w:ascii="Calibri" w:eastAsia="Calibri" w:hAnsi="Calibri" w:cs="Calibri"/>
          <w:color w:val="000000" w:themeColor="text1"/>
        </w:rPr>
        <w:t xml:space="preserve">s earlier history until this dissertation research </w:t>
      </w:r>
      <w:r w:rsidR="00972FDF">
        <w:rPr>
          <w:rFonts w:ascii="Calibri" w:eastAsia="Calibri" w:hAnsi="Calibri" w:cs="Calibri"/>
          <w:color w:val="000000" w:themeColor="text1"/>
        </w:rPr>
        <w:t>became</w:t>
      </w:r>
      <w:r w:rsidRPr="00301F09">
        <w:rPr>
          <w:rFonts w:ascii="Calibri" w:eastAsia="Calibri" w:hAnsi="Calibri" w:cs="Calibri"/>
          <w:color w:val="000000" w:themeColor="text1"/>
        </w:rPr>
        <w:t xml:space="preserve"> available. </w:t>
      </w:r>
    </w:p>
    <w:p w14:paraId="0EBA050B" w14:textId="7A15D74C" w:rsidR="00D32A4F" w:rsidRPr="00D32A4F" w:rsidRDefault="00D32A4F" w:rsidP="00D32A4F">
      <w:pPr>
        <w:spacing w:line="360" w:lineRule="auto"/>
        <w:rPr>
          <w:rFonts w:ascii="Calibri" w:eastAsia="Calibri" w:hAnsi="Calibri" w:cs="Calibri"/>
          <w:b/>
          <w:bCs/>
          <w:color w:val="000000" w:themeColor="text1"/>
        </w:rPr>
      </w:pPr>
      <w:r w:rsidRPr="00D32A4F">
        <w:rPr>
          <w:rFonts w:ascii="Calibri" w:eastAsia="Calibri" w:hAnsi="Calibri" w:cs="Calibri"/>
          <w:b/>
          <w:bCs/>
          <w:color w:val="000000" w:themeColor="text1"/>
        </w:rPr>
        <w:t>[[fig-23-1]]</w:t>
      </w:r>
    </w:p>
    <w:p w14:paraId="40DEE05D" w14:textId="3E20C136" w:rsidR="00D32A4F" w:rsidRPr="00D32A4F" w:rsidRDefault="00D32A4F" w:rsidP="00D32A4F">
      <w:pPr>
        <w:spacing w:line="360" w:lineRule="auto"/>
        <w:rPr>
          <w:rFonts w:ascii="Calibri" w:eastAsia="Calibri" w:hAnsi="Calibri" w:cs="Calibri"/>
          <w:b/>
          <w:bCs/>
          <w:color w:val="000000" w:themeColor="text1"/>
        </w:rPr>
      </w:pPr>
      <w:r w:rsidRPr="00D32A4F">
        <w:rPr>
          <w:rFonts w:ascii="Calibri" w:eastAsia="Calibri" w:hAnsi="Calibri" w:cs="Calibri"/>
          <w:b/>
          <w:bCs/>
          <w:color w:val="000000" w:themeColor="text1"/>
        </w:rPr>
        <w:t>[[fig-23-2]]</w:t>
      </w:r>
    </w:p>
    <w:p w14:paraId="2FE6FE51" w14:textId="673AE363" w:rsidR="00C03ADC" w:rsidRPr="00301F09" w:rsidRDefault="000026AE" w:rsidP="00C03ADC">
      <w:pPr>
        <w:spacing w:line="360" w:lineRule="auto"/>
        <w:ind w:firstLine="720"/>
        <w:rPr>
          <w:rFonts w:ascii="Calibri" w:eastAsia="Calibri" w:hAnsi="Calibri" w:cs="Calibri"/>
          <w:color w:val="000000" w:themeColor="text1"/>
        </w:rPr>
      </w:pPr>
      <w:r w:rsidRPr="00301F09">
        <w:t xml:space="preserve">In scholarly catalogues, provenance information and even </w:t>
      </w:r>
      <w:r w:rsidR="00584C7E">
        <w:t>findspot</w:t>
      </w:r>
      <w:r w:rsidRPr="00301F09">
        <w:t xml:space="preserve"> </w:t>
      </w:r>
      <w:r w:rsidR="004B1C99" w:rsidRPr="00301F09">
        <w:t xml:space="preserve">are </w:t>
      </w:r>
      <w:r w:rsidRPr="00301F09">
        <w:t>not</w:t>
      </w:r>
      <w:r w:rsidR="004B1C99" w:rsidRPr="00301F09">
        <w:t xml:space="preserve"> necessarily</w:t>
      </w:r>
      <w:r w:rsidRPr="00301F09">
        <w:t xml:space="preserve"> an authorial focus. </w:t>
      </w:r>
      <w:r w:rsidRPr="00301F09">
        <w:rPr>
          <w:rFonts w:ascii="Calibri" w:eastAsia="Calibri" w:hAnsi="Calibri" w:cs="Calibri"/>
          <w:color w:val="000000" w:themeColor="text1"/>
        </w:rPr>
        <w:t xml:space="preserve">In the case of epigraphic catalogues, for example, transcription and interpretation of the inscription </w:t>
      </w:r>
      <w:r w:rsidR="00B27F2F">
        <w:rPr>
          <w:rFonts w:ascii="Calibri" w:eastAsia="Calibri" w:hAnsi="Calibri" w:cs="Calibri"/>
          <w:color w:val="000000" w:themeColor="text1"/>
        </w:rPr>
        <w:t>tends to</w:t>
      </w:r>
      <w:r w:rsidRPr="00301F09">
        <w:rPr>
          <w:rFonts w:ascii="Calibri" w:eastAsia="Calibri" w:hAnsi="Calibri" w:cs="Calibri"/>
          <w:color w:val="000000" w:themeColor="text1"/>
        </w:rPr>
        <w:t xml:space="preserve"> be the priority. Furthermore, </w:t>
      </w:r>
      <w:r w:rsidR="002D3FAA" w:rsidRPr="00301F09">
        <w:t xml:space="preserve">the presentation of </w:t>
      </w:r>
      <w:r w:rsidRPr="00301F09">
        <w:t xml:space="preserve">provenance data in these publications </w:t>
      </w:r>
      <w:r w:rsidR="00B835BC" w:rsidRPr="00301F09">
        <w:t>is</w:t>
      </w:r>
      <w:r w:rsidR="002D3FAA" w:rsidRPr="00301F09">
        <w:t xml:space="preserve"> far from standardized</w:t>
      </w:r>
      <w:r w:rsidRPr="00301F09" w:rsidDel="000026AE">
        <w:t xml:space="preserve">. </w:t>
      </w:r>
      <w:r w:rsidR="002D3FAA" w:rsidRPr="00301F09">
        <w:rPr>
          <w:rFonts w:ascii="Calibri" w:eastAsia="Calibri" w:hAnsi="Calibri" w:cs="Calibri"/>
          <w:color w:val="000000" w:themeColor="text1"/>
        </w:rPr>
        <w:t xml:space="preserve">Many scholarly catalogues usefully cite older manuscripts, but uncritically quoting outdated or unverified sources can perpetuate </w:t>
      </w:r>
      <w:r w:rsidRPr="00301F09">
        <w:rPr>
          <w:rFonts w:ascii="Calibri" w:eastAsia="Calibri" w:hAnsi="Calibri" w:cs="Calibri"/>
          <w:color w:val="000000" w:themeColor="text1"/>
        </w:rPr>
        <w:t>information that</w:t>
      </w:r>
      <w:r w:rsidR="002D3FAA" w:rsidRPr="00301F09">
        <w:rPr>
          <w:rFonts w:ascii="Calibri" w:eastAsia="Calibri" w:hAnsi="Calibri" w:cs="Calibri"/>
          <w:color w:val="000000" w:themeColor="text1"/>
        </w:rPr>
        <w:t xml:space="preserve"> is decades out of date or otherwise erroneous. When these </w:t>
      </w:r>
      <w:r w:rsidRPr="00301F09">
        <w:rPr>
          <w:rFonts w:ascii="Calibri" w:eastAsia="Calibri" w:hAnsi="Calibri" w:cs="Calibri"/>
          <w:color w:val="000000" w:themeColor="text1"/>
        </w:rPr>
        <w:t>catalogues</w:t>
      </w:r>
      <w:r w:rsidR="002D3FAA" w:rsidRPr="00301F09">
        <w:rPr>
          <w:rFonts w:ascii="Calibri" w:eastAsia="Calibri" w:hAnsi="Calibri" w:cs="Calibri"/>
          <w:color w:val="000000" w:themeColor="text1"/>
        </w:rPr>
        <w:t xml:space="preserve"> </w:t>
      </w:r>
      <w:r w:rsidR="001B59F1">
        <w:rPr>
          <w:rFonts w:ascii="Calibri" w:eastAsia="Calibri" w:hAnsi="Calibri" w:cs="Calibri"/>
          <w:color w:val="000000" w:themeColor="text1"/>
        </w:rPr>
        <w:t xml:space="preserve">rely </w:t>
      </w:r>
      <w:r w:rsidR="002D3FAA" w:rsidRPr="00301F09">
        <w:rPr>
          <w:rFonts w:ascii="Calibri" w:eastAsia="Calibri" w:hAnsi="Calibri" w:cs="Calibri"/>
          <w:color w:val="000000" w:themeColor="text1"/>
        </w:rPr>
        <w:t>on a single earlier source, they can represent a point in time for the object</w:t>
      </w:r>
      <w:r w:rsidRPr="00301F09">
        <w:rPr>
          <w:rFonts w:ascii="Calibri" w:eastAsia="Calibri" w:hAnsi="Calibri" w:cs="Calibri"/>
          <w:color w:val="000000" w:themeColor="text1"/>
        </w:rPr>
        <w:t xml:space="preserve"> in question</w:t>
      </w:r>
      <w:r w:rsidR="002D3FAA" w:rsidRPr="00301F09">
        <w:rPr>
          <w:rFonts w:ascii="Calibri" w:eastAsia="Calibri" w:hAnsi="Calibri" w:cs="Calibri"/>
          <w:color w:val="000000" w:themeColor="text1"/>
        </w:rPr>
        <w:t xml:space="preserve">: proof that it was known by a certain date, but not necessarily its contemporary ownership or its current location. In many cases, the authors </w:t>
      </w:r>
      <w:r w:rsidR="002D3FAA" w:rsidRPr="00301F09" w:rsidDel="00AF2BE7">
        <w:rPr>
          <w:rFonts w:ascii="Calibri" w:eastAsia="Calibri" w:hAnsi="Calibri" w:cs="Calibri"/>
          <w:color w:val="000000" w:themeColor="text1"/>
        </w:rPr>
        <w:t>were</w:t>
      </w:r>
      <w:r w:rsidR="002D3FAA" w:rsidRPr="00301F09">
        <w:rPr>
          <w:rFonts w:ascii="Calibri" w:eastAsia="Calibri" w:hAnsi="Calibri" w:cs="Calibri"/>
          <w:color w:val="000000" w:themeColor="text1"/>
        </w:rPr>
        <w:t xml:space="preserve"> not working </w:t>
      </w:r>
      <w:r w:rsidR="002D3FAA" w:rsidRPr="00301F09">
        <w:t xml:space="preserve">with </w:t>
      </w:r>
      <w:r w:rsidR="002D3FAA" w:rsidRPr="00301F09">
        <w:rPr>
          <w:rFonts w:ascii="Calibri" w:eastAsia="Calibri" w:hAnsi="Calibri" w:cs="Calibri"/>
          <w:color w:val="000000" w:themeColor="text1"/>
        </w:rPr>
        <w:t>the object directly but rather from earlier publications</w:t>
      </w:r>
      <w:r w:rsidR="490A6F67" w:rsidRPr="02A1C6DB">
        <w:rPr>
          <w:rFonts w:ascii="Calibri" w:eastAsia="Calibri" w:hAnsi="Calibri" w:cs="Calibri"/>
          <w:color w:val="000000" w:themeColor="text1"/>
        </w:rPr>
        <w:t xml:space="preserve">, </w:t>
      </w:r>
      <w:r w:rsidR="002D3FAA" w:rsidRPr="02A1C6DB">
        <w:rPr>
          <w:rFonts w:ascii="Calibri" w:eastAsia="Calibri" w:hAnsi="Calibri" w:cs="Calibri"/>
          <w:color w:val="000000" w:themeColor="text1"/>
        </w:rPr>
        <w:t>photographs</w:t>
      </w:r>
      <w:r w:rsidR="69CA37FF" w:rsidRPr="02A1C6DB">
        <w:rPr>
          <w:rFonts w:ascii="Calibri" w:eastAsia="Calibri" w:hAnsi="Calibri" w:cs="Calibri"/>
          <w:color w:val="000000" w:themeColor="text1"/>
        </w:rPr>
        <w:t>, or even casts and squeezes</w:t>
      </w:r>
      <w:r w:rsidR="002D3FAA" w:rsidRPr="02A1C6DB">
        <w:rPr>
          <w:rFonts w:ascii="Calibri" w:eastAsia="Calibri" w:hAnsi="Calibri" w:cs="Calibri"/>
          <w:color w:val="000000" w:themeColor="text1"/>
        </w:rPr>
        <w:t xml:space="preserve">. </w:t>
      </w:r>
    </w:p>
    <w:p w14:paraId="461FD023" w14:textId="1E5271EB" w:rsidR="002D3FAA" w:rsidRPr="00301F09" w:rsidRDefault="002D3FAA" w:rsidP="00D7382D">
      <w:pPr>
        <w:tabs>
          <w:tab w:val="left" w:pos="1350"/>
        </w:tabs>
        <w:spacing w:line="360" w:lineRule="auto"/>
      </w:pPr>
    </w:p>
    <w:p w14:paraId="1C8C1B5C" w14:textId="6D886E3F" w:rsidR="002D3FAA" w:rsidRPr="00D32A4F" w:rsidRDefault="002D3FAA" w:rsidP="00D32A4F">
      <w:pPr>
        <w:pStyle w:val="Heading4"/>
        <w:rPr>
          <w:i w:val="0"/>
          <w:iCs w:val="0"/>
        </w:rPr>
      </w:pPr>
      <w:r w:rsidRPr="00D32A4F">
        <w:rPr>
          <w:i w:val="0"/>
          <w:iCs w:val="0"/>
        </w:rPr>
        <w:t xml:space="preserve">Case </w:t>
      </w:r>
      <w:r w:rsidR="00304914" w:rsidRPr="00D32A4F">
        <w:rPr>
          <w:i w:val="0"/>
          <w:iCs w:val="0"/>
        </w:rPr>
        <w:t>Study</w:t>
      </w:r>
      <w:r w:rsidRPr="00D32A4F">
        <w:rPr>
          <w:i w:val="0"/>
          <w:iCs w:val="0"/>
        </w:rPr>
        <w:t xml:space="preserve">: </w:t>
      </w:r>
      <w:r w:rsidR="00686183" w:rsidRPr="00D32A4F">
        <w:rPr>
          <w:i w:val="0"/>
          <w:iCs w:val="0"/>
        </w:rPr>
        <w:t xml:space="preserve">A </w:t>
      </w:r>
      <w:r w:rsidRPr="00D32A4F">
        <w:rPr>
          <w:i w:val="0"/>
          <w:iCs w:val="0"/>
        </w:rPr>
        <w:t xml:space="preserve">Cinerary </w:t>
      </w:r>
      <w:r w:rsidR="00304914" w:rsidRPr="00D32A4F">
        <w:rPr>
          <w:i w:val="0"/>
          <w:iCs w:val="0"/>
        </w:rPr>
        <w:t xml:space="preserve">Urn </w:t>
      </w:r>
      <w:r w:rsidRPr="00D32A4F">
        <w:rPr>
          <w:i w:val="0"/>
          <w:iCs w:val="0"/>
        </w:rPr>
        <w:t xml:space="preserve">and </w:t>
      </w:r>
      <w:r w:rsidR="00304914" w:rsidRPr="00D32A4F">
        <w:rPr>
          <w:i w:val="0"/>
          <w:iCs w:val="0"/>
        </w:rPr>
        <w:t>Lid</w:t>
      </w:r>
    </w:p>
    <w:p w14:paraId="627C0730" w14:textId="422FA8F0" w:rsidR="002D3FAA" w:rsidRDefault="39F93870" w:rsidP="00D7382D">
      <w:pPr>
        <w:spacing w:line="360" w:lineRule="auto"/>
        <w:rPr>
          <w:rFonts w:ascii="Calibri" w:eastAsia="Calibri" w:hAnsi="Calibri" w:cs="Calibri"/>
          <w:color w:val="000000" w:themeColor="text1"/>
        </w:rPr>
      </w:pPr>
      <w:r w:rsidRPr="00301F09">
        <w:rPr>
          <w:rFonts w:ascii="Calibri" w:eastAsia="Calibri" w:hAnsi="Calibri" w:cs="Calibri"/>
          <w:color w:val="000000" w:themeColor="text1"/>
        </w:rPr>
        <w:t xml:space="preserve">For </w:t>
      </w:r>
      <w:r w:rsidR="6F8004DD">
        <w:rPr>
          <w:rFonts w:ascii="Calibri" w:eastAsia="Calibri" w:hAnsi="Calibri" w:cs="Calibri"/>
          <w:color w:val="000000" w:themeColor="text1"/>
        </w:rPr>
        <w:t>an Etruscan</w:t>
      </w:r>
      <w:r w:rsidR="6F8004DD" w:rsidRPr="00301F09">
        <w:rPr>
          <w:rFonts w:ascii="Calibri" w:eastAsia="Calibri" w:hAnsi="Calibri" w:cs="Calibri"/>
          <w:color w:val="000000" w:themeColor="text1"/>
        </w:rPr>
        <w:t xml:space="preserve"> </w:t>
      </w:r>
      <w:r w:rsidR="5C1B4B01" w:rsidRPr="33E5808A">
        <w:rPr>
          <w:rFonts w:ascii="Calibri" w:eastAsia="Calibri" w:hAnsi="Calibri" w:cs="Calibri"/>
          <w:color w:val="000000" w:themeColor="text1"/>
        </w:rPr>
        <w:t>C</w:t>
      </w:r>
      <w:r w:rsidRPr="00301F09">
        <w:rPr>
          <w:rFonts w:ascii="Calibri" w:eastAsia="Calibri" w:hAnsi="Calibri" w:cs="Calibri"/>
          <w:color w:val="000000" w:themeColor="text1"/>
        </w:rPr>
        <w:t xml:space="preserve">inerary </w:t>
      </w:r>
      <w:r w:rsidR="5C1B4B01" w:rsidRPr="33E5808A">
        <w:rPr>
          <w:rFonts w:ascii="Calibri" w:eastAsia="Calibri" w:hAnsi="Calibri" w:cs="Calibri"/>
          <w:color w:val="000000" w:themeColor="text1"/>
        </w:rPr>
        <w:t>U</w:t>
      </w:r>
      <w:r w:rsidRPr="00301F09">
        <w:rPr>
          <w:rFonts w:ascii="Calibri" w:eastAsia="Calibri" w:hAnsi="Calibri" w:cs="Calibri"/>
          <w:color w:val="000000" w:themeColor="text1"/>
        </w:rPr>
        <w:t xml:space="preserve">rn and </w:t>
      </w:r>
      <w:r w:rsidR="5C1B4B01" w:rsidRPr="33E5808A">
        <w:rPr>
          <w:rFonts w:ascii="Calibri" w:eastAsia="Calibri" w:hAnsi="Calibri" w:cs="Calibri"/>
          <w:color w:val="000000" w:themeColor="text1"/>
        </w:rPr>
        <w:t>L</w:t>
      </w:r>
      <w:r w:rsidRPr="00301F09">
        <w:rPr>
          <w:rFonts w:ascii="Calibri" w:eastAsia="Calibri" w:hAnsi="Calibri" w:cs="Calibri"/>
          <w:color w:val="000000" w:themeColor="text1"/>
        </w:rPr>
        <w:t>id (</w:t>
      </w:r>
      <w:hyperlink r:id="rId44" w:history="1">
        <w:r w:rsidRPr="009F391A">
          <w:t>71.AD.293</w:t>
        </w:r>
      </w:hyperlink>
      <w:r w:rsidRPr="00301F09">
        <w:rPr>
          <w:rFonts w:ascii="Calibri" w:eastAsia="Calibri" w:hAnsi="Calibri" w:cs="Calibri"/>
          <w:color w:val="000000" w:themeColor="text1"/>
        </w:rPr>
        <w:t>)</w:t>
      </w:r>
      <w:r w:rsidR="2F9D31D4" w:rsidRPr="33E5808A">
        <w:rPr>
          <w:rFonts w:ascii="Calibri" w:eastAsia="Calibri" w:hAnsi="Calibri" w:cs="Calibri"/>
          <w:color w:val="000000" w:themeColor="text1"/>
        </w:rPr>
        <w:t>,</w:t>
      </w:r>
      <w:r w:rsidR="002C67BC" w:rsidRPr="00301F09">
        <w:rPr>
          <w:rStyle w:val="EndnoteReference"/>
          <w:rFonts w:ascii="Calibri" w:eastAsia="Calibri" w:hAnsi="Calibri" w:cs="Calibri"/>
          <w:color w:val="000000" w:themeColor="text1"/>
        </w:rPr>
        <w:endnoteReference w:id="96"/>
      </w:r>
      <w:r w:rsidRPr="00301F09">
        <w:rPr>
          <w:rFonts w:ascii="Calibri" w:eastAsia="Calibri" w:hAnsi="Calibri" w:cs="Calibri"/>
          <w:color w:val="000000" w:themeColor="text1"/>
        </w:rPr>
        <w:t xml:space="preserve"> an iconographical study proved critical in </w:t>
      </w:r>
      <w:r w:rsidR="2F9D31D4" w:rsidRPr="33E5808A">
        <w:rPr>
          <w:rFonts w:ascii="Calibri" w:eastAsia="Calibri" w:hAnsi="Calibri" w:cs="Calibri"/>
          <w:color w:val="000000" w:themeColor="text1"/>
        </w:rPr>
        <w:t xml:space="preserve">discovering </w:t>
      </w:r>
      <w:r w:rsidRPr="00301F09">
        <w:rPr>
          <w:rFonts w:ascii="Calibri" w:eastAsia="Calibri" w:hAnsi="Calibri" w:cs="Calibri"/>
          <w:color w:val="000000" w:themeColor="text1"/>
        </w:rPr>
        <w:t>a lost provenance</w:t>
      </w:r>
      <w:r w:rsidR="05EE8612" w:rsidRPr="00301F09">
        <w:rPr>
          <w:rFonts w:ascii="Calibri" w:eastAsia="Calibri" w:hAnsi="Calibri" w:cs="Calibri"/>
          <w:color w:val="000000" w:themeColor="text1"/>
        </w:rPr>
        <w:t xml:space="preserve"> </w:t>
      </w:r>
      <w:r w:rsidR="0015717E">
        <w:rPr>
          <w:rFonts w:ascii="Calibri" w:eastAsia="Calibri" w:hAnsi="Calibri" w:cs="Calibri"/>
          <w:color w:val="000000" w:themeColor="text1"/>
        </w:rPr>
        <w:t>(</w:t>
      </w:r>
      <w:hyperlink w:anchor="fig-24" w:history="1">
        <w:r w:rsidR="05EE8612" w:rsidRPr="00D32A4F">
          <w:rPr>
            <w:rStyle w:val="Hyperlink"/>
            <w:rFonts w:ascii="Calibri" w:eastAsia="Calibri" w:hAnsi="Calibri" w:cs="Calibri"/>
          </w:rPr>
          <w:t>fig</w:t>
        </w:r>
        <w:r w:rsidR="345AFBF1" w:rsidRPr="00D32A4F">
          <w:rPr>
            <w:rStyle w:val="Hyperlink"/>
            <w:rFonts w:ascii="Calibri" w:eastAsia="Calibri" w:hAnsi="Calibri" w:cs="Calibri"/>
          </w:rPr>
          <w:t xml:space="preserve">. </w:t>
        </w:r>
        <w:r w:rsidR="0015717E" w:rsidRPr="00D32A4F">
          <w:rPr>
            <w:rStyle w:val="Hyperlink"/>
            <w:rFonts w:ascii="Calibri" w:eastAsia="Calibri" w:hAnsi="Calibri" w:cs="Calibri"/>
          </w:rPr>
          <w:t>24</w:t>
        </w:r>
      </w:hyperlink>
      <w:r w:rsidR="1D536CC2" w:rsidRPr="00301F09">
        <w:rPr>
          <w:rFonts w:ascii="Calibri" w:eastAsia="Calibri" w:hAnsi="Calibri" w:cs="Calibri"/>
          <w:color w:val="000000" w:themeColor="text1"/>
        </w:rPr>
        <w:t>)</w:t>
      </w:r>
      <w:r w:rsidRPr="00301F09">
        <w:rPr>
          <w:rFonts w:ascii="Calibri" w:eastAsia="Calibri" w:hAnsi="Calibri" w:cs="Calibri"/>
          <w:color w:val="000000" w:themeColor="text1"/>
        </w:rPr>
        <w:t xml:space="preserve">. Because these kinds of objects were moldmade and mass-produced, identifying references to a single, specific object is a challenge. The urn and lid </w:t>
      </w:r>
      <w:r w:rsidR="687DFF43" w:rsidRPr="00301F09">
        <w:rPr>
          <w:rFonts w:ascii="Calibri" w:eastAsia="Calibri" w:hAnsi="Calibri" w:cs="Calibri"/>
          <w:color w:val="000000" w:themeColor="text1"/>
        </w:rPr>
        <w:t>were</w:t>
      </w:r>
      <w:r w:rsidRPr="00301F09">
        <w:rPr>
          <w:rFonts w:ascii="Calibri" w:eastAsia="Calibri" w:hAnsi="Calibri" w:cs="Calibri"/>
          <w:color w:val="000000" w:themeColor="text1"/>
        </w:rPr>
        <w:t xml:space="preserve"> sold to the Getty </w:t>
      </w:r>
      <w:r w:rsidR="07121CFF" w:rsidRPr="00301F09">
        <w:rPr>
          <w:rFonts w:ascii="Calibri" w:eastAsia="Calibri" w:hAnsi="Calibri" w:cs="Calibri"/>
          <w:color w:val="000000" w:themeColor="text1"/>
        </w:rPr>
        <w:t xml:space="preserve">in 1971 </w:t>
      </w:r>
      <w:r w:rsidRPr="00301F09">
        <w:rPr>
          <w:rFonts w:ascii="Calibri" w:eastAsia="Calibri" w:hAnsi="Calibri" w:cs="Calibri"/>
          <w:color w:val="000000" w:themeColor="text1"/>
        </w:rPr>
        <w:t>without any provenance information</w:t>
      </w:r>
      <w:r w:rsidR="673E4E0E" w:rsidRPr="33E5808A">
        <w:rPr>
          <w:rFonts w:ascii="Calibri" w:eastAsia="Calibri" w:hAnsi="Calibri" w:cs="Calibri"/>
          <w:color w:val="000000" w:themeColor="text1"/>
        </w:rPr>
        <w:t xml:space="preserve">, which </w:t>
      </w:r>
      <w:r w:rsidRPr="00301F09" w:rsidDel="00FF6F1F">
        <w:rPr>
          <w:rFonts w:ascii="Calibri" w:eastAsia="Calibri" w:hAnsi="Calibri" w:cs="Calibri"/>
          <w:color w:val="000000" w:themeColor="text1"/>
        </w:rPr>
        <w:t xml:space="preserve">was common </w:t>
      </w:r>
      <w:r w:rsidRPr="00301F09">
        <w:rPr>
          <w:rFonts w:ascii="Calibri" w:eastAsia="Calibri" w:hAnsi="Calibri" w:cs="Calibri"/>
          <w:color w:val="000000" w:themeColor="text1"/>
        </w:rPr>
        <w:t>for the time</w:t>
      </w:r>
      <w:r w:rsidR="673E4E0E" w:rsidRPr="33E5808A">
        <w:rPr>
          <w:rFonts w:ascii="Calibri" w:eastAsia="Calibri" w:hAnsi="Calibri" w:cs="Calibri"/>
          <w:color w:val="000000" w:themeColor="text1"/>
        </w:rPr>
        <w:t>;</w:t>
      </w:r>
      <w:r w:rsidRPr="00301F09">
        <w:rPr>
          <w:rFonts w:ascii="Calibri" w:eastAsia="Calibri" w:hAnsi="Calibri" w:cs="Calibri"/>
          <w:color w:val="000000" w:themeColor="text1"/>
        </w:rPr>
        <w:t xml:space="preserve"> they were acquired as part of a bulk purchase from </w:t>
      </w:r>
      <w:r w:rsidR="628FD0E9" w:rsidRPr="33E5808A">
        <w:rPr>
          <w:rFonts w:ascii="Calibri" w:eastAsia="Calibri" w:hAnsi="Calibri" w:cs="Calibri"/>
          <w:color w:val="000000" w:themeColor="text1"/>
        </w:rPr>
        <w:t>the Royal</w:t>
      </w:r>
      <w:r w:rsidR="000916C5">
        <w:rPr>
          <w:rFonts w:ascii="Calibri" w:eastAsia="Calibri" w:hAnsi="Calibri" w:cs="Calibri"/>
          <w:color w:val="000000" w:themeColor="text1"/>
        </w:rPr>
        <w:t>-</w:t>
      </w:r>
      <w:r w:rsidR="628FD0E9" w:rsidRPr="33E5808A">
        <w:rPr>
          <w:rFonts w:ascii="Calibri" w:eastAsia="Calibri" w:hAnsi="Calibri" w:cs="Calibri"/>
          <w:color w:val="000000" w:themeColor="text1"/>
        </w:rPr>
        <w:t>Athena Galleries in</w:t>
      </w:r>
      <w:r w:rsidRPr="00301F09">
        <w:rPr>
          <w:rFonts w:ascii="Calibri" w:eastAsia="Calibri" w:hAnsi="Calibri" w:cs="Calibri"/>
          <w:color w:val="000000" w:themeColor="text1"/>
        </w:rPr>
        <w:t xml:space="preserve"> New York.</w:t>
      </w:r>
      <w:r w:rsidR="002D3FAA" w:rsidRPr="00301F09">
        <w:rPr>
          <w:rFonts w:ascii="Calibri" w:eastAsia="Times New Roman" w:hAnsi="Calibri" w:cs="Calibri"/>
          <w:color w:val="000000"/>
          <w:vertAlign w:val="superscript"/>
        </w:rPr>
        <w:endnoteReference w:id="97"/>
      </w:r>
      <w:r w:rsidRPr="00301F09">
        <w:rPr>
          <w:rFonts w:ascii="Calibri" w:eastAsia="Calibri" w:hAnsi="Calibri" w:cs="Calibri"/>
          <w:color w:val="000000"/>
        </w:rPr>
        <w:t xml:space="preserve"> Parallel searches into contemporary </w:t>
      </w:r>
      <w:r w:rsidRPr="00301F09">
        <w:rPr>
          <w:rFonts w:ascii="Calibri" w:eastAsia="Calibri" w:hAnsi="Calibri" w:cs="Calibri"/>
          <w:color w:val="000000"/>
        </w:rPr>
        <w:lastRenderedPageBreak/>
        <w:t>auction and exhibition catalogues had helped flesh out the</w:t>
      </w:r>
      <w:r w:rsidR="07121CFF" w:rsidRPr="00301F09">
        <w:rPr>
          <w:rFonts w:ascii="Calibri" w:eastAsia="Calibri" w:hAnsi="Calibri" w:cs="Calibri"/>
          <w:color w:val="000000"/>
        </w:rPr>
        <w:t xml:space="preserve"> urn and lid’s</w:t>
      </w:r>
      <w:r w:rsidRPr="00301F09">
        <w:rPr>
          <w:rFonts w:ascii="Calibri" w:eastAsia="Calibri" w:hAnsi="Calibri" w:cs="Calibri"/>
          <w:color w:val="000000"/>
        </w:rPr>
        <w:t xml:space="preserve"> more recent history</w:t>
      </w:r>
      <w:r w:rsidR="435D1BDB" w:rsidRPr="33E5808A">
        <w:rPr>
          <w:rFonts w:ascii="Calibri" w:eastAsia="Calibri" w:hAnsi="Calibri" w:cs="Calibri"/>
          <w:color w:val="000000" w:themeColor="text1"/>
        </w:rPr>
        <w:t>:</w:t>
      </w:r>
      <w:r w:rsidRPr="00301F09">
        <w:rPr>
          <w:rFonts w:ascii="Calibri" w:eastAsia="Calibri" w:hAnsi="Calibri" w:cs="Calibri"/>
          <w:color w:val="000000" w:themeColor="text1"/>
        </w:rPr>
        <w:t xml:space="preserve"> </w:t>
      </w:r>
      <w:r w:rsidR="435D1BDB" w:rsidRPr="33E5808A">
        <w:rPr>
          <w:rFonts w:ascii="Calibri" w:eastAsia="Calibri" w:hAnsi="Calibri" w:cs="Calibri"/>
          <w:color w:val="000000" w:themeColor="text1"/>
        </w:rPr>
        <w:t>t</w:t>
      </w:r>
      <w:r w:rsidRPr="00301F09">
        <w:rPr>
          <w:rFonts w:ascii="Calibri" w:eastAsia="Calibri" w:hAnsi="Calibri" w:cs="Calibri"/>
          <w:color w:val="000000" w:themeColor="text1"/>
        </w:rPr>
        <w:t>hey had appeared at auction in 1969 in New York along</w:t>
      </w:r>
      <w:r w:rsidR="673E4E0E" w:rsidRPr="33E5808A">
        <w:rPr>
          <w:rFonts w:ascii="Calibri" w:eastAsia="Calibri" w:hAnsi="Calibri" w:cs="Calibri"/>
          <w:color w:val="000000" w:themeColor="text1"/>
        </w:rPr>
        <w:t xml:space="preserve"> with</w:t>
      </w:r>
      <w:r w:rsidRPr="00301F09">
        <w:rPr>
          <w:rFonts w:ascii="Calibri" w:eastAsia="Calibri" w:hAnsi="Calibri" w:cs="Calibri"/>
          <w:color w:val="000000" w:themeColor="text1"/>
        </w:rPr>
        <w:t xml:space="preserve"> many lots later sold in the same bulk purchase to the Getty, and both had been on view in Los Angeles in 1963 as part of an exhibition of Etruscan art through the Stendahl Art Galleries</w:t>
      </w:r>
      <w:r w:rsidRPr="00301F09" w:rsidDel="00663834">
        <w:rPr>
          <w:rFonts w:ascii="Calibri" w:eastAsia="Calibri" w:hAnsi="Calibri" w:cs="Calibri"/>
          <w:color w:val="000000" w:themeColor="text1"/>
        </w:rPr>
        <w:t>. This exhibition’s catalogue included a broad, s</w:t>
      </w:r>
      <w:r w:rsidRPr="00301F09">
        <w:rPr>
          <w:rFonts w:ascii="Calibri" w:eastAsia="Calibri" w:hAnsi="Calibri" w:cs="Calibri"/>
          <w:color w:val="000000" w:themeColor="text1"/>
        </w:rPr>
        <w:t>urprising provenance for the objects</w:t>
      </w:r>
      <w:r w:rsidR="49823781" w:rsidRPr="00301F09">
        <w:rPr>
          <w:rFonts w:ascii="Calibri" w:eastAsia="Calibri" w:hAnsi="Calibri" w:cs="Calibri"/>
          <w:color w:val="000000" w:themeColor="text1"/>
        </w:rPr>
        <w:t xml:space="preserve"> on view</w:t>
      </w:r>
      <w:r w:rsidRPr="00301F09">
        <w:rPr>
          <w:rFonts w:ascii="Calibri" w:eastAsia="Calibri" w:hAnsi="Calibri" w:cs="Calibri"/>
          <w:color w:val="000000" w:themeColor="text1"/>
        </w:rPr>
        <w:t xml:space="preserve">: it suggested that the Stendahl Art Galleries had received some </w:t>
      </w:r>
      <w:r w:rsidR="000E548A">
        <w:rPr>
          <w:rFonts w:ascii="Calibri" w:eastAsia="Calibri" w:hAnsi="Calibri" w:cs="Calibri"/>
          <w:color w:val="000000" w:themeColor="text1"/>
        </w:rPr>
        <w:t>f</w:t>
      </w:r>
      <w:r w:rsidRPr="00301F09">
        <w:rPr>
          <w:rFonts w:ascii="Calibri" w:eastAsia="Calibri" w:hAnsi="Calibri" w:cs="Calibri"/>
          <w:color w:val="000000" w:themeColor="text1"/>
        </w:rPr>
        <w:t>rom a museum in Rome in exchange for pre-</w:t>
      </w:r>
      <w:r w:rsidR="000E548A">
        <w:rPr>
          <w:rFonts w:ascii="Calibri" w:eastAsia="Calibri" w:hAnsi="Calibri" w:cs="Calibri"/>
          <w:color w:val="000000" w:themeColor="text1"/>
        </w:rPr>
        <w:t>Hispanic</w:t>
      </w:r>
      <w:r w:rsidR="000E548A" w:rsidRPr="00301F09">
        <w:rPr>
          <w:rFonts w:ascii="Calibri" w:eastAsia="Calibri" w:hAnsi="Calibri" w:cs="Calibri"/>
          <w:color w:val="000000" w:themeColor="text1"/>
        </w:rPr>
        <w:t xml:space="preserve"> </w:t>
      </w:r>
      <w:r w:rsidRPr="00301F09">
        <w:rPr>
          <w:rFonts w:ascii="Calibri" w:eastAsia="Calibri" w:hAnsi="Calibri" w:cs="Calibri"/>
          <w:color w:val="000000" w:themeColor="text1"/>
        </w:rPr>
        <w:t>artworks.</w:t>
      </w:r>
    </w:p>
    <w:p w14:paraId="36FE0D57" w14:textId="095E9C47" w:rsidR="00D32A4F" w:rsidRPr="00D32A4F" w:rsidRDefault="00D32A4F" w:rsidP="00D7382D">
      <w:pPr>
        <w:spacing w:line="360" w:lineRule="auto"/>
        <w:rPr>
          <w:rFonts w:ascii="Calibri" w:eastAsia="Calibri" w:hAnsi="Calibri" w:cs="Calibri"/>
          <w:b/>
          <w:bCs/>
          <w:color w:val="000000" w:themeColor="text1"/>
        </w:rPr>
      </w:pPr>
      <w:r w:rsidRPr="00D32A4F">
        <w:rPr>
          <w:rFonts w:ascii="Calibri" w:eastAsia="Calibri" w:hAnsi="Calibri" w:cs="Calibri"/>
          <w:b/>
          <w:bCs/>
          <w:color w:val="000000" w:themeColor="text1"/>
        </w:rPr>
        <w:t>[[fig-24]]</w:t>
      </w:r>
    </w:p>
    <w:p w14:paraId="3342D943" w14:textId="738BA273" w:rsidR="002D3FAA" w:rsidRPr="00301F09" w:rsidRDefault="002D3FAA" w:rsidP="27345AC3">
      <w:pPr>
        <w:spacing w:line="360" w:lineRule="auto"/>
        <w:rPr>
          <w:rFonts w:ascii="Calibri" w:eastAsia="Calibri" w:hAnsi="Calibri" w:cs="Calibri"/>
          <w:color w:val="000000" w:themeColor="text1"/>
        </w:rPr>
      </w:pPr>
      <w:r w:rsidRPr="00301F09">
        <w:rPr>
          <w:rFonts w:ascii="Calibri" w:eastAsia="Calibri" w:hAnsi="Calibri" w:cs="Calibri"/>
          <w:color w:val="000000" w:themeColor="text1"/>
        </w:rPr>
        <w:tab/>
      </w:r>
      <w:r w:rsidRPr="27345AC3">
        <w:rPr>
          <w:rFonts w:ascii="Calibri" w:eastAsia="Calibri" w:hAnsi="Calibri" w:cs="Calibri"/>
          <w:color w:val="000000" w:themeColor="text1"/>
        </w:rPr>
        <w:t>But it was only through r</w:t>
      </w:r>
      <w:r w:rsidR="6F81654B" w:rsidRPr="00301F09">
        <w:rPr>
          <w:rFonts w:ascii="Calibri" w:eastAsia="Calibri" w:hAnsi="Calibri" w:cs="Calibri"/>
          <w:color w:val="000000" w:themeColor="text1"/>
        </w:rPr>
        <w:t>esearch into the urn’s iconography, a variant of the</w:t>
      </w:r>
      <w:r w:rsidR="6156B0D6" w:rsidRPr="27345AC3">
        <w:rPr>
          <w:rFonts w:ascii="Calibri" w:eastAsia="Calibri" w:hAnsi="Calibri" w:cs="Calibri"/>
          <w:color w:val="000000" w:themeColor="text1"/>
        </w:rPr>
        <w:t xml:space="preserve"> fairly common</w:t>
      </w:r>
      <w:r w:rsidR="6F81654B" w:rsidRPr="00301F09">
        <w:rPr>
          <w:rFonts w:ascii="Calibri" w:eastAsia="Calibri" w:hAnsi="Calibri" w:cs="Calibri"/>
          <w:color w:val="000000" w:themeColor="text1"/>
        </w:rPr>
        <w:t xml:space="preserve"> Hero and the </w:t>
      </w:r>
      <w:r w:rsidR="6156B0D6" w:rsidRPr="27345AC3">
        <w:rPr>
          <w:rFonts w:ascii="Calibri" w:eastAsia="Calibri" w:hAnsi="Calibri" w:cs="Calibri"/>
          <w:color w:val="000000" w:themeColor="text1"/>
        </w:rPr>
        <w:t>P</w:t>
      </w:r>
      <w:r w:rsidR="6F81654B" w:rsidRPr="00301F09">
        <w:rPr>
          <w:rFonts w:ascii="Calibri" w:eastAsia="Calibri" w:hAnsi="Calibri" w:cs="Calibri"/>
          <w:color w:val="000000" w:themeColor="text1"/>
        </w:rPr>
        <w:t>low scene,</w:t>
      </w:r>
      <w:r w:rsidRPr="27345AC3">
        <w:rPr>
          <w:rFonts w:ascii="Calibri" w:eastAsia="Calibri" w:hAnsi="Calibri" w:cs="Calibri"/>
          <w:color w:val="000000" w:themeColor="text1"/>
        </w:rPr>
        <w:t xml:space="preserve"> that a key connection could be made</w:t>
      </w:r>
      <w:r w:rsidR="000916C5">
        <w:rPr>
          <w:rFonts w:ascii="Calibri" w:eastAsia="Calibri" w:hAnsi="Calibri" w:cs="Calibri"/>
          <w:color w:val="000000" w:themeColor="text1"/>
        </w:rPr>
        <w:t>.</w:t>
      </w:r>
      <w:r w:rsidR="00571115">
        <w:rPr>
          <w:rFonts w:ascii="Calibri" w:eastAsia="Calibri" w:hAnsi="Calibri" w:cs="Calibri"/>
          <w:color w:val="000000" w:themeColor="text1"/>
        </w:rPr>
        <w:t xml:space="preserve"> It </w:t>
      </w:r>
      <w:r w:rsidR="2D2FEAAB" w:rsidRPr="27345AC3">
        <w:rPr>
          <w:rFonts w:ascii="Calibri" w:eastAsia="Calibri" w:hAnsi="Calibri" w:cs="Calibri"/>
          <w:color w:val="000000" w:themeColor="text1"/>
        </w:rPr>
        <w:t>led to an</w:t>
      </w:r>
      <w:r w:rsidR="6F81654B" w:rsidRPr="00301F09">
        <w:rPr>
          <w:rFonts w:ascii="Calibri" w:eastAsia="Calibri" w:hAnsi="Calibri" w:cs="Calibri"/>
          <w:color w:val="000000" w:themeColor="text1"/>
        </w:rPr>
        <w:t xml:space="preserve"> entry in Maurizio Sannibale’s </w:t>
      </w:r>
      <w:r w:rsidR="6F81654B" w:rsidRPr="27345AC3">
        <w:rPr>
          <w:rFonts w:ascii="Calibri" w:eastAsia="Calibri" w:hAnsi="Calibri" w:cs="Calibri"/>
          <w:i/>
          <w:iCs/>
          <w:color w:val="000000" w:themeColor="text1"/>
        </w:rPr>
        <w:t xml:space="preserve">Le urne cinerarie de età </w:t>
      </w:r>
      <w:r w:rsidR="006708F9" w:rsidRPr="27345AC3">
        <w:rPr>
          <w:rFonts w:ascii="Calibri" w:eastAsia="Calibri" w:hAnsi="Calibri" w:cs="Calibri"/>
          <w:i/>
          <w:iCs/>
        </w:rPr>
        <w:t xml:space="preserve">ellenistica </w:t>
      </w:r>
      <w:r w:rsidR="6F81654B" w:rsidRPr="00301F09">
        <w:rPr>
          <w:rFonts w:ascii="Calibri" w:eastAsia="Calibri" w:hAnsi="Calibri" w:cs="Calibri"/>
        </w:rPr>
        <w:t>(1994)</w:t>
      </w:r>
      <w:r w:rsidR="00D17ED4">
        <w:rPr>
          <w:rStyle w:val="EndnoteReference"/>
          <w:rFonts w:ascii="Calibri" w:eastAsia="Calibri" w:hAnsi="Calibri" w:cs="Calibri"/>
        </w:rPr>
        <w:endnoteReference w:id="98"/>
      </w:r>
      <w:r w:rsidR="00571115">
        <w:rPr>
          <w:rFonts w:ascii="Calibri" w:eastAsia="Calibri" w:hAnsi="Calibri" w:cs="Calibri"/>
        </w:rPr>
        <w:t xml:space="preserve"> that contained </w:t>
      </w:r>
      <w:r w:rsidRPr="00301F09">
        <w:rPr>
          <w:rFonts w:ascii="Calibri" w:eastAsia="Calibri" w:hAnsi="Calibri" w:cs="Calibri"/>
        </w:rPr>
        <w:t xml:space="preserve">a footnote referencing an earlier </w:t>
      </w:r>
      <w:r w:rsidR="1E114C6B" w:rsidRPr="0447ACBC">
        <w:rPr>
          <w:rFonts w:ascii="Calibri" w:eastAsia="Calibri" w:hAnsi="Calibri" w:cs="Calibri"/>
          <w:color w:val="000000" w:themeColor="text1"/>
        </w:rPr>
        <w:t xml:space="preserve">article </w:t>
      </w:r>
      <w:r w:rsidR="1E114C6B" w:rsidRPr="00301F09">
        <w:rPr>
          <w:rFonts w:ascii="Calibri" w:eastAsia="Calibri" w:hAnsi="Calibri" w:cs="Calibri"/>
          <w:color w:val="000000" w:themeColor="text1"/>
        </w:rPr>
        <w:t>from 1962</w:t>
      </w:r>
      <w:r w:rsidRPr="00301F09">
        <w:rPr>
          <w:rFonts w:ascii="Calibri" w:eastAsia="Calibri" w:hAnsi="Calibri" w:cs="Calibri"/>
          <w:color w:val="000000" w:themeColor="text1"/>
        </w:rPr>
        <w:t xml:space="preserve">, </w:t>
      </w:r>
      <w:r w:rsidR="009236B0">
        <w:rPr>
          <w:rFonts w:ascii="Calibri" w:eastAsia="Calibri" w:hAnsi="Calibri" w:cs="Calibri"/>
          <w:color w:val="000000" w:themeColor="text1"/>
        </w:rPr>
        <w:t xml:space="preserve">Maria Teresa </w:t>
      </w:r>
      <w:r w:rsidRPr="00301F09">
        <w:rPr>
          <w:rFonts w:ascii="Calibri" w:eastAsia="Calibri" w:hAnsi="Calibri" w:cs="Calibri"/>
          <w:color w:val="000000" w:themeColor="text1"/>
        </w:rPr>
        <w:t>Falconi Amorelli’s</w:t>
      </w:r>
      <w:r w:rsidR="00D67202">
        <w:rPr>
          <w:rFonts w:ascii="Calibri" w:eastAsia="Calibri" w:hAnsi="Calibri" w:cs="Calibri"/>
          <w:color w:val="000000" w:themeColor="text1"/>
        </w:rPr>
        <w:t xml:space="preserve"> </w:t>
      </w:r>
      <w:r w:rsidRPr="00301F09">
        <w:rPr>
          <w:rFonts w:ascii="Calibri" w:eastAsia="Calibri" w:hAnsi="Calibri" w:cs="Calibri"/>
          <w:color w:val="000000" w:themeColor="text1"/>
        </w:rPr>
        <w:t>“Urnette etrusche dalla Collezione Gorga</w:t>
      </w:r>
      <w:r w:rsidR="006119AF" w:rsidRPr="27345AC3">
        <w:rPr>
          <w:rFonts w:ascii="Calibri" w:eastAsia="Calibri" w:hAnsi="Calibri" w:cs="Calibri"/>
          <w:color w:val="000000" w:themeColor="text1"/>
        </w:rPr>
        <w:t>.</w:t>
      </w:r>
      <w:r w:rsidRPr="00301F09">
        <w:rPr>
          <w:rFonts w:ascii="Calibri" w:eastAsia="Calibri" w:hAnsi="Calibri" w:cs="Calibri"/>
          <w:color w:val="000000" w:themeColor="text1"/>
        </w:rPr>
        <w:t>”</w:t>
      </w:r>
      <w:r w:rsidR="00D17ED4">
        <w:rPr>
          <w:rStyle w:val="EndnoteReference"/>
          <w:rFonts w:ascii="Calibri" w:eastAsia="Calibri" w:hAnsi="Calibri" w:cs="Calibri"/>
          <w:color w:val="000000" w:themeColor="text1"/>
        </w:rPr>
        <w:endnoteReference w:id="99"/>
      </w:r>
      <w:r w:rsidRPr="00301F09">
        <w:rPr>
          <w:rFonts w:ascii="Calibri" w:eastAsia="Calibri" w:hAnsi="Calibri" w:cs="Calibri"/>
          <w:color w:val="000000" w:themeColor="text1"/>
        </w:rPr>
        <w:t xml:space="preserve"> </w:t>
      </w:r>
      <w:r w:rsidR="006119AF" w:rsidRPr="27345AC3">
        <w:rPr>
          <w:rFonts w:ascii="Calibri" w:eastAsia="Calibri" w:hAnsi="Calibri" w:cs="Calibri"/>
          <w:color w:val="000000" w:themeColor="text1"/>
        </w:rPr>
        <w:t>Evangelista Gorga was a famous opera tenor and infamous collector in the early twentieth century; his eleven apartments in Rome were filled with thousands of artifacts drawn from many periods. Because Gorga continually added and subtracted objects from his collection, publications on Gorga himself provide valuable background about his life and tastes, but they could not substantiate details regarding this specific urn and lid.</w:t>
      </w:r>
      <w:r w:rsidR="008509F5" w:rsidRPr="00301F09">
        <w:rPr>
          <w:rStyle w:val="EndnoteReference"/>
          <w:rFonts w:ascii="Calibri" w:eastAsia="Calibri" w:hAnsi="Calibri" w:cs="Calibri"/>
          <w:color w:val="000000" w:themeColor="text1"/>
        </w:rPr>
        <w:endnoteReference w:id="100"/>
      </w:r>
      <w:r w:rsidR="006119AF" w:rsidRPr="27345AC3">
        <w:rPr>
          <w:rFonts w:ascii="Calibri" w:eastAsia="Calibri" w:hAnsi="Calibri" w:cs="Calibri"/>
          <w:color w:val="000000" w:themeColor="text1"/>
        </w:rPr>
        <w:t xml:space="preserve"> </w:t>
      </w:r>
      <w:r w:rsidR="00096542" w:rsidRPr="27345AC3">
        <w:rPr>
          <w:rFonts w:ascii="Calibri" w:eastAsia="Calibri" w:hAnsi="Calibri" w:cs="Calibri"/>
          <w:color w:val="000000" w:themeColor="text1"/>
        </w:rPr>
        <w:t xml:space="preserve">Falconi Amorelli’s article, however, included </w:t>
      </w:r>
      <w:r w:rsidRPr="00301F09">
        <w:rPr>
          <w:rFonts w:ascii="Calibri" w:eastAsia="Calibri" w:hAnsi="Calibri" w:cs="Calibri"/>
          <w:color w:val="000000" w:themeColor="text1"/>
        </w:rPr>
        <w:t xml:space="preserve">photographs of both the </w:t>
      </w:r>
      <w:r w:rsidR="008509F5" w:rsidRPr="27345AC3">
        <w:rPr>
          <w:rFonts w:ascii="Calibri" w:eastAsia="Calibri" w:hAnsi="Calibri" w:cs="Calibri"/>
          <w:color w:val="000000" w:themeColor="text1"/>
        </w:rPr>
        <w:t xml:space="preserve">urn and the lid </w:t>
      </w:r>
      <w:r w:rsidRPr="00301F09">
        <w:rPr>
          <w:rFonts w:ascii="Calibri" w:eastAsia="Calibri" w:hAnsi="Calibri" w:cs="Calibri"/>
          <w:color w:val="000000" w:themeColor="text1"/>
        </w:rPr>
        <w:t>that proved decisive in confirming the identity</w:t>
      </w:r>
      <w:r w:rsidR="000D737F" w:rsidRPr="27345AC3">
        <w:rPr>
          <w:rFonts w:ascii="Calibri" w:eastAsia="Calibri" w:hAnsi="Calibri" w:cs="Calibri"/>
          <w:color w:val="000000" w:themeColor="text1"/>
        </w:rPr>
        <w:t xml:space="preserve"> of the Getty</w:t>
      </w:r>
      <w:r w:rsidR="008509F5" w:rsidRPr="27345AC3">
        <w:rPr>
          <w:rFonts w:ascii="Calibri" w:eastAsia="Calibri" w:hAnsi="Calibri" w:cs="Calibri"/>
          <w:color w:val="000000" w:themeColor="text1"/>
        </w:rPr>
        <w:t xml:space="preserve"> pieces</w:t>
      </w:r>
      <w:r w:rsidRPr="00301F09">
        <w:rPr>
          <w:rFonts w:ascii="Calibri" w:eastAsia="Calibri" w:hAnsi="Calibri" w:cs="Calibri"/>
          <w:color w:val="000000" w:themeColor="text1"/>
        </w:rPr>
        <w:t>.</w:t>
      </w:r>
      <w:r w:rsidR="00096542" w:rsidRPr="00301F09">
        <w:rPr>
          <w:rFonts w:ascii="Calibri" w:eastAsia="Times New Roman" w:hAnsi="Calibri" w:cs="Calibri"/>
          <w:color w:val="000000"/>
          <w:vertAlign w:val="superscript"/>
        </w:rPr>
        <w:endnoteReference w:id="101"/>
      </w:r>
    </w:p>
    <w:p w14:paraId="18DD90FB" w14:textId="159C495E" w:rsidR="002D3FAA" w:rsidRDefault="39F93870" w:rsidP="00D7382D">
      <w:pPr>
        <w:spacing w:line="360" w:lineRule="auto"/>
        <w:ind w:firstLine="720"/>
        <w:rPr>
          <w:rFonts w:ascii="Calibri" w:eastAsia="Calibri" w:hAnsi="Calibri" w:cs="Calibri"/>
          <w:color w:val="000000" w:themeColor="text1"/>
        </w:rPr>
      </w:pPr>
      <w:r w:rsidRPr="00301F09">
        <w:rPr>
          <w:rFonts w:ascii="Calibri" w:eastAsia="Times New Roman" w:hAnsi="Calibri" w:cs="Calibri"/>
          <w:color w:val="000000" w:themeColor="text1"/>
        </w:rPr>
        <w:t xml:space="preserve">After </w:t>
      </w:r>
      <w:r w:rsidRPr="00301F09">
        <w:rPr>
          <w:rFonts w:ascii="Calibri" w:eastAsia="Times New Roman" w:hAnsi="Calibri" w:cs="Calibri"/>
          <w:color w:val="000000"/>
        </w:rPr>
        <w:t xml:space="preserve">the </w:t>
      </w:r>
      <w:r w:rsidR="4353D2EB" w:rsidRPr="00301F09">
        <w:rPr>
          <w:rFonts w:ascii="Calibri" w:eastAsia="Times New Roman" w:hAnsi="Calibri" w:cs="Calibri"/>
          <w:color w:val="000000"/>
        </w:rPr>
        <w:t xml:space="preserve">provenance for the </w:t>
      </w:r>
      <w:r w:rsidRPr="00301F09">
        <w:rPr>
          <w:rFonts w:ascii="Calibri" w:eastAsia="Times New Roman" w:hAnsi="Calibri" w:cs="Calibri"/>
          <w:color w:val="000000"/>
        </w:rPr>
        <w:t xml:space="preserve">urn and lid </w:t>
      </w:r>
      <w:r w:rsidR="1C2BA60B" w:rsidRPr="00301F09">
        <w:rPr>
          <w:rFonts w:ascii="Calibri" w:eastAsia="Times New Roman" w:hAnsi="Calibri" w:cs="Calibri"/>
          <w:color w:val="000000"/>
        </w:rPr>
        <w:t xml:space="preserve">was </w:t>
      </w:r>
      <w:r w:rsidRPr="00301F09">
        <w:rPr>
          <w:rFonts w:ascii="Calibri" w:eastAsia="Times New Roman" w:hAnsi="Calibri" w:cs="Calibri"/>
          <w:color w:val="000000"/>
        </w:rPr>
        <w:t xml:space="preserve">first studied </w:t>
      </w:r>
      <w:r w:rsidR="2142D106" w:rsidRPr="00301F09">
        <w:rPr>
          <w:rFonts w:ascii="Calibri" w:eastAsia="Times New Roman" w:hAnsi="Calibri" w:cs="Calibri"/>
          <w:color w:val="000000"/>
        </w:rPr>
        <w:t xml:space="preserve">at the Getty </w:t>
      </w:r>
      <w:r w:rsidRPr="00301F09">
        <w:rPr>
          <w:rFonts w:ascii="Calibri" w:eastAsia="Times New Roman" w:hAnsi="Calibri" w:cs="Calibri"/>
          <w:color w:val="000000"/>
        </w:rPr>
        <w:t xml:space="preserve">in 2015–16, the Stendahl Art Galleries’ archive </w:t>
      </w:r>
      <w:r w:rsidRPr="00301F09">
        <w:rPr>
          <w:rFonts w:ascii="Calibri" w:eastAsia="Times New Roman" w:hAnsi="Calibri" w:cs="Calibri"/>
          <w:color w:val="000000" w:themeColor="text1"/>
        </w:rPr>
        <w:t>was acquired</w:t>
      </w:r>
      <w:r w:rsidRPr="00301F09">
        <w:rPr>
          <w:rFonts w:ascii="Calibri" w:eastAsia="Times New Roman" w:hAnsi="Calibri" w:cs="Calibri"/>
          <w:color w:val="000000"/>
        </w:rPr>
        <w:t xml:space="preserve"> by the Getty Research Institute.</w:t>
      </w:r>
      <w:r w:rsidR="002D3FAA" w:rsidRPr="00301F09">
        <w:rPr>
          <w:rFonts w:ascii="Calibri" w:eastAsia="Times New Roman" w:hAnsi="Calibri" w:cs="Calibri"/>
          <w:color w:val="000000"/>
          <w:vertAlign w:val="superscript"/>
        </w:rPr>
        <w:endnoteReference w:id="102"/>
      </w:r>
      <w:r w:rsidRPr="00301F09">
        <w:rPr>
          <w:rFonts w:ascii="Calibri" w:eastAsia="Times New Roman" w:hAnsi="Calibri" w:cs="Calibri"/>
          <w:color w:val="000000"/>
        </w:rPr>
        <w:t xml:space="preserve"> </w:t>
      </w:r>
      <w:r w:rsidRPr="00301F09">
        <w:rPr>
          <w:rFonts w:ascii="Calibri" w:eastAsia="Calibri" w:hAnsi="Calibri" w:cs="Calibri"/>
          <w:color w:val="000000" w:themeColor="text1"/>
        </w:rPr>
        <w:t>This archive contains information long separated from the objects themselves: details about Earl Stendahl’s acquisition of the Gorga material in Rome in 1960, and documents confirming that Stendahl then sold the urn and the lid together in 1965 to the May Department Store</w:t>
      </w:r>
      <w:r w:rsidR="292F6D9F" w:rsidRPr="33E5808A">
        <w:rPr>
          <w:rFonts w:ascii="Calibri" w:eastAsia="Calibri" w:hAnsi="Calibri" w:cs="Calibri"/>
          <w:color w:val="000000" w:themeColor="text1"/>
        </w:rPr>
        <w:t>s</w:t>
      </w:r>
      <w:r w:rsidRPr="00301F09">
        <w:rPr>
          <w:rFonts w:ascii="Calibri" w:eastAsia="Calibri" w:hAnsi="Calibri" w:cs="Calibri"/>
          <w:color w:val="000000" w:themeColor="text1"/>
        </w:rPr>
        <w:t xml:space="preserve"> Co</w:t>
      </w:r>
      <w:r w:rsidR="292F6D9F" w:rsidRPr="33E5808A">
        <w:rPr>
          <w:rFonts w:ascii="Calibri" w:eastAsia="Calibri" w:hAnsi="Calibri" w:cs="Calibri"/>
          <w:color w:val="000000" w:themeColor="text1"/>
        </w:rPr>
        <w:t>mpany</w:t>
      </w:r>
      <w:r w:rsidRPr="00301F09">
        <w:rPr>
          <w:rFonts w:ascii="Calibri" w:eastAsia="Calibri" w:hAnsi="Calibri" w:cs="Calibri"/>
          <w:color w:val="000000" w:themeColor="text1"/>
        </w:rPr>
        <w:t xml:space="preserve"> for a traveling exhibition that ran through the following year. Our records still have gaps: we do not</w:t>
      </w:r>
      <w:r w:rsidR="7192186E" w:rsidRPr="00301F09">
        <w:rPr>
          <w:rFonts w:ascii="Calibri" w:eastAsia="Calibri" w:hAnsi="Calibri" w:cs="Calibri"/>
          <w:color w:val="000000" w:themeColor="text1"/>
        </w:rPr>
        <w:t xml:space="preserve"> yet</w:t>
      </w:r>
      <w:r w:rsidRPr="00301F09">
        <w:rPr>
          <w:rFonts w:ascii="Calibri" w:eastAsia="Calibri" w:hAnsi="Calibri" w:cs="Calibri"/>
          <w:color w:val="000000" w:themeColor="text1"/>
        </w:rPr>
        <w:t xml:space="preserve"> know what happened to the urn and lid between 1966 and 1969, their next sighting on the art market in New York, nor how </w:t>
      </w:r>
      <w:r w:rsidR="687DFF43" w:rsidRPr="00301F09">
        <w:rPr>
          <w:rFonts w:ascii="Calibri" w:eastAsia="Calibri" w:hAnsi="Calibri" w:cs="Calibri"/>
          <w:color w:val="000000" w:themeColor="text1"/>
        </w:rPr>
        <w:t xml:space="preserve">Gorga </w:t>
      </w:r>
      <w:r w:rsidRPr="00301F09">
        <w:rPr>
          <w:rFonts w:ascii="Calibri" w:eastAsia="Calibri" w:hAnsi="Calibri" w:cs="Calibri"/>
          <w:color w:val="000000" w:themeColor="text1"/>
        </w:rPr>
        <w:t xml:space="preserve">had </w:t>
      </w:r>
      <w:r w:rsidR="7192186E" w:rsidRPr="00301F09">
        <w:rPr>
          <w:rFonts w:ascii="Calibri" w:eastAsia="Calibri" w:hAnsi="Calibri" w:cs="Calibri"/>
          <w:color w:val="000000" w:themeColor="text1"/>
        </w:rPr>
        <w:t xml:space="preserve">acquired </w:t>
      </w:r>
      <w:r w:rsidR="687DFF43" w:rsidRPr="00301F09">
        <w:rPr>
          <w:rFonts w:ascii="Calibri" w:eastAsia="Calibri" w:hAnsi="Calibri" w:cs="Calibri"/>
          <w:color w:val="000000" w:themeColor="text1"/>
        </w:rPr>
        <w:t>them</w:t>
      </w:r>
      <w:r w:rsidRPr="00301F09">
        <w:rPr>
          <w:rFonts w:ascii="Calibri" w:eastAsia="Calibri" w:hAnsi="Calibri" w:cs="Calibri"/>
          <w:color w:val="000000" w:themeColor="text1"/>
        </w:rPr>
        <w:t xml:space="preserve"> in the first half of the twentieth century. But without these various kinds of sources—typological catalogues, collection-specific publications, illustrated auction and exhibition catalogues, and archival research—their provenance records </w:t>
      </w:r>
      <w:r w:rsidR="7192186E" w:rsidRPr="00301F09">
        <w:rPr>
          <w:rFonts w:ascii="Calibri" w:eastAsia="Calibri" w:hAnsi="Calibri" w:cs="Calibri"/>
          <w:color w:val="000000" w:themeColor="text1"/>
        </w:rPr>
        <w:t>would</w:t>
      </w:r>
      <w:r w:rsidRPr="00301F09">
        <w:rPr>
          <w:rFonts w:ascii="Calibri" w:eastAsia="Calibri" w:hAnsi="Calibri" w:cs="Calibri"/>
          <w:color w:val="000000" w:themeColor="text1"/>
        </w:rPr>
        <w:t xml:space="preserve"> only convey the </w:t>
      </w:r>
      <w:r w:rsidR="292F6D9F" w:rsidRPr="33E5808A">
        <w:rPr>
          <w:rFonts w:ascii="Calibri" w:eastAsia="Calibri" w:hAnsi="Calibri" w:cs="Calibri"/>
          <w:color w:val="000000" w:themeColor="text1"/>
        </w:rPr>
        <w:t xml:space="preserve">minimal </w:t>
      </w:r>
      <w:r w:rsidRPr="00301F09">
        <w:rPr>
          <w:rFonts w:ascii="Calibri" w:eastAsia="Calibri" w:hAnsi="Calibri" w:cs="Calibri"/>
          <w:color w:val="000000" w:themeColor="text1"/>
        </w:rPr>
        <w:t xml:space="preserve">information we had at the time of acquisition: “by 1971, Royal Athena Galleries, sold to the J. Paul Getty Museum, 1971.” Instead, their movements zigzagging from Rome across </w:t>
      </w:r>
      <w:r w:rsidR="664C67E9" w:rsidRPr="33E5808A">
        <w:rPr>
          <w:rFonts w:ascii="Calibri" w:eastAsia="Calibri" w:hAnsi="Calibri" w:cs="Calibri"/>
          <w:color w:val="000000" w:themeColor="text1"/>
        </w:rPr>
        <w:t xml:space="preserve">the United States </w:t>
      </w:r>
      <w:r w:rsidRPr="00301F09">
        <w:rPr>
          <w:rFonts w:ascii="Calibri" w:eastAsia="Calibri" w:hAnsi="Calibri" w:cs="Calibri"/>
          <w:color w:val="000000" w:themeColor="text1"/>
        </w:rPr>
        <w:t xml:space="preserve">in the 1960s are now available for further </w:t>
      </w:r>
      <w:r w:rsidRPr="00D32A4F">
        <w:rPr>
          <w:rFonts w:ascii="Calibri" w:eastAsia="Calibri" w:hAnsi="Calibri" w:cs="Calibri"/>
          <w:color w:val="000000" w:themeColor="text1"/>
        </w:rPr>
        <w:t>research</w:t>
      </w:r>
      <w:r w:rsidR="3DD7AFED" w:rsidRPr="00D32A4F">
        <w:rPr>
          <w:rFonts w:ascii="Calibri" w:eastAsia="Calibri" w:hAnsi="Calibri" w:cs="Calibri"/>
          <w:color w:val="000000" w:themeColor="text1"/>
        </w:rPr>
        <w:t xml:space="preserve"> </w:t>
      </w:r>
      <w:r w:rsidR="67D97BA6" w:rsidRPr="00D32A4F">
        <w:rPr>
          <w:rFonts w:ascii="Calibri" w:eastAsia="Calibri" w:hAnsi="Calibri" w:cs="Calibri"/>
          <w:color w:val="000000" w:themeColor="text1"/>
        </w:rPr>
        <w:t>(</w:t>
      </w:r>
      <w:hyperlink w:anchor="fig-25" w:history="1">
        <w:r w:rsidR="3DD7AFED" w:rsidRPr="00D32A4F">
          <w:rPr>
            <w:rStyle w:val="Hyperlink"/>
            <w:rFonts w:ascii="Calibri" w:eastAsia="Calibri" w:hAnsi="Calibri" w:cs="Calibri"/>
          </w:rPr>
          <w:t xml:space="preserve">fig. </w:t>
        </w:r>
        <w:r w:rsidR="7FC3AC99" w:rsidRPr="00D32A4F">
          <w:rPr>
            <w:rStyle w:val="Hyperlink"/>
            <w:rFonts w:ascii="Calibri" w:eastAsia="Calibri" w:hAnsi="Calibri" w:cs="Calibri"/>
          </w:rPr>
          <w:t>2</w:t>
        </w:r>
        <w:r w:rsidR="00906DA6" w:rsidRPr="00D32A4F">
          <w:rPr>
            <w:rStyle w:val="Hyperlink"/>
            <w:rFonts w:ascii="Calibri" w:eastAsia="Calibri" w:hAnsi="Calibri" w:cs="Calibri"/>
          </w:rPr>
          <w:t>5</w:t>
        </w:r>
      </w:hyperlink>
      <w:r w:rsidR="67D97BA6" w:rsidRPr="00D32A4F">
        <w:rPr>
          <w:rFonts w:ascii="Calibri" w:eastAsia="Calibri" w:hAnsi="Calibri" w:cs="Calibri"/>
          <w:color w:val="000000" w:themeColor="text1"/>
        </w:rPr>
        <w:t>)</w:t>
      </w:r>
      <w:r w:rsidRPr="00D32A4F">
        <w:rPr>
          <w:rFonts w:ascii="Calibri" w:eastAsia="Calibri" w:hAnsi="Calibri" w:cs="Calibri"/>
          <w:color w:val="000000" w:themeColor="text1"/>
        </w:rPr>
        <w:t>.</w:t>
      </w:r>
    </w:p>
    <w:p w14:paraId="3D560D0C" w14:textId="69EB3421" w:rsidR="00D32A4F" w:rsidRPr="00D32A4F" w:rsidRDefault="00D32A4F" w:rsidP="00D32A4F">
      <w:pPr>
        <w:spacing w:line="360" w:lineRule="auto"/>
        <w:rPr>
          <w:rFonts w:ascii="Calibri" w:eastAsia="Calibri" w:hAnsi="Calibri" w:cs="Calibri"/>
          <w:b/>
          <w:bCs/>
          <w:color w:val="000000" w:themeColor="text1"/>
        </w:rPr>
      </w:pPr>
      <w:r w:rsidRPr="00D32A4F">
        <w:rPr>
          <w:rFonts w:ascii="Calibri" w:eastAsia="Calibri" w:hAnsi="Calibri" w:cs="Calibri"/>
          <w:b/>
          <w:bCs/>
          <w:color w:val="000000" w:themeColor="text1"/>
        </w:rPr>
        <w:lastRenderedPageBreak/>
        <w:t>[[fig-25]]</w:t>
      </w:r>
    </w:p>
    <w:p w14:paraId="04AA29E2" w14:textId="77777777" w:rsidR="00C03ADC" w:rsidRPr="00301F09" w:rsidRDefault="00C03ADC" w:rsidP="00D7382D">
      <w:pPr>
        <w:spacing w:line="360" w:lineRule="auto"/>
        <w:ind w:firstLine="720"/>
        <w:rPr>
          <w:rFonts w:ascii="Calibri" w:eastAsia="Calibri" w:hAnsi="Calibri" w:cs="Calibri"/>
          <w:color w:val="000000" w:themeColor="text1"/>
        </w:rPr>
      </w:pPr>
    </w:p>
    <w:p w14:paraId="532A9B20" w14:textId="25FA533C" w:rsidR="002D3FAA" w:rsidRPr="00D32A4F" w:rsidRDefault="002D3FAA" w:rsidP="00D32A4F">
      <w:pPr>
        <w:pStyle w:val="Heading4"/>
        <w:rPr>
          <w:rFonts w:ascii="Calibri" w:eastAsia="Times New Roman" w:hAnsi="Calibri" w:cs="Calibri"/>
          <w:b/>
          <w:bCs/>
          <w:i w:val="0"/>
          <w:iCs w:val="0"/>
          <w:color w:val="4472C4" w:themeColor="accent5"/>
        </w:rPr>
      </w:pPr>
      <w:r w:rsidRPr="00D32A4F">
        <w:rPr>
          <w:i w:val="0"/>
          <w:iCs w:val="0"/>
        </w:rPr>
        <w:t xml:space="preserve">Case </w:t>
      </w:r>
      <w:r w:rsidR="00304914" w:rsidRPr="00D32A4F">
        <w:rPr>
          <w:i w:val="0"/>
          <w:iCs w:val="0"/>
        </w:rPr>
        <w:t>Study</w:t>
      </w:r>
      <w:r w:rsidRPr="00D32A4F">
        <w:rPr>
          <w:i w:val="0"/>
          <w:iCs w:val="0"/>
        </w:rPr>
        <w:t xml:space="preserve">: A Roman </w:t>
      </w:r>
      <w:r w:rsidR="00304914" w:rsidRPr="00D32A4F">
        <w:rPr>
          <w:i w:val="0"/>
          <w:iCs w:val="0"/>
        </w:rPr>
        <w:t>Situla</w:t>
      </w:r>
    </w:p>
    <w:p w14:paraId="378E5588" w14:textId="56D386F9" w:rsidR="002D3FAA" w:rsidRPr="00301F09" w:rsidRDefault="002D3FAA" w:rsidP="00D7382D">
      <w:pPr>
        <w:spacing w:line="360" w:lineRule="auto"/>
        <w:rPr>
          <w:color w:val="000000" w:themeColor="text1"/>
        </w:rPr>
      </w:pPr>
      <w:r w:rsidRPr="00301F09">
        <w:rPr>
          <w:color w:val="000000" w:themeColor="text1"/>
        </w:rPr>
        <w:t xml:space="preserve">What are the best ways to </w:t>
      </w:r>
      <w:r w:rsidR="36BE8E2C" w:rsidRPr="00301F09">
        <w:rPr>
          <w:color w:val="000000" w:themeColor="text1"/>
        </w:rPr>
        <w:t>acknowledge a</w:t>
      </w:r>
      <w:r w:rsidRPr="00301F09">
        <w:rPr>
          <w:color w:val="000000" w:themeColor="text1"/>
        </w:rPr>
        <w:t xml:space="preserve"> reference </w:t>
      </w:r>
      <w:r w:rsidR="36BE8E2C" w:rsidRPr="00301F09">
        <w:rPr>
          <w:color w:val="000000" w:themeColor="text1"/>
        </w:rPr>
        <w:t xml:space="preserve">that </w:t>
      </w:r>
      <w:r w:rsidRPr="00301F09">
        <w:rPr>
          <w:color w:val="000000" w:themeColor="text1"/>
        </w:rPr>
        <w:t xml:space="preserve">does not cite the object itself, but </w:t>
      </w:r>
      <w:r w:rsidR="34E443A4" w:rsidRPr="00301F09">
        <w:rPr>
          <w:color w:val="000000" w:themeColor="text1"/>
        </w:rPr>
        <w:t xml:space="preserve">rather </w:t>
      </w:r>
      <w:r w:rsidRPr="00301F09">
        <w:rPr>
          <w:color w:val="000000" w:themeColor="text1"/>
        </w:rPr>
        <w:t>a drawing, cast, replica, or epigraphic quotation drawn from an earlier source? In many ways, drawings and casts can be more precise than written descriptions because they allow for more points of comparison with the original object.</w:t>
      </w:r>
      <w:r w:rsidRPr="00301F09">
        <w:rPr>
          <w:rStyle w:val="EndnoteReference"/>
          <w:color w:val="000000" w:themeColor="text1"/>
        </w:rPr>
        <w:endnoteReference w:id="103"/>
      </w:r>
      <w:r w:rsidRPr="00301F09">
        <w:rPr>
          <w:color w:val="000000" w:themeColor="text1"/>
        </w:rPr>
        <w:t xml:space="preserve"> But the context </w:t>
      </w:r>
      <w:r w:rsidR="34E443A4" w:rsidRPr="00301F09">
        <w:rPr>
          <w:color w:val="000000" w:themeColor="text1"/>
        </w:rPr>
        <w:t>of their</w:t>
      </w:r>
      <w:r w:rsidRPr="00301F09">
        <w:rPr>
          <w:color w:val="000000" w:themeColor="text1"/>
        </w:rPr>
        <w:t xml:space="preserve"> </w:t>
      </w:r>
      <w:r w:rsidR="34E443A4" w:rsidRPr="00301F09">
        <w:rPr>
          <w:color w:val="000000" w:themeColor="text1"/>
        </w:rPr>
        <w:t xml:space="preserve">creation </w:t>
      </w:r>
      <w:r w:rsidRPr="00301F09">
        <w:rPr>
          <w:color w:val="000000" w:themeColor="text1"/>
        </w:rPr>
        <w:t>is often unknown, and authors citing these secondary images</w:t>
      </w:r>
      <w:r w:rsidR="00E71B74">
        <w:rPr>
          <w:color w:val="000000" w:themeColor="text1"/>
        </w:rPr>
        <w:t xml:space="preserve"> </w:t>
      </w:r>
      <w:r w:rsidRPr="00301F09">
        <w:rPr>
          <w:color w:val="000000" w:themeColor="text1"/>
        </w:rPr>
        <w:t>but treating them like the object itself</w:t>
      </w:r>
      <w:r w:rsidR="00E71B74">
        <w:rPr>
          <w:color w:val="000000" w:themeColor="text1"/>
        </w:rPr>
        <w:t xml:space="preserve"> </w:t>
      </w:r>
      <w:r w:rsidRPr="00301F09">
        <w:rPr>
          <w:color w:val="000000" w:themeColor="text1"/>
        </w:rPr>
        <w:t xml:space="preserve">can complicate provenance research. </w:t>
      </w:r>
    </w:p>
    <w:p w14:paraId="6FFF145E" w14:textId="58CFC205" w:rsidR="002D3FAA" w:rsidRDefault="39F93870" w:rsidP="00D7382D">
      <w:pPr>
        <w:spacing w:line="360" w:lineRule="auto"/>
        <w:ind w:firstLine="720"/>
        <w:rPr>
          <w:rFonts w:ascii="Calibri" w:eastAsia="Calibri" w:hAnsi="Calibri" w:cs="Calibri"/>
        </w:rPr>
      </w:pPr>
      <w:r w:rsidRPr="00301F09">
        <w:rPr>
          <w:rFonts w:ascii="Calibri" w:eastAsia="Calibri" w:hAnsi="Calibri" w:cs="Calibri"/>
        </w:rPr>
        <w:t xml:space="preserve">In 1996 the Getty acquired a Roman situla (a small bronze bowl) with an exterior frieze </w:t>
      </w:r>
      <w:r w:rsidR="589266ED" w:rsidRPr="33E5808A">
        <w:rPr>
          <w:rFonts w:ascii="Calibri" w:eastAsia="Calibri" w:hAnsi="Calibri" w:cs="Calibri"/>
        </w:rPr>
        <w:t xml:space="preserve">composed </w:t>
      </w:r>
      <w:r w:rsidRPr="00301F09">
        <w:rPr>
          <w:rFonts w:ascii="Calibri" w:eastAsia="Calibri" w:hAnsi="Calibri" w:cs="Calibri"/>
        </w:rPr>
        <w:t>of pairs of pugilists and wrestlers (</w:t>
      </w:r>
      <w:hyperlink r:id="rId45" w:history="1">
        <w:r w:rsidRPr="009F391A">
          <w:t>96.AC.41</w:t>
        </w:r>
      </w:hyperlink>
      <w:r w:rsidRPr="00301F09">
        <w:rPr>
          <w:rFonts w:ascii="Calibri" w:eastAsia="Calibri" w:hAnsi="Calibri" w:cs="Calibri"/>
        </w:rPr>
        <w:t>)</w:t>
      </w:r>
      <w:r w:rsidR="009316FC" w:rsidRPr="00301F09">
        <w:rPr>
          <w:rStyle w:val="EndnoteReference"/>
          <w:rFonts w:ascii="Calibri" w:eastAsia="Calibri" w:hAnsi="Calibri" w:cs="Calibri"/>
        </w:rPr>
        <w:endnoteReference w:id="104"/>
      </w:r>
      <w:r w:rsidR="4CD87376" w:rsidRPr="00301F09">
        <w:rPr>
          <w:rFonts w:ascii="Calibri" w:eastAsia="Calibri" w:hAnsi="Calibri" w:cs="Calibri"/>
        </w:rPr>
        <w:t xml:space="preserve"> </w:t>
      </w:r>
      <w:r w:rsidR="17C99D85" w:rsidRPr="00D32A4F">
        <w:rPr>
          <w:rFonts w:ascii="Calibri" w:eastAsia="Calibri" w:hAnsi="Calibri" w:cs="Calibri"/>
        </w:rPr>
        <w:t>(</w:t>
      </w:r>
      <w:hyperlink w:anchor="fig-26" w:history="1">
        <w:r w:rsidR="4CD87376" w:rsidRPr="00D32A4F">
          <w:rPr>
            <w:rStyle w:val="Hyperlink"/>
            <w:rFonts w:ascii="Calibri" w:eastAsia="Calibri" w:hAnsi="Calibri" w:cs="Calibri"/>
          </w:rPr>
          <w:t xml:space="preserve">fig. </w:t>
        </w:r>
        <w:r w:rsidR="2EC3D8A2" w:rsidRPr="00D32A4F">
          <w:rPr>
            <w:rStyle w:val="Hyperlink"/>
            <w:rFonts w:ascii="Calibri" w:eastAsia="Calibri" w:hAnsi="Calibri" w:cs="Calibri"/>
          </w:rPr>
          <w:t>2</w:t>
        </w:r>
        <w:r w:rsidR="00906DA6" w:rsidRPr="00D32A4F">
          <w:rPr>
            <w:rStyle w:val="Hyperlink"/>
            <w:rFonts w:ascii="Calibri" w:eastAsia="Calibri" w:hAnsi="Calibri" w:cs="Calibri"/>
          </w:rPr>
          <w:t>6</w:t>
        </w:r>
      </w:hyperlink>
      <w:r w:rsidR="17C99D85" w:rsidRPr="00D32A4F">
        <w:rPr>
          <w:rFonts w:ascii="Calibri" w:eastAsia="Calibri" w:hAnsi="Calibri" w:cs="Calibri"/>
        </w:rPr>
        <w:t>)</w:t>
      </w:r>
      <w:r w:rsidRPr="00D32A4F">
        <w:rPr>
          <w:rFonts w:ascii="Calibri" w:eastAsia="Calibri" w:hAnsi="Calibri" w:cs="Calibri"/>
        </w:rPr>
        <w:t>.</w:t>
      </w:r>
      <w:r w:rsidRPr="00301F09">
        <w:rPr>
          <w:rFonts w:ascii="Calibri" w:eastAsia="Calibri" w:hAnsi="Calibri" w:cs="Calibri"/>
        </w:rPr>
        <w:t xml:space="preserve"> A decade earlier, the situla had appeared on the market in London, where it was identified in an advertisement as having once been part of the collection of Charles Patin (1633–1693)</w:t>
      </w:r>
      <w:r w:rsidR="0CC6DBF0" w:rsidRPr="2C64F71A">
        <w:rPr>
          <w:rFonts w:ascii="Calibri" w:eastAsia="Calibri" w:hAnsi="Calibri" w:cs="Calibri"/>
        </w:rPr>
        <w:t xml:space="preserve">, having </w:t>
      </w:r>
      <w:r w:rsidR="7838C693" w:rsidRPr="2C64F71A">
        <w:rPr>
          <w:rFonts w:ascii="Calibri" w:eastAsia="Calibri" w:hAnsi="Calibri" w:cs="Calibri"/>
        </w:rPr>
        <w:t>featured prominently in the frontispiece to the catalogue of his collection</w:t>
      </w:r>
      <w:r w:rsidRPr="00301F09" w:rsidDel="004E0C78">
        <w:rPr>
          <w:rFonts w:ascii="Calibri" w:eastAsia="Calibri" w:hAnsi="Calibri" w:cs="Calibri"/>
        </w:rPr>
        <w:t xml:space="preserve"> </w:t>
      </w:r>
      <w:r w:rsidRPr="00D32A4F" w:rsidDel="004E0C78">
        <w:rPr>
          <w:rFonts w:ascii="Calibri" w:eastAsia="Calibri" w:hAnsi="Calibri" w:cs="Calibri"/>
        </w:rPr>
        <w:t>(</w:t>
      </w:r>
      <w:hyperlink w:anchor="fig-27" w:history="1">
        <w:r w:rsidRPr="00D32A4F">
          <w:rPr>
            <w:rStyle w:val="Hyperlink"/>
            <w:rFonts w:ascii="Calibri" w:eastAsia="Calibri" w:hAnsi="Calibri" w:cs="Calibri"/>
          </w:rPr>
          <w:t xml:space="preserve">fig. </w:t>
        </w:r>
        <w:r w:rsidR="0DD5BC47" w:rsidRPr="00D32A4F">
          <w:rPr>
            <w:rStyle w:val="Hyperlink"/>
            <w:rFonts w:ascii="Calibri" w:eastAsia="Calibri" w:hAnsi="Calibri" w:cs="Calibri"/>
          </w:rPr>
          <w:t>2</w:t>
        </w:r>
        <w:r w:rsidR="00906DA6" w:rsidRPr="00D32A4F">
          <w:rPr>
            <w:rStyle w:val="Hyperlink"/>
            <w:rFonts w:ascii="Calibri" w:eastAsia="Calibri" w:hAnsi="Calibri" w:cs="Calibri"/>
          </w:rPr>
          <w:t>7</w:t>
        </w:r>
      </w:hyperlink>
      <w:r w:rsidRPr="00D32A4F">
        <w:rPr>
          <w:rFonts w:ascii="Calibri" w:eastAsia="Calibri" w:hAnsi="Calibri" w:cs="Calibri"/>
        </w:rPr>
        <w:t>).</w:t>
      </w:r>
      <w:r w:rsidR="00CD23BA" w:rsidRPr="00D32A4F">
        <w:rPr>
          <w:rStyle w:val="EndnoteReference"/>
          <w:rFonts w:ascii="Calibri" w:eastAsia="Calibri" w:hAnsi="Calibri" w:cs="Calibri"/>
        </w:rPr>
        <w:endnoteReference w:id="105"/>
      </w:r>
      <w:r w:rsidR="7E97446C" w:rsidRPr="45BC76E2">
        <w:rPr>
          <w:rFonts w:ascii="Calibri" w:eastAsia="Calibri" w:hAnsi="Calibri" w:cs="Calibri"/>
        </w:rPr>
        <w:t xml:space="preserve"> </w:t>
      </w:r>
    </w:p>
    <w:p w14:paraId="53BAB0F0" w14:textId="26B03184" w:rsidR="00D32A4F" w:rsidRPr="00D32A4F" w:rsidRDefault="00D32A4F" w:rsidP="00D32A4F">
      <w:pPr>
        <w:spacing w:line="360" w:lineRule="auto"/>
        <w:rPr>
          <w:rFonts w:ascii="Calibri" w:eastAsia="Calibri" w:hAnsi="Calibri" w:cs="Calibri"/>
          <w:b/>
          <w:bCs/>
        </w:rPr>
      </w:pPr>
      <w:r w:rsidRPr="00D32A4F">
        <w:rPr>
          <w:rFonts w:ascii="Calibri" w:eastAsia="Calibri" w:hAnsi="Calibri" w:cs="Calibri"/>
          <w:b/>
          <w:bCs/>
        </w:rPr>
        <w:t>[[fig-26]]</w:t>
      </w:r>
    </w:p>
    <w:p w14:paraId="4D16C577" w14:textId="01F0E66D" w:rsidR="00D32A4F" w:rsidRPr="00D32A4F" w:rsidRDefault="00D32A4F" w:rsidP="00D32A4F">
      <w:pPr>
        <w:spacing w:line="360" w:lineRule="auto"/>
        <w:rPr>
          <w:rStyle w:val="EndnoteReference"/>
          <w:rFonts w:ascii="Calibri" w:eastAsia="Calibri" w:hAnsi="Calibri" w:cs="Calibri"/>
          <w:b/>
          <w:bCs/>
        </w:rPr>
      </w:pPr>
      <w:r w:rsidRPr="00D32A4F">
        <w:rPr>
          <w:rFonts w:ascii="Calibri" w:eastAsia="Calibri" w:hAnsi="Calibri" w:cs="Calibri"/>
          <w:b/>
          <w:bCs/>
        </w:rPr>
        <w:t>[[fig-27]]</w:t>
      </w:r>
    </w:p>
    <w:p w14:paraId="1E52F967" w14:textId="76B69296" w:rsidR="002D3FAA" w:rsidRDefault="002D3FAA" w:rsidP="45BC76E2">
      <w:pPr>
        <w:spacing w:line="360" w:lineRule="auto"/>
        <w:ind w:firstLine="720"/>
        <w:rPr>
          <w:rFonts w:ascii="Calibri" w:eastAsia="Calibri" w:hAnsi="Calibri" w:cs="Calibri"/>
        </w:rPr>
      </w:pPr>
      <w:r w:rsidRPr="00301F09">
        <w:rPr>
          <w:rFonts w:ascii="Calibri" w:eastAsia="Calibri" w:hAnsi="Calibri" w:cs="Calibri"/>
        </w:rPr>
        <w:t xml:space="preserve">Patin was a famed </w:t>
      </w:r>
      <w:r w:rsidR="00BB2562">
        <w:rPr>
          <w:rFonts w:ascii="Calibri" w:eastAsia="Calibri" w:hAnsi="Calibri" w:cs="Calibri"/>
        </w:rPr>
        <w:t xml:space="preserve">French </w:t>
      </w:r>
      <w:r w:rsidRPr="00301F09">
        <w:rPr>
          <w:rFonts w:ascii="Calibri" w:eastAsia="Calibri" w:hAnsi="Calibri" w:cs="Calibri"/>
        </w:rPr>
        <w:t xml:space="preserve">numismatist and collector who included detailed engravings of the bowl in several of his publications printed between 1663 and 1697. These engravings provide evidence for the situla’s condition, but the extent of information they offer about its </w:t>
      </w:r>
      <w:r w:rsidR="0D6E701E" w:rsidRPr="00301F09">
        <w:rPr>
          <w:rFonts w:ascii="Calibri" w:eastAsia="Calibri" w:hAnsi="Calibri" w:cs="Calibri"/>
        </w:rPr>
        <w:t>l</w:t>
      </w:r>
      <w:r w:rsidRPr="00301F09">
        <w:rPr>
          <w:rFonts w:ascii="Calibri" w:eastAsia="Calibri" w:hAnsi="Calibri" w:cs="Calibri"/>
        </w:rPr>
        <w:t xml:space="preserve">ocation </w:t>
      </w:r>
      <w:r w:rsidR="638BA522" w:rsidRPr="00301F09">
        <w:rPr>
          <w:rFonts w:ascii="Calibri" w:eastAsia="Calibri" w:hAnsi="Calibri" w:cs="Calibri"/>
        </w:rPr>
        <w:t xml:space="preserve">at the time </w:t>
      </w:r>
      <w:r w:rsidRPr="00301F09">
        <w:rPr>
          <w:rFonts w:ascii="Calibri" w:eastAsia="Calibri" w:hAnsi="Calibri" w:cs="Calibri"/>
        </w:rPr>
        <w:t xml:space="preserve">is limited, and the dates of Patin’s ownership remain unclear. </w:t>
      </w:r>
      <w:r w:rsidR="36BE8E2C" w:rsidRPr="00301F09">
        <w:rPr>
          <w:rFonts w:ascii="Calibri" w:eastAsia="Calibri" w:hAnsi="Calibri" w:cs="Calibri"/>
        </w:rPr>
        <w:t>But they</w:t>
      </w:r>
      <w:r w:rsidRPr="00301F09">
        <w:rPr>
          <w:rFonts w:ascii="Calibri" w:eastAsia="Calibri" w:hAnsi="Calibri" w:cs="Calibri"/>
        </w:rPr>
        <w:t xml:space="preserve"> are not the only early evidence for the situla’s history. Unbeknownst to its twentieth-century owners, art historian Salomon Reinach had earlier connected t</w:t>
      </w:r>
      <w:r w:rsidR="638BA522" w:rsidRPr="00301F09">
        <w:rPr>
          <w:rFonts w:ascii="Calibri" w:eastAsia="Calibri" w:hAnsi="Calibri" w:cs="Calibri"/>
        </w:rPr>
        <w:t>he situla</w:t>
      </w:r>
      <w:r w:rsidRPr="00301F09">
        <w:rPr>
          <w:rFonts w:ascii="Calibri" w:eastAsia="Calibri" w:hAnsi="Calibri" w:cs="Calibri"/>
        </w:rPr>
        <w:t xml:space="preserve"> with a drawing made in the 1570s by artist Pierre Jacques </w:t>
      </w:r>
      <w:r w:rsidRPr="00D32A4F">
        <w:rPr>
          <w:rFonts w:ascii="Calibri" w:eastAsia="Calibri" w:hAnsi="Calibri" w:cs="Calibri"/>
        </w:rPr>
        <w:t>(</w:t>
      </w:r>
      <w:hyperlink w:anchor="fig-28" w:history="1">
        <w:r w:rsidRPr="00D32A4F">
          <w:rPr>
            <w:rStyle w:val="Hyperlink"/>
            <w:rFonts w:ascii="Calibri" w:eastAsia="Calibri" w:hAnsi="Calibri" w:cs="Calibri"/>
          </w:rPr>
          <w:t xml:space="preserve">fig. </w:t>
        </w:r>
        <w:r w:rsidR="7D6FF2EA" w:rsidRPr="00D32A4F">
          <w:rPr>
            <w:rStyle w:val="Hyperlink"/>
            <w:rFonts w:ascii="Calibri" w:eastAsia="Calibri" w:hAnsi="Calibri" w:cs="Calibri"/>
          </w:rPr>
          <w:t>2</w:t>
        </w:r>
        <w:r w:rsidR="00906DA6" w:rsidRPr="00D32A4F">
          <w:rPr>
            <w:rStyle w:val="Hyperlink"/>
            <w:rFonts w:ascii="Calibri" w:eastAsia="Calibri" w:hAnsi="Calibri" w:cs="Calibri"/>
          </w:rPr>
          <w:t>8</w:t>
        </w:r>
      </w:hyperlink>
      <w:r w:rsidRPr="00D32A4F">
        <w:rPr>
          <w:rFonts w:ascii="Calibri" w:eastAsia="Calibri" w:hAnsi="Calibri" w:cs="Calibri"/>
        </w:rPr>
        <w:t>).</w:t>
      </w:r>
      <w:r w:rsidRPr="00D32A4F">
        <w:rPr>
          <w:rStyle w:val="EndnoteReference"/>
          <w:rFonts w:ascii="Calibri" w:eastAsia="Calibri" w:hAnsi="Calibri" w:cs="Calibri"/>
        </w:rPr>
        <w:endnoteReference w:id="106"/>
      </w:r>
      <w:r w:rsidRPr="00301F09">
        <w:rPr>
          <w:rFonts w:ascii="Calibri" w:eastAsia="Calibri" w:hAnsi="Calibri" w:cs="Calibri"/>
        </w:rPr>
        <w:t xml:space="preserve"> Jacques’s drawing clearly shows a round object with the same frieze laid out on two registers. The drawing itself is undated and contains no further annotations, so it only establishes that the Patin situla was in Rome and accessible to Jacques </w:t>
      </w:r>
      <w:r w:rsidR="638BA522" w:rsidRPr="00301F09">
        <w:rPr>
          <w:rFonts w:ascii="Calibri" w:eastAsia="Calibri" w:hAnsi="Calibri" w:cs="Calibri"/>
        </w:rPr>
        <w:t>in the late sixteenth century</w:t>
      </w:r>
      <w:r w:rsidR="00D14C6B">
        <w:rPr>
          <w:rFonts w:ascii="Calibri" w:eastAsia="Calibri" w:hAnsi="Calibri" w:cs="Calibri"/>
        </w:rPr>
        <w:t>,</w:t>
      </w:r>
      <w:r w:rsidR="6F0353D7" w:rsidRPr="00301F09">
        <w:rPr>
          <w:rFonts w:ascii="Calibri" w:eastAsia="Calibri" w:hAnsi="Calibri" w:cs="Calibri"/>
        </w:rPr>
        <w:t xml:space="preserve"> decades before its prior known earliest documentation. </w:t>
      </w:r>
    </w:p>
    <w:p w14:paraId="26274AFC" w14:textId="1F8E75AD" w:rsidR="00D32A4F" w:rsidRPr="00D32A4F" w:rsidRDefault="00D32A4F" w:rsidP="00D32A4F">
      <w:pPr>
        <w:spacing w:line="360" w:lineRule="auto"/>
        <w:rPr>
          <w:rFonts w:ascii="Calibri" w:eastAsia="Calibri" w:hAnsi="Calibri" w:cs="Calibri"/>
          <w:b/>
          <w:bCs/>
        </w:rPr>
      </w:pPr>
      <w:r w:rsidRPr="00D32A4F">
        <w:rPr>
          <w:rFonts w:ascii="Calibri" w:eastAsia="Calibri" w:hAnsi="Calibri" w:cs="Calibri"/>
          <w:b/>
          <w:bCs/>
        </w:rPr>
        <w:t>[[fig-28]]</w:t>
      </w:r>
    </w:p>
    <w:p w14:paraId="50C0261B" w14:textId="6AAA62C3" w:rsidR="002D3FAA" w:rsidRPr="00301F09" w:rsidRDefault="39F93870" w:rsidP="00D7382D">
      <w:pPr>
        <w:spacing w:line="360" w:lineRule="auto"/>
        <w:ind w:firstLine="720"/>
        <w:rPr>
          <w:rFonts w:ascii="Calibri" w:eastAsia="Calibri" w:hAnsi="Calibri" w:cs="Calibri"/>
        </w:rPr>
      </w:pPr>
      <w:r w:rsidRPr="00301F09">
        <w:rPr>
          <w:rFonts w:ascii="Calibri" w:eastAsia="Calibri" w:hAnsi="Calibri" w:cs="Calibri"/>
        </w:rPr>
        <w:lastRenderedPageBreak/>
        <w:t xml:space="preserve">Tracing the situla’s history is further complicated by the existence of two modern replicas, </w:t>
      </w:r>
      <w:r w:rsidR="6FD9E2FA" w:rsidRPr="33E5808A">
        <w:rPr>
          <w:rFonts w:ascii="Calibri" w:eastAsia="Calibri" w:hAnsi="Calibri" w:cs="Calibri"/>
        </w:rPr>
        <w:t xml:space="preserve">which may have been </w:t>
      </w:r>
      <w:r w:rsidRPr="00301F09">
        <w:rPr>
          <w:rFonts w:ascii="Calibri" w:eastAsia="Calibri" w:hAnsi="Calibri" w:cs="Calibri"/>
        </w:rPr>
        <w:t xml:space="preserve">patterned </w:t>
      </w:r>
      <w:r w:rsidR="6FD9E2FA" w:rsidRPr="33E5808A">
        <w:rPr>
          <w:rFonts w:ascii="Calibri" w:eastAsia="Calibri" w:hAnsi="Calibri" w:cs="Calibri"/>
        </w:rPr>
        <w:t xml:space="preserve">either </w:t>
      </w:r>
      <w:r w:rsidRPr="00301F09">
        <w:rPr>
          <w:rFonts w:ascii="Calibri" w:eastAsia="Calibri" w:hAnsi="Calibri" w:cs="Calibri"/>
        </w:rPr>
        <w:t xml:space="preserve">after the bowl itself or after one of the existing engravings of the bowl, </w:t>
      </w:r>
      <w:r w:rsidR="6FD9E2FA" w:rsidRPr="33E5808A">
        <w:rPr>
          <w:rFonts w:ascii="Calibri" w:eastAsia="Calibri" w:hAnsi="Calibri" w:cs="Calibri"/>
        </w:rPr>
        <w:t xml:space="preserve">such as </w:t>
      </w:r>
      <w:r w:rsidRPr="00301F09">
        <w:rPr>
          <w:rFonts w:ascii="Calibri" w:eastAsia="Calibri" w:hAnsi="Calibri" w:cs="Calibri"/>
        </w:rPr>
        <w:t xml:space="preserve">those published by Patin or in Dom Bernard de Monfaucon’s more widely accessible 1724 volume </w:t>
      </w:r>
      <w:r w:rsidRPr="33E5808A">
        <w:rPr>
          <w:rFonts w:ascii="Calibri" w:eastAsia="Calibri" w:hAnsi="Calibri" w:cs="Calibri"/>
          <w:i/>
          <w:iCs/>
        </w:rPr>
        <w:t>Supplément au livre de l'antiquité expliquée et représentée en figures</w:t>
      </w:r>
      <w:r w:rsidRPr="00301F09">
        <w:rPr>
          <w:rFonts w:ascii="Calibri" w:eastAsia="Calibri" w:hAnsi="Calibri" w:cs="Calibri"/>
        </w:rPr>
        <w:t>.</w:t>
      </w:r>
      <w:r w:rsidR="00EE4B1A">
        <w:rPr>
          <w:rStyle w:val="EndnoteReference"/>
          <w:rFonts w:ascii="Calibri" w:eastAsia="Calibri" w:hAnsi="Calibri" w:cs="Calibri"/>
        </w:rPr>
        <w:endnoteReference w:id="107"/>
      </w:r>
      <w:r w:rsidRPr="00301F09">
        <w:rPr>
          <w:rFonts w:ascii="Calibri" w:eastAsia="Calibri" w:hAnsi="Calibri" w:cs="Calibri"/>
        </w:rPr>
        <w:t xml:space="preserve"> One of these replicas, now at the Met, was previously part of the Irwin Untermy</w:t>
      </w:r>
      <w:r w:rsidRPr="33E5808A">
        <w:rPr>
          <w:rFonts w:eastAsiaTheme="minorEastAsia"/>
        </w:rPr>
        <w:t xml:space="preserve">er </w:t>
      </w:r>
      <w:r w:rsidR="2CA6E322" w:rsidRPr="33E5808A">
        <w:rPr>
          <w:rFonts w:eastAsiaTheme="minorEastAsia"/>
        </w:rPr>
        <w:t>(</w:t>
      </w:r>
      <w:r w:rsidR="2CA6E322" w:rsidRPr="33E5808A">
        <w:rPr>
          <w:rFonts w:eastAsiaTheme="minorEastAsia"/>
          <w:color w:val="000000" w:themeColor="text1"/>
        </w:rPr>
        <w:t>1886</w:t>
      </w:r>
      <w:r w:rsidR="00A96C62" w:rsidRPr="33E5808A">
        <w:rPr>
          <w:rFonts w:eastAsiaTheme="minorEastAsia"/>
          <w:color w:val="000000" w:themeColor="text1"/>
        </w:rPr>
        <w:t>–</w:t>
      </w:r>
      <w:r w:rsidR="2CA6E322" w:rsidRPr="33E5808A">
        <w:rPr>
          <w:rFonts w:eastAsiaTheme="minorEastAsia"/>
          <w:color w:val="000000" w:themeColor="text1"/>
        </w:rPr>
        <w:t>1973</w:t>
      </w:r>
      <w:r w:rsidR="2CA6E322" w:rsidRPr="33E5808A">
        <w:rPr>
          <w:rFonts w:eastAsiaTheme="minorEastAsia"/>
        </w:rPr>
        <w:t xml:space="preserve">) </w:t>
      </w:r>
      <w:r w:rsidRPr="33E5808A">
        <w:rPr>
          <w:rFonts w:eastAsiaTheme="minorEastAsia"/>
        </w:rPr>
        <w:t>co</w:t>
      </w:r>
      <w:r w:rsidRPr="00301F09">
        <w:rPr>
          <w:rFonts w:ascii="Calibri" w:eastAsia="Calibri" w:hAnsi="Calibri" w:cs="Calibri"/>
        </w:rPr>
        <w:t>llection</w:t>
      </w:r>
      <w:r w:rsidR="3B51E251" w:rsidRPr="00301F09">
        <w:rPr>
          <w:rFonts w:ascii="Calibri" w:eastAsia="Calibri" w:hAnsi="Calibri" w:cs="Calibri"/>
        </w:rPr>
        <w:t xml:space="preserve">. </w:t>
      </w:r>
      <w:r w:rsidR="7066DC70">
        <w:rPr>
          <w:rFonts w:ascii="Calibri" w:eastAsia="Calibri" w:hAnsi="Calibri" w:cs="Calibri"/>
        </w:rPr>
        <w:t>By 1962</w:t>
      </w:r>
      <w:r w:rsidRPr="00301F09">
        <w:rPr>
          <w:rFonts w:ascii="Calibri" w:eastAsia="Calibri" w:hAnsi="Calibri" w:cs="Calibri"/>
        </w:rPr>
        <w:t xml:space="preserve"> it was </w:t>
      </w:r>
      <w:r w:rsidR="7066DC70">
        <w:rPr>
          <w:rFonts w:ascii="Calibri" w:eastAsia="Calibri" w:hAnsi="Calibri" w:cs="Calibri"/>
        </w:rPr>
        <w:t>identified</w:t>
      </w:r>
      <w:r w:rsidRPr="00301F09">
        <w:rPr>
          <w:rFonts w:ascii="Calibri" w:eastAsia="Calibri" w:hAnsi="Calibri" w:cs="Calibri"/>
        </w:rPr>
        <w:t xml:space="preserve"> as the situla owned by Patin—but as a Renaissance original, and not as an antiquity.</w:t>
      </w:r>
      <w:r w:rsidR="002D3FAA" w:rsidRPr="00301F09">
        <w:rPr>
          <w:rStyle w:val="EndnoteReference"/>
          <w:rFonts w:ascii="Calibri" w:eastAsia="Calibri" w:hAnsi="Calibri" w:cs="Calibri"/>
        </w:rPr>
        <w:endnoteReference w:id="108"/>
      </w:r>
      <w:r w:rsidRPr="00301F09">
        <w:rPr>
          <w:rFonts w:ascii="Calibri" w:eastAsia="Calibri" w:hAnsi="Calibri" w:cs="Calibri"/>
        </w:rPr>
        <w:t xml:space="preserve"> Later, this replica was reattributed as an eighteenth- or nineteenth-century Italian bronze, its earlier history still unknown. A second copy </w:t>
      </w:r>
      <w:r w:rsidR="6E3B8E17" w:rsidRPr="00301F09">
        <w:rPr>
          <w:rFonts w:ascii="Calibri" w:eastAsia="Calibri" w:hAnsi="Calibri" w:cs="Calibri"/>
        </w:rPr>
        <w:t>after the</w:t>
      </w:r>
      <w:r w:rsidRPr="00301F09">
        <w:rPr>
          <w:rFonts w:ascii="Calibri" w:eastAsia="Calibri" w:hAnsi="Calibri" w:cs="Calibri"/>
        </w:rPr>
        <w:t xml:space="preserve"> </w:t>
      </w:r>
      <w:r w:rsidR="68B6AEE1" w:rsidRPr="00301F09">
        <w:rPr>
          <w:rFonts w:ascii="Calibri" w:eastAsia="Calibri" w:hAnsi="Calibri" w:cs="Calibri"/>
        </w:rPr>
        <w:t xml:space="preserve">ancient situla </w:t>
      </w:r>
      <w:r w:rsidRPr="00301F09">
        <w:rPr>
          <w:rFonts w:ascii="Calibri" w:eastAsia="Calibri" w:hAnsi="Calibri" w:cs="Calibri"/>
        </w:rPr>
        <w:t>appeared at auction in 1974.</w:t>
      </w:r>
      <w:r w:rsidR="002D3FAA" w:rsidRPr="00301F09">
        <w:rPr>
          <w:rStyle w:val="EndnoteReference"/>
          <w:rFonts w:ascii="Calibri" w:eastAsia="Calibri" w:hAnsi="Calibri" w:cs="Calibri"/>
        </w:rPr>
        <w:endnoteReference w:id="109"/>
      </w:r>
      <w:r w:rsidRPr="00301F09">
        <w:rPr>
          <w:rFonts w:ascii="Calibri" w:eastAsia="Calibri" w:hAnsi="Calibri" w:cs="Calibri"/>
        </w:rPr>
        <w:t xml:space="preserve"> Both replicas reproduce the Patin situla’s key features, namely the frieze and shape, but other details poorly </w:t>
      </w:r>
      <w:r w:rsidR="7192186E" w:rsidRPr="00301F09">
        <w:rPr>
          <w:rFonts w:ascii="Calibri" w:eastAsia="Calibri" w:hAnsi="Calibri" w:cs="Calibri"/>
        </w:rPr>
        <w:t xml:space="preserve">rendered </w:t>
      </w:r>
      <w:r w:rsidRPr="00301F09">
        <w:rPr>
          <w:rFonts w:ascii="Calibri" w:eastAsia="Calibri" w:hAnsi="Calibri" w:cs="Calibri"/>
        </w:rPr>
        <w:t xml:space="preserve">in the engravings are absent. </w:t>
      </w:r>
    </w:p>
    <w:p w14:paraId="0AFA5D07" w14:textId="131AE457" w:rsidR="002D3FAA" w:rsidRPr="00301F09" w:rsidRDefault="39F93870" w:rsidP="00D7382D">
      <w:pPr>
        <w:spacing w:line="360" w:lineRule="auto"/>
        <w:ind w:firstLine="720"/>
        <w:rPr>
          <w:rFonts w:ascii="Calibri" w:eastAsia="Calibri" w:hAnsi="Calibri" w:cs="Calibri"/>
        </w:rPr>
      </w:pPr>
      <w:r w:rsidRPr="33E5808A">
        <w:rPr>
          <w:rFonts w:ascii="Calibri" w:eastAsia="Calibri" w:hAnsi="Calibri" w:cs="Calibri"/>
        </w:rPr>
        <w:t>The case of the Patin situla</w:t>
      </w:r>
      <w:r w:rsidR="4D7C36F4" w:rsidRPr="33E5808A">
        <w:rPr>
          <w:rFonts w:ascii="Calibri" w:eastAsia="Calibri" w:hAnsi="Calibri" w:cs="Calibri"/>
        </w:rPr>
        <w:t xml:space="preserve"> </w:t>
      </w:r>
      <w:r w:rsidRPr="33E5808A">
        <w:rPr>
          <w:rFonts w:ascii="Calibri" w:eastAsia="Calibri" w:hAnsi="Calibri" w:cs="Calibri"/>
        </w:rPr>
        <w:t xml:space="preserve">illustrates several issues: the misattribution of ancient bronzes as modern, and vice versa; the challenges of interpreting </w:t>
      </w:r>
      <w:r w:rsidR="4D7C36F4" w:rsidRPr="33E5808A">
        <w:rPr>
          <w:rFonts w:ascii="Calibri" w:eastAsia="Calibri" w:hAnsi="Calibri" w:cs="Calibri"/>
        </w:rPr>
        <w:t xml:space="preserve">visual sources </w:t>
      </w:r>
      <w:r w:rsidRPr="33E5808A">
        <w:rPr>
          <w:rFonts w:ascii="Calibri" w:eastAsia="Calibri" w:hAnsi="Calibri" w:cs="Calibri"/>
        </w:rPr>
        <w:t>in the pursuit of provenance research; and the existence of copies. A</w:t>
      </w:r>
      <w:r w:rsidR="3342AFB8" w:rsidRPr="33E5808A">
        <w:rPr>
          <w:rFonts w:ascii="Calibri" w:eastAsia="Calibri" w:hAnsi="Calibri" w:cs="Calibri"/>
        </w:rPr>
        <w:t>n</w:t>
      </w:r>
      <w:r w:rsidRPr="33E5808A">
        <w:rPr>
          <w:rFonts w:ascii="Calibri" w:eastAsia="Calibri" w:hAnsi="Calibri" w:cs="Calibri"/>
        </w:rPr>
        <w:t xml:space="preserve"> illustration of an object might not capture its most diagnostic characteristics, and the existence of replicas complicates working with nonphotographic</w:t>
      </w:r>
      <w:r w:rsidR="00E52A7D">
        <w:rPr>
          <w:rFonts w:ascii="Calibri" w:eastAsia="Calibri" w:hAnsi="Calibri" w:cs="Calibri"/>
        </w:rPr>
        <w:t xml:space="preserve"> </w:t>
      </w:r>
      <w:r w:rsidR="002D3FAA" w:rsidRPr="33E5808A">
        <w:rPr>
          <w:rFonts w:ascii="Calibri" w:eastAsia="Calibri" w:hAnsi="Calibri" w:cs="Calibri"/>
        </w:rPr>
        <w:t>documentation</w:t>
      </w:r>
      <w:r w:rsidRPr="33E5808A">
        <w:rPr>
          <w:rFonts w:ascii="Calibri" w:eastAsia="Calibri" w:hAnsi="Calibri" w:cs="Calibri"/>
        </w:rPr>
        <w:t xml:space="preserve">. </w:t>
      </w:r>
      <w:r w:rsidR="4D7C36F4" w:rsidRPr="33E5808A">
        <w:rPr>
          <w:rFonts w:ascii="Calibri" w:eastAsia="Calibri" w:hAnsi="Calibri" w:cs="Calibri"/>
        </w:rPr>
        <w:t>However, t</w:t>
      </w:r>
      <w:r w:rsidRPr="33E5808A">
        <w:rPr>
          <w:rFonts w:ascii="Calibri" w:eastAsia="Calibri" w:hAnsi="Calibri" w:cs="Calibri"/>
        </w:rPr>
        <w:t xml:space="preserve">he situla </w:t>
      </w:r>
      <w:r w:rsidR="4D7C36F4" w:rsidRPr="33E5808A">
        <w:rPr>
          <w:rFonts w:ascii="Calibri" w:eastAsia="Calibri" w:hAnsi="Calibri" w:cs="Calibri"/>
        </w:rPr>
        <w:t xml:space="preserve">offers </w:t>
      </w:r>
      <w:r w:rsidRPr="33E5808A">
        <w:rPr>
          <w:rFonts w:ascii="Calibri" w:eastAsia="Calibri" w:hAnsi="Calibri" w:cs="Calibri"/>
        </w:rPr>
        <w:t>proof that revisiting the history of any ancient artwork, however well</w:t>
      </w:r>
      <w:r w:rsidR="6FD9E2FA" w:rsidRPr="33E5808A">
        <w:rPr>
          <w:rFonts w:ascii="Calibri" w:eastAsia="Calibri" w:hAnsi="Calibri" w:cs="Calibri"/>
        </w:rPr>
        <w:t xml:space="preserve"> </w:t>
      </w:r>
      <w:r w:rsidRPr="33E5808A">
        <w:rPr>
          <w:rFonts w:ascii="Calibri" w:eastAsia="Calibri" w:hAnsi="Calibri" w:cs="Calibri"/>
        </w:rPr>
        <w:t xml:space="preserve">known or distinctive, can lead to new discoveries. There is sometimes a perception that </w:t>
      </w:r>
      <w:r w:rsidR="4D7C36F4" w:rsidRPr="33E5808A">
        <w:rPr>
          <w:rFonts w:ascii="Calibri" w:eastAsia="Calibri" w:hAnsi="Calibri" w:cs="Calibri"/>
        </w:rPr>
        <w:t xml:space="preserve">an object with a publication history going back decades or </w:t>
      </w:r>
      <w:r w:rsidR="46038495" w:rsidRPr="33E5808A">
        <w:rPr>
          <w:rFonts w:ascii="Calibri" w:eastAsia="Calibri" w:hAnsi="Calibri" w:cs="Calibri"/>
        </w:rPr>
        <w:t xml:space="preserve">even </w:t>
      </w:r>
      <w:r w:rsidR="4D7C36F4" w:rsidRPr="33E5808A">
        <w:rPr>
          <w:rFonts w:ascii="Calibri" w:eastAsia="Calibri" w:hAnsi="Calibri" w:cs="Calibri"/>
        </w:rPr>
        <w:t>centuries has a</w:t>
      </w:r>
      <w:r w:rsidR="1FC19B9B" w:rsidRPr="33E5808A">
        <w:rPr>
          <w:rFonts w:ascii="Calibri" w:eastAsia="Calibri" w:hAnsi="Calibri" w:cs="Calibri"/>
        </w:rPr>
        <w:t>n ownership</w:t>
      </w:r>
      <w:r w:rsidR="4D7C36F4" w:rsidRPr="33E5808A">
        <w:rPr>
          <w:rFonts w:ascii="Calibri" w:eastAsia="Calibri" w:hAnsi="Calibri" w:cs="Calibri"/>
        </w:rPr>
        <w:t xml:space="preserve"> history that is as</w:t>
      </w:r>
      <w:r w:rsidRPr="33E5808A">
        <w:rPr>
          <w:rFonts w:ascii="Calibri" w:eastAsia="Calibri" w:hAnsi="Calibri" w:cs="Calibri"/>
        </w:rPr>
        <w:t xml:space="preserve"> complete as </w:t>
      </w:r>
      <w:r w:rsidR="6FD9E2FA" w:rsidRPr="33E5808A">
        <w:rPr>
          <w:rFonts w:ascii="Calibri" w:eastAsia="Calibri" w:hAnsi="Calibri" w:cs="Calibri"/>
        </w:rPr>
        <w:t xml:space="preserve">it </w:t>
      </w:r>
      <w:r w:rsidRPr="33E5808A">
        <w:rPr>
          <w:rFonts w:ascii="Calibri" w:eastAsia="Calibri" w:hAnsi="Calibri" w:cs="Calibri"/>
        </w:rPr>
        <w:t>can be</w:t>
      </w:r>
      <w:r w:rsidR="4D7C36F4" w:rsidRPr="33E5808A">
        <w:rPr>
          <w:rFonts w:ascii="Calibri" w:eastAsia="Calibri" w:hAnsi="Calibri" w:cs="Calibri"/>
        </w:rPr>
        <w:t>.</w:t>
      </w:r>
      <w:r w:rsidRPr="33E5808A">
        <w:rPr>
          <w:rFonts w:ascii="Calibri" w:eastAsia="Calibri" w:hAnsi="Calibri" w:cs="Calibri"/>
        </w:rPr>
        <w:t xml:space="preserve"> </w:t>
      </w:r>
      <w:r w:rsidR="4D7C36F4" w:rsidRPr="33E5808A">
        <w:rPr>
          <w:rFonts w:ascii="Calibri" w:eastAsia="Calibri" w:hAnsi="Calibri" w:cs="Calibri"/>
        </w:rPr>
        <w:t xml:space="preserve">Our experience </w:t>
      </w:r>
      <w:r w:rsidRPr="33E5808A">
        <w:rPr>
          <w:rFonts w:ascii="Calibri" w:eastAsia="Calibri" w:hAnsi="Calibri" w:cs="Calibri"/>
        </w:rPr>
        <w:t>does not bear this out, as references to these objects and their ownership can be fragmented as easily as th</w:t>
      </w:r>
      <w:r w:rsidR="4D29063A" w:rsidRPr="33E5808A">
        <w:rPr>
          <w:rFonts w:ascii="Calibri" w:eastAsia="Calibri" w:hAnsi="Calibri" w:cs="Calibri"/>
        </w:rPr>
        <w:t>ose for</w:t>
      </w:r>
      <w:r w:rsidRPr="33E5808A">
        <w:rPr>
          <w:rFonts w:ascii="Calibri" w:eastAsia="Calibri" w:hAnsi="Calibri" w:cs="Calibri"/>
        </w:rPr>
        <w:t xml:space="preserve"> any other work of art.</w:t>
      </w:r>
    </w:p>
    <w:p w14:paraId="3148CC0C" w14:textId="77777777" w:rsidR="002D3FAA" w:rsidRPr="00301F09" w:rsidRDefault="002D3FAA" w:rsidP="005252A5">
      <w:pPr>
        <w:spacing w:line="360" w:lineRule="auto"/>
        <w:rPr>
          <w:rFonts w:ascii="Calibri" w:eastAsia="Calibri" w:hAnsi="Calibri" w:cs="Calibri"/>
        </w:rPr>
      </w:pPr>
    </w:p>
    <w:p w14:paraId="473AEEBA" w14:textId="713719DE" w:rsidR="002D3FAA" w:rsidRPr="00301F09" w:rsidRDefault="002D3FAA" w:rsidP="00D32A4F">
      <w:pPr>
        <w:pStyle w:val="Heading3"/>
      </w:pPr>
      <w:r w:rsidRPr="00301F09">
        <w:t>Archives</w:t>
      </w:r>
    </w:p>
    <w:p w14:paraId="551E200A" w14:textId="4967DEF0" w:rsidR="002D3FAA" w:rsidRPr="00301F09" w:rsidDel="00B32D42" w:rsidRDefault="002D3FAA" w:rsidP="00D7382D">
      <w:pPr>
        <w:spacing w:line="360" w:lineRule="auto"/>
        <w:rPr>
          <w:rFonts w:ascii="Calibri" w:eastAsia="Calibri" w:hAnsi="Calibri" w:cs="Calibri"/>
        </w:rPr>
      </w:pPr>
      <w:r w:rsidRPr="00301F09">
        <w:rPr>
          <w:rFonts w:ascii="Calibri" w:eastAsia="Calibri" w:hAnsi="Calibri" w:cs="Calibri"/>
        </w:rPr>
        <w:t>Archives are one of the most critical resources for provenance research. Broadly speaking, they are collections of records created by an institution or individual</w:t>
      </w:r>
      <w:r w:rsidR="79A1CA6E" w:rsidRPr="00301F09">
        <w:rPr>
          <w:rFonts w:ascii="Calibri" w:eastAsia="Calibri" w:hAnsi="Calibri" w:cs="Calibri"/>
        </w:rPr>
        <w:t xml:space="preserve"> </w:t>
      </w:r>
      <w:r w:rsidRPr="00301F09">
        <w:rPr>
          <w:rFonts w:ascii="Calibri" w:eastAsia="Calibri" w:hAnsi="Calibri" w:cs="Calibri"/>
        </w:rPr>
        <w:t>and preserved by the original creator, their heirs, a later collector, or by a separate institution.</w:t>
      </w:r>
      <w:r w:rsidRPr="00301F09">
        <w:rPr>
          <w:rFonts w:ascii="Calibri" w:eastAsia="Calibri" w:hAnsi="Calibri" w:cs="Calibri"/>
          <w:vertAlign w:val="superscript"/>
        </w:rPr>
        <w:endnoteReference w:id="110"/>
      </w:r>
      <w:r w:rsidRPr="00301F09">
        <w:rPr>
          <w:rFonts w:ascii="Calibri" w:eastAsia="Calibri" w:hAnsi="Calibri" w:cs="Calibri"/>
        </w:rPr>
        <w:t xml:space="preserve"> </w:t>
      </w:r>
      <w:r w:rsidR="27BCF896" w:rsidRPr="00301F09">
        <w:rPr>
          <w:rFonts w:ascii="Calibri" w:eastAsia="Calibri" w:hAnsi="Calibri" w:cs="Calibri"/>
        </w:rPr>
        <w:t>In many cases, a single archive will not address the entirety of an object’s history, and t</w:t>
      </w:r>
      <w:r w:rsidRPr="00301F09">
        <w:rPr>
          <w:rFonts w:ascii="Calibri" w:eastAsia="Calibri" w:hAnsi="Calibri" w:cs="Calibri"/>
        </w:rPr>
        <w:t>he scope and timeframe of archives</w:t>
      </w:r>
      <w:r w:rsidR="79A1CA6E" w:rsidRPr="00301F09">
        <w:rPr>
          <w:rFonts w:ascii="Calibri" w:eastAsia="Calibri" w:hAnsi="Calibri" w:cs="Calibri"/>
        </w:rPr>
        <w:t xml:space="preserve"> that </w:t>
      </w:r>
      <w:r w:rsidR="36BE8E2C" w:rsidRPr="00301F09">
        <w:rPr>
          <w:rFonts w:ascii="Calibri" w:eastAsia="Calibri" w:hAnsi="Calibri" w:cs="Calibri"/>
        </w:rPr>
        <w:t>could</w:t>
      </w:r>
      <w:r w:rsidR="79A1CA6E" w:rsidRPr="00301F09">
        <w:rPr>
          <w:rFonts w:ascii="Calibri" w:eastAsia="Calibri" w:hAnsi="Calibri" w:cs="Calibri"/>
        </w:rPr>
        <w:t xml:space="preserve"> prove relevant</w:t>
      </w:r>
      <w:r w:rsidRPr="00301F09">
        <w:rPr>
          <w:rFonts w:ascii="Calibri" w:eastAsia="Calibri" w:hAnsi="Calibri" w:cs="Calibri"/>
        </w:rPr>
        <w:t xml:space="preserve"> are endless</w:t>
      </w:r>
      <w:r w:rsidR="27BCF896" w:rsidRPr="00301F09">
        <w:rPr>
          <w:rFonts w:ascii="Calibri" w:eastAsia="Calibri" w:hAnsi="Calibri" w:cs="Calibri"/>
        </w:rPr>
        <w:t xml:space="preserve">. Consider </w:t>
      </w:r>
      <w:r w:rsidRPr="00301F09">
        <w:rPr>
          <w:rFonts w:ascii="Calibri" w:eastAsia="Calibri" w:hAnsi="Calibri" w:cs="Calibri"/>
        </w:rPr>
        <w:t xml:space="preserve">how </w:t>
      </w:r>
      <w:r w:rsidR="00DC3D75">
        <w:rPr>
          <w:rFonts w:ascii="Calibri" w:eastAsia="Calibri" w:hAnsi="Calibri" w:cs="Calibri"/>
        </w:rPr>
        <w:t xml:space="preserve">a single family’s collection might </w:t>
      </w:r>
      <w:r w:rsidR="00845CE1">
        <w:rPr>
          <w:rFonts w:ascii="Calibri" w:eastAsia="Calibri" w:hAnsi="Calibri" w:cs="Calibri"/>
        </w:rPr>
        <w:t xml:space="preserve">require looking </w:t>
      </w:r>
      <w:r w:rsidR="003C11AA">
        <w:rPr>
          <w:rFonts w:ascii="Calibri" w:eastAsia="Calibri" w:hAnsi="Calibri" w:cs="Calibri"/>
        </w:rPr>
        <w:t xml:space="preserve">at </w:t>
      </w:r>
      <w:r w:rsidR="79A1CA6E" w:rsidRPr="00301F09">
        <w:rPr>
          <w:rFonts w:ascii="Calibri" w:eastAsia="Calibri" w:hAnsi="Calibri" w:cs="Calibri"/>
        </w:rPr>
        <w:t>papers associated</w:t>
      </w:r>
      <w:r w:rsidRPr="00301F09">
        <w:rPr>
          <w:rFonts w:ascii="Calibri" w:eastAsia="Calibri" w:hAnsi="Calibri" w:cs="Calibri"/>
        </w:rPr>
        <w:t xml:space="preserve"> </w:t>
      </w:r>
      <w:r w:rsidR="79A1CA6E" w:rsidRPr="00301F09">
        <w:rPr>
          <w:rFonts w:ascii="Calibri" w:eastAsia="Calibri" w:hAnsi="Calibri" w:cs="Calibri"/>
        </w:rPr>
        <w:t xml:space="preserve">with </w:t>
      </w:r>
      <w:r w:rsidRPr="00301F09">
        <w:rPr>
          <w:rFonts w:ascii="Calibri" w:eastAsia="Calibri" w:hAnsi="Calibri" w:cs="Calibri"/>
        </w:rPr>
        <w:t>Grand Tour dilettantes, families, wills and probate documents, World War II</w:t>
      </w:r>
      <w:r w:rsidR="003C11AA">
        <w:rPr>
          <w:rFonts w:ascii="Calibri" w:eastAsia="Calibri" w:hAnsi="Calibri" w:cs="Calibri"/>
        </w:rPr>
        <w:t xml:space="preserve"> letters</w:t>
      </w:r>
      <w:r w:rsidRPr="00301F09">
        <w:rPr>
          <w:rFonts w:ascii="Calibri" w:eastAsia="Calibri" w:hAnsi="Calibri" w:cs="Calibri"/>
        </w:rPr>
        <w:t>, and modern</w:t>
      </w:r>
      <w:r w:rsidR="003C11AA">
        <w:rPr>
          <w:rFonts w:ascii="Calibri" w:eastAsia="Calibri" w:hAnsi="Calibri" w:cs="Calibri"/>
        </w:rPr>
        <w:t xml:space="preserve"> correspondence with</w:t>
      </w:r>
      <w:r w:rsidRPr="00301F09">
        <w:rPr>
          <w:rFonts w:ascii="Calibri" w:eastAsia="Calibri" w:hAnsi="Calibri" w:cs="Calibri"/>
        </w:rPr>
        <w:t xml:space="preserve"> dealers or scholars</w:t>
      </w:r>
      <w:r w:rsidR="003C11AA">
        <w:rPr>
          <w:rFonts w:ascii="Calibri" w:eastAsia="Calibri" w:hAnsi="Calibri" w:cs="Calibri"/>
        </w:rPr>
        <w:t xml:space="preserve">. </w:t>
      </w:r>
      <w:r w:rsidR="64B4FB1B" w:rsidRPr="5D7FDE1B">
        <w:rPr>
          <w:rFonts w:ascii="Calibri" w:eastAsia="Calibri" w:hAnsi="Calibri" w:cs="Calibri"/>
        </w:rPr>
        <w:t xml:space="preserve">Furthermore, the depth of archival possibilities may mean navigating collections that include publications, receipts, or correspondence files, and so the composition and organization of each archive needs to be carefully considered. </w:t>
      </w:r>
      <w:r w:rsidR="358532EC" w:rsidRPr="00301F09">
        <w:rPr>
          <w:rFonts w:ascii="Calibri" w:eastAsia="Calibri" w:hAnsi="Calibri" w:cs="Calibri"/>
        </w:rPr>
        <w:t xml:space="preserve">Given that many </w:t>
      </w:r>
      <w:r w:rsidR="53C99EF3" w:rsidRPr="00301F09">
        <w:rPr>
          <w:rFonts w:ascii="Calibri" w:eastAsia="Calibri" w:hAnsi="Calibri" w:cs="Calibri"/>
        </w:rPr>
        <w:lastRenderedPageBreak/>
        <w:t xml:space="preserve">archives </w:t>
      </w:r>
      <w:r w:rsidR="00742B39">
        <w:rPr>
          <w:rFonts w:ascii="Calibri" w:eastAsia="Calibri" w:hAnsi="Calibri" w:cs="Calibri"/>
        </w:rPr>
        <w:t>are</w:t>
      </w:r>
      <w:r w:rsidR="53C99EF3" w:rsidRPr="00301F09">
        <w:rPr>
          <w:rFonts w:ascii="Calibri" w:eastAsia="Calibri" w:hAnsi="Calibri" w:cs="Calibri"/>
        </w:rPr>
        <w:t xml:space="preserve"> located in a</w:t>
      </w:r>
      <w:r w:rsidR="00881A4B">
        <w:rPr>
          <w:rFonts w:ascii="Calibri" w:eastAsia="Calibri" w:hAnsi="Calibri" w:cs="Calibri"/>
        </w:rPr>
        <w:t>nother</w:t>
      </w:r>
      <w:r w:rsidR="53C99EF3" w:rsidRPr="00301F09">
        <w:rPr>
          <w:rFonts w:ascii="Calibri" w:eastAsia="Calibri" w:hAnsi="Calibri" w:cs="Calibri"/>
        </w:rPr>
        <w:t xml:space="preserve"> country, with documents in multiple languages</w:t>
      </w:r>
      <w:r w:rsidR="7CE18CF3" w:rsidRPr="00301F09">
        <w:rPr>
          <w:rFonts w:ascii="Calibri" w:eastAsia="Calibri" w:hAnsi="Calibri" w:cs="Calibri"/>
        </w:rPr>
        <w:t>, the investment of time</w:t>
      </w:r>
      <w:r w:rsidR="00742B39">
        <w:rPr>
          <w:rFonts w:ascii="Calibri" w:eastAsia="Calibri" w:hAnsi="Calibri" w:cs="Calibri"/>
        </w:rPr>
        <w:t xml:space="preserve"> and</w:t>
      </w:r>
      <w:r w:rsidR="7CE18CF3" w:rsidRPr="00301F09">
        <w:rPr>
          <w:rFonts w:ascii="Calibri" w:eastAsia="Calibri" w:hAnsi="Calibri" w:cs="Calibri"/>
        </w:rPr>
        <w:t xml:space="preserve"> resources, </w:t>
      </w:r>
      <w:r w:rsidR="00742B39">
        <w:rPr>
          <w:rFonts w:ascii="Calibri" w:eastAsia="Calibri" w:hAnsi="Calibri" w:cs="Calibri"/>
        </w:rPr>
        <w:t xml:space="preserve">including the </w:t>
      </w:r>
      <w:r w:rsidR="7CE18CF3" w:rsidRPr="00301F09">
        <w:rPr>
          <w:rFonts w:ascii="Calibri" w:eastAsia="Calibri" w:hAnsi="Calibri" w:cs="Calibri"/>
        </w:rPr>
        <w:t>potential need for translation</w:t>
      </w:r>
      <w:r w:rsidR="00742B39">
        <w:rPr>
          <w:rFonts w:ascii="Calibri" w:eastAsia="Calibri" w:hAnsi="Calibri" w:cs="Calibri"/>
        </w:rPr>
        <w:t>,</w:t>
      </w:r>
      <w:r w:rsidR="7CE18CF3" w:rsidRPr="00301F09">
        <w:rPr>
          <w:rFonts w:ascii="Calibri" w:eastAsia="Calibri" w:hAnsi="Calibri" w:cs="Calibri"/>
        </w:rPr>
        <w:t xml:space="preserve"> will increase. </w:t>
      </w:r>
      <w:r w:rsidR="7CE18CF3" w:rsidRPr="5D7FDE1B">
        <w:rPr>
          <w:rFonts w:ascii="Calibri" w:eastAsia="Calibri" w:hAnsi="Calibri" w:cs="Calibri"/>
        </w:rPr>
        <w:t xml:space="preserve">Accordingly, you will </w:t>
      </w:r>
      <w:r w:rsidR="00742B39">
        <w:rPr>
          <w:rFonts w:ascii="Calibri" w:eastAsia="Calibri" w:hAnsi="Calibri" w:cs="Calibri"/>
        </w:rPr>
        <w:t xml:space="preserve">want </w:t>
      </w:r>
      <w:r w:rsidR="7CE18CF3" w:rsidRPr="5D7FDE1B">
        <w:rPr>
          <w:rFonts w:ascii="Calibri" w:eastAsia="Calibri" w:hAnsi="Calibri" w:cs="Calibri"/>
        </w:rPr>
        <w:t>to assess any archives and their potential return on research time on a case</w:t>
      </w:r>
      <w:r w:rsidR="0091116C">
        <w:rPr>
          <w:rFonts w:ascii="Calibri" w:eastAsia="Calibri" w:hAnsi="Calibri" w:cs="Calibri"/>
        </w:rPr>
        <w:t>-</w:t>
      </w:r>
      <w:r w:rsidR="7CE18CF3" w:rsidRPr="5D7FDE1B">
        <w:rPr>
          <w:rFonts w:ascii="Calibri" w:eastAsia="Calibri" w:hAnsi="Calibri" w:cs="Calibri"/>
        </w:rPr>
        <w:t>by</w:t>
      </w:r>
      <w:r w:rsidR="0091116C">
        <w:rPr>
          <w:rFonts w:ascii="Calibri" w:eastAsia="Calibri" w:hAnsi="Calibri" w:cs="Calibri"/>
        </w:rPr>
        <w:t>-</w:t>
      </w:r>
      <w:r w:rsidR="7CE18CF3" w:rsidRPr="5D7FDE1B">
        <w:rPr>
          <w:rFonts w:ascii="Calibri" w:eastAsia="Calibri" w:hAnsi="Calibri" w:cs="Calibri"/>
        </w:rPr>
        <w:t>case basis.</w:t>
      </w:r>
    </w:p>
    <w:p w14:paraId="24443015" w14:textId="41EF529B" w:rsidR="00B01A47" w:rsidRPr="00B01A47" w:rsidRDefault="003D3EB1" w:rsidP="006F581D">
      <w:pPr>
        <w:spacing w:line="360" w:lineRule="auto"/>
        <w:ind w:firstLine="720"/>
        <w:rPr>
          <w:rFonts w:ascii="Calibri" w:eastAsia="Calibri" w:hAnsi="Calibri" w:cs="Calibri"/>
        </w:rPr>
      </w:pPr>
      <w:r>
        <w:rPr>
          <w:rFonts w:ascii="Calibri" w:eastAsia="Calibri" w:hAnsi="Calibri" w:cs="Calibri"/>
        </w:rPr>
        <w:t>Archival f</w:t>
      </w:r>
      <w:r w:rsidR="00B01A47" w:rsidRPr="00B01A47">
        <w:rPr>
          <w:rFonts w:ascii="Calibri" w:eastAsia="Calibri" w:hAnsi="Calibri" w:cs="Calibri"/>
        </w:rPr>
        <w:t xml:space="preserve">inding aids provide an outline or inventory of </w:t>
      </w:r>
      <w:r w:rsidR="00742B39">
        <w:rPr>
          <w:rFonts w:ascii="Calibri" w:eastAsia="Calibri" w:hAnsi="Calibri" w:cs="Calibri"/>
        </w:rPr>
        <w:t xml:space="preserve">an </w:t>
      </w:r>
      <w:r w:rsidR="00B01A47" w:rsidRPr="00B01A47">
        <w:rPr>
          <w:rFonts w:ascii="Calibri" w:eastAsia="Calibri" w:hAnsi="Calibri" w:cs="Calibri"/>
        </w:rPr>
        <w:t xml:space="preserve">archival collection. They contain contextual information about the archive they describe and an outline of its contents. Finding aids can catalogue material to varying degrees, whether at the collection, container, or folder level, but they are not designed to include every name or object addressed within a collection’s contents. Therefore, general searches, like for inventories or correspondence by year, are more effective as a research strategy. </w:t>
      </w:r>
    </w:p>
    <w:p w14:paraId="66F55936" w14:textId="3EF6AC20" w:rsidR="00B01A47" w:rsidRPr="00B01A47" w:rsidRDefault="00B01A47" w:rsidP="00B01A47">
      <w:pPr>
        <w:spacing w:line="360" w:lineRule="auto"/>
        <w:rPr>
          <w:rFonts w:ascii="Calibri" w:eastAsia="Calibri" w:hAnsi="Calibri" w:cs="Calibri"/>
        </w:rPr>
      </w:pPr>
      <w:r w:rsidRPr="00B01A47">
        <w:rPr>
          <w:rFonts w:ascii="Calibri" w:eastAsia="Calibri" w:hAnsi="Calibri" w:cs="Calibri"/>
        </w:rPr>
        <w:tab/>
      </w:r>
      <w:r w:rsidR="00280E9C">
        <w:rPr>
          <w:rFonts w:ascii="Calibri" w:eastAsia="Calibri" w:hAnsi="Calibri" w:cs="Calibri"/>
        </w:rPr>
        <w:t>Materials in an archive have their own p</w:t>
      </w:r>
      <w:r w:rsidRPr="00B01A47">
        <w:rPr>
          <w:rFonts w:ascii="Calibri" w:eastAsia="Calibri" w:hAnsi="Calibri" w:cs="Calibri"/>
        </w:rPr>
        <w:t>rovenance in a different sense</w:t>
      </w:r>
      <w:r w:rsidR="00280E9C">
        <w:rPr>
          <w:rFonts w:ascii="Calibri" w:eastAsia="Calibri" w:hAnsi="Calibri" w:cs="Calibri"/>
        </w:rPr>
        <w:t xml:space="preserve">, </w:t>
      </w:r>
      <w:r w:rsidR="003E4646">
        <w:rPr>
          <w:rFonts w:ascii="Calibri" w:eastAsia="Calibri" w:hAnsi="Calibri" w:cs="Calibri"/>
        </w:rPr>
        <w:t xml:space="preserve">as discussed below, </w:t>
      </w:r>
      <w:r w:rsidR="00280E9C">
        <w:rPr>
          <w:rFonts w:ascii="Calibri" w:eastAsia="Calibri" w:hAnsi="Calibri" w:cs="Calibri"/>
        </w:rPr>
        <w:t xml:space="preserve">and </w:t>
      </w:r>
      <w:r w:rsidR="00527A98">
        <w:rPr>
          <w:rFonts w:ascii="Calibri" w:eastAsia="Calibri" w:hAnsi="Calibri" w:cs="Calibri"/>
        </w:rPr>
        <w:t>it</w:t>
      </w:r>
      <w:r w:rsidR="00280E9C">
        <w:rPr>
          <w:rFonts w:ascii="Calibri" w:eastAsia="Calibri" w:hAnsi="Calibri" w:cs="Calibri"/>
        </w:rPr>
        <w:t xml:space="preserve"> </w:t>
      </w:r>
      <w:r w:rsidR="00527A98">
        <w:rPr>
          <w:rFonts w:ascii="Calibri" w:eastAsia="Calibri" w:hAnsi="Calibri" w:cs="Calibri"/>
        </w:rPr>
        <w:t xml:space="preserve">may </w:t>
      </w:r>
      <w:r w:rsidRPr="00B01A47">
        <w:rPr>
          <w:rFonts w:ascii="Calibri" w:eastAsia="Calibri" w:hAnsi="Calibri" w:cs="Calibri"/>
        </w:rPr>
        <w:t xml:space="preserve">determine the organization of </w:t>
      </w:r>
      <w:r w:rsidR="00527A98">
        <w:rPr>
          <w:rFonts w:ascii="Calibri" w:eastAsia="Calibri" w:hAnsi="Calibri" w:cs="Calibri"/>
        </w:rPr>
        <w:t xml:space="preserve">the </w:t>
      </w:r>
      <w:r w:rsidRPr="00B01A47">
        <w:rPr>
          <w:rFonts w:ascii="Calibri" w:eastAsia="Calibri" w:hAnsi="Calibri" w:cs="Calibri"/>
        </w:rPr>
        <w:t>archival records.</w:t>
      </w:r>
      <w:r w:rsidRPr="00B01A47">
        <w:rPr>
          <w:rFonts w:ascii="Calibri" w:eastAsia="Calibri" w:hAnsi="Calibri" w:cs="Calibri"/>
          <w:vertAlign w:val="superscript"/>
        </w:rPr>
        <w:endnoteReference w:id="111"/>
      </w:r>
      <w:r w:rsidRPr="00B01A47">
        <w:rPr>
          <w:rFonts w:ascii="Calibri" w:eastAsia="Calibri" w:hAnsi="Calibri" w:cs="Calibri"/>
        </w:rPr>
        <w:t xml:space="preserve"> Collections like OCLC’s ArchiveGrid or the Online Archive of California (OAC) can help researchers search across finding aids and archives through aggregated </w:t>
      </w:r>
      <w:r w:rsidR="00AF6ECE">
        <w:rPr>
          <w:rFonts w:ascii="Calibri" w:eastAsia="Calibri" w:hAnsi="Calibri" w:cs="Calibri"/>
        </w:rPr>
        <w:t>collection</w:t>
      </w:r>
      <w:r w:rsidRPr="00B01A47">
        <w:rPr>
          <w:rFonts w:ascii="Calibri" w:eastAsia="Calibri" w:hAnsi="Calibri" w:cs="Calibri"/>
        </w:rPr>
        <w:t xml:space="preserve"> descriptions.</w:t>
      </w:r>
      <w:r w:rsidRPr="00B01A47">
        <w:rPr>
          <w:rFonts w:ascii="Calibri" w:eastAsia="Calibri" w:hAnsi="Calibri" w:cs="Calibri"/>
          <w:vertAlign w:val="superscript"/>
        </w:rPr>
        <w:endnoteReference w:id="112"/>
      </w:r>
      <w:r w:rsidRPr="00B01A47">
        <w:rPr>
          <w:rFonts w:ascii="Calibri" w:eastAsia="Calibri" w:hAnsi="Calibri" w:cs="Calibri"/>
        </w:rPr>
        <w:t xml:space="preserve"> The Frick</w:t>
      </w:r>
      <w:r w:rsidR="006F581D">
        <w:rPr>
          <w:rFonts w:ascii="Calibri" w:eastAsia="Calibri" w:hAnsi="Calibri" w:cs="Calibri"/>
        </w:rPr>
        <w:t xml:space="preserve"> Collection</w:t>
      </w:r>
      <w:r w:rsidRPr="00B01A47">
        <w:rPr>
          <w:rFonts w:ascii="Calibri" w:eastAsia="Calibri" w:hAnsi="Calibri" w:cs="Calibri"/>
        </w:rPr>
        <w:t xml:space="preserve">’s </w:t>
      </w:r>
      <w:r w:rsidR="006F581D">
        <w:rPr>
          <w:rFonts w:ascii="Calibri" w:eastAsia="Calibri" w:hAnsi="Calibri" w:cs="Calibri"/>
        </w:rPr>
        <w:t xml:space="preserve">online </w:t>
      </w:r>
      <w:r w:rsidRPr="006F581D">
        <w:rPr>
          <w:rFonts w:ascii="Calibri" w:eastAsia="Calibri" w:hAnsi="Calibri" w:cs="Calibri"/>
        </w:rPr>
        <w:t xml:space="preserve">Archives Directory for the History of Collecting in America </w:t>
      </w:r>
      <w:r w:rsidRPr="00B01A47">
        <w:rPr>
          <w:rFonts w:ascii="Calibri" w:eastAsia="Calibri" w:hAnsi="Calibri" w:cs="Calibri"/>
        </w:rPr>
        <w:t>is specifically created for art researchers, incorporating finding aids and archival descriptions as well as other sources, like newspapers, union catalogues, and open-access publications.</w:t>
      </w:r>
      <w:r w:rsidRPr="00B01A47">
        <w:rPr>
          <w:rFonts w:ascii="Calibri" w:eastAsia="Calibri" w:hAnsi="Calibri" w:cs="Calibri"/>
          <w:vertAlign w:val="superscript"/>
        </w:rPr>
        <w:endnoteReference w:id="113"/>
      </w:r>
      <w:r w:rsidRPr="00B01A47">
        <w:rPr>
          <w:rFonts w:ascii="Calibri" w:eastAsia="Calibri" w:hAnsi="Calibri" w:cs="Calibri"/>
        </w:rPr>
        <w:t xml:space="preserve"> </w:t>
      </w:r>
    </w:p>
    <w:p w14:paraId="31A9078E" w14:textId="77777777" w:rsidR="00B01A47" w:rsidRDefault="00B01A47" w:rsidP="5D7FDE1B">
      <w:pPr>
        <w:spacing w:line="360" w:lineRule="auto"/>
        <w:rPr>
          <w:rFonts w:ascii="Calibri" w:eastAsia="Calibri" w:hAnsi="Calibri" w:cs="Calibri"/>
        </w:rPr>
      </w:pPr>
    </w:p>
    <w:p w14:paraId="077CB85D" w14:textId="0F57F174" w:rsidR="005628D6" w:rsidRPr="0091116C" w:rsidRDefault="009204FB" w:rsidP="0091116C">
      <w:pPr>
        <w:pStyle w:val="Heading4"/>
        <w:rPr>
          <w:i w:val="0"/>
          <w:iCs w:val="0"/>
        </w:rPr>
      </w:pPr>
      <w:r w:rsidRPr="0091116C">
        <w:rPr>
          <w:i w:val="0"/>
          <w:iCs w:val="0"/>
        </w:rPr>
        <w:t xml:space="preserve">Using Archives: </w:t>
      </w:r>
      <w:r w:rsidR="002D3FAA" w:rsidRPr="0091116C">
        <w:rPr>
          <w:i w:val="0"/>
          <w:iCs w:val="0"/>
        </w:rPr>
        <w:t xml:space="preserve">Research </w:t>
      </w:r>
      <w:r w:rsidR="00B01A47" w:rsidRPr="0091116C">
        <w:rPr>
          <w:i w:val="0"/>
          <w:iCs w:val="0"/>
        </w:rPr>
        <w:t>Concerns</w:t>
      </w:r>
    </w:p>
    <w:p w14:paraId="57B4C391" w14:textId="720C4299" w:rsidR="00C03ADC" w:rsidRPr="005628D6" w:rsidRDefault="002D3FAA" w:rsidP="005628D6">
      <w:pPr>
        <w:widowControl w:val="0"/>
        <w:spacing w:line="360" w:lineRule="auto"/>
        <w:rPr>
          <w:rFonts w:ascii="Calibri" w:eastAsia="Times New Roman" w:hAnsi="Calibri" w:cs="Calibri"/>
        </w:rPr>
      </w:pPr>
      <w:r w:rsidRPr="00301F09">
        <w:rPr>
          <w:rFonts w:ascii="Calibri" w:eastAsia="Calibri" w:hAnsi="Calibri" w:cs="Calibri"/>
          <w:color w:val="000000" w:themeColor="text1"/>
        </w:rPr>
        <w:t xml:space="preserve">Archives and their finding aids, like many other resources, are </w:t>
      </w:r>
      <w:r w:rsidR="62BDDC92" w:rsidRPr="00301F09">
        <w:rPr>
          <w:rFonts w:ascii="Calibri" w:eastAsia="Calibri" w:hAnsi="Calibri" w:cs="Calibri"/>
          <w:color w:val="000000" w:themeColor="text1"/>
        </w:rPr>
        <w:t>rarely</w:t>
      </w:r>
      <w:r w:rsidRPr="00301F09">
        <w:rPr>
          <w:rFonts w:ascii="Calibri" w:eastAsia="Calibri" w:hAnsi="Calibri" w:cs="Calibri"/>
          <w:color w:val="000000" w:themeColor="text1"/>
        </w:rPr>
        <w:t xml:space="preserve"> structured with the needs of </w:t>
      </w:r>
      <w:r w:rsidR="36BE8E2C" w:rsidRPr="00301F09">
        <w:rPr>
          <w:rFonts w:ascii="Calibri" w:eastAsia="Calibri" w:hAnsi="Calibri" w:cs="Calibri"/>
          <w:color w:val="000000" w:themeColor="text1"/>
        </w:rPr>
        <w:t xml:space="preserve">a </w:t>
      </w:r>
      <w:r w:rsidRPr="00301F09">
        <w:rPr>
          <w:rFonts w:ascii="Calibri" w:eastAsia="Calibri" w:hAnsi="Calibri" w:cs="Calibri"/>
          <w:color w:val="000000" w:themeColor="text1"/>
        </w:rPr>
        <w:t>provenance research</w:t>
      </w:r>
      <w:r w:rsidR="36BE8E2C" w:rsidRPr="00301F09">
        <w:rPr>
          <w:rFonts w:ascii="Calibri" w:eastAsia="Calibri" w:hAnsi="Calibri" w:cs="Calibri"/>
          <w:color w:val="000000" w:themeColor="text1"/>
        </w:rPr>
        <w:t>er</w:t>
      </w:r>
      <w:r w:rsidRPr="00301F09">
        <w:rPr>
          <w:rFonts w:ascii="Calibri" w:eastAsia="Calibri" w:hAnsi="Calibri" w:cs="Calibri"/>
          <w:color w:val="000000" w:themeColor="text1"/>
        </w:rPr>
        <w:t xml:space="preserve"> in mind</w:t>
      </w:r>
      <w:r w:rsidR="62BDDC92" w:rsidRPr="00301F09">
        <w:rPr>
          <w:rFonts w:ascii="Calibri" w:eastAsia="Calibri" w:hAnsi="Calibri" w:cs="Calibri"/>
          <w:color w:val="000000" w:themeColor="text1"/>
        </w:rPr>
        <w:t>, and there is no unified approach to object-specific metadata in descriptions of their contents</w:t>
      </w:r>
      <w:r w:rsidRPr="00301F09">
        <w:rPr>
          <w:rFonts w:ascii="Calibri" w:eastAsia="Calibri" w:hAnsi="Calibri" w:cs="Calibri"/>
          <w:color w:val="000000" w:themeColor="text1"/>
        </w:rPr>
        <w:t xml:space="preserve">. </w:t>
      </w:r>
      <w:r w:rsidR="62BDDC92" w:rsidRPr="00301F09">
        <w:rPr>
          <w:rFonts w:ascii="Calibri" w:eastAsia="Calibri" w:hAnsi="Calibri" w:cs="Calibri"/>
          <w:color w:val="000000" w:themeColor="text1"/>
        </w:rPr>
        <w:t>Using</w:t>
      </w:r>
      <w:r w:rsidRPr="00301F09">
        <w:rPr>
          <w:rFonts w:ascii="Calibri" w:eastAsia="Calibri" w:hAnsi="Calibri" w:cs="Calibri"/>
          <w:color w:val="000000" w:themeColor="text1"/>
        </w:rPr>
        <w:t xml:space="preserve"> </w:t>
      </w:r>
      <w:r w:rsidR="62BDDC92" w:rsidRPr="00301F09">
        <w:rPr>
          <w:rFonts w:ascii="Calibri" w:eastAsia="Calibri" w:hAnsi="Calibri" w:cs="Calibri"/>
          <w:color w:val="000000" w:themeColor="text1"/>
        </w:rPr>
        <w:t>these resources</w:t>
      </w:r>
      <w:r w:rsidRPr="00301F09">
        <w:rPr>
          <w:rFonts w:ascii="Calibri" w:eastAsia="Calibri" w:hAnsi="Calibri" w:cs="Calibri"/>
          <w:color w:val="000000" w:themeColor="text1"/>
        </w:rPr>
        <w:t xml:space="preserve"> requires careful consideration of the ways in which an antiquity </w:t>
      </w:r>
      <w:r w:rsidR="7E26D24D" w:rsidRPr="00301F09">
        <w:rPr>
          <w:rFonts w:ascii="Calibri" w:eastAsia="Calibri" w:hAnsi="Calibri" w:cs="Calibri"/>
          <w:color w:val="000000" w:themeColor="text1"/>
        </w:rPr>
        <w:t>is</w:t>
      </w:r>
      <w:r w:rsidRPr="00301F09">
        <w:rPr>
          <w:rFonts w:ascii="Calibri" w:eastAsia="Calibri" w:hAnsi="Calibri" w:cs="Calibri"/>
          <w:color w:val="000000" w:themeColor="text1"/>
        </w:rPr>
        <w:t xml:space="preserve"> described or observed throughout its modern history. It cannot be overstated that many finding aids </w:t>
      </w:r>
      <w:r w:rsidR="7E26D24D" w:rsidRPr="00301F09">
        <w:rPr>
          <w:rFonts w:ascii="Calibri" w:eastAsia="Calibri" w:hAnsi="Calibri" w:cs="Calibri"/>
          <w:color w:val="000000" w:themeColor="text1"/>
        </w:rPr>
        <w:t xml:space="preserve">do </w:t>
      </w:r>
      <w:r w:rsidRPr="00301F09">
        <w:rPr>
          <w:rFonts w:ascii="Calibri" w:eastAsia="Calibri" w:hAnsi="Calibri" w:cs="Calibri"/>
          <w:color w:val="000000" w:themeColor="text1"/>
        </w:rPr>
        <w:t xml:space="preserve">not enumerate or contain direct references to material on antiquities and other artworks. </w:t>
      </w:r>
      <w:r w:rsidR="62BDDC92" w:rsidRPr="00301F09">
        <w:rPr>
          <w:rFonts w:ascii="Calibri" w:eastAsia="Calibri" w:hAnsi="Calibri" w:cs="Calibri"/>
          <w:color w:val="000000" w:themeColor="text1"/>
        </w:rPr>
        <w:t>Furthermore, a</w:t>
      </w:r>
      <w:r w:rsidRPr="00301F09">
        <w:rPr>
          <w:rFonts w:ascii="Calibri" w:eastAsia="Calibri" w:hAnsi="Calibri" w:cs="Calibri"/>
        </w:rPr>
        <w:t>rchives are not neutral</w:t>
      </w:r>
      <w:r w:rsidR="62BDDC92" w:rsidRPr="00301F09">
        <w:rPr>
          <w:rFonts w:ascii="Calibri" w:eastAsia="Calibri" w:hAnsi="Calibri" w:cs="Calibri"/>
        </w:rPr>
        <w:t>, and t</w:t>
      </w:r>
      <w:r w:rsidRPr="00301F09">
        <w:rPr>
          <w:rFonts w:ascii="Calibri" w:eastAsia="Calibri" w:hAnsi="Calibri" w:cs="Calibri"/>
        </w:rPr>
        <w:t>he provenance of</w:t>
      </w:r>
      <w:r w:rsidR="62BDDC92" w:rsidRPr="00301F09">
        <w:rPr>
          <w:rFonts w:ascii="Calibri" w:eastAsia="Calibri" w:hAnsi="Calibri" w:cs="Calibri"/>
        </w:rPr>
        <w:t xml:space="preserve"> the</w:t>
      </w:r>
      <w:r w:rsidRPr="00301F09">
        <w:rPr>
          <w:rFonts w:ascii="Calibri" w:eastAsia="Calibri" w:hAnsi="Calibri" w:cs="Calibri"/>
        </w:rPr>
        <w:t xml:space="preserve"> archival materials</w:t>
      </w:r>
      <w:r w:rsidR="62BDDC92" w:rsidRPr="00301F09">
        <w:rPr>
          <w:rFonts w:ascii="Calibri" w:eastAsia="Calibri" w:hAnsi="Calibri" w:cs="Calibri"/>
        </w:rPr>
        <w:t xml:space="preserve"> themselves</w:t>
      </w:r>
      <w:r w:rsidRPr="00301F09">
        <w:rPr>
          <w:rFonts w:ascii="Calibri" w:eastAsia="Calibri" w:hAnsi="Calibri" w:cs="Calibri"/>
        </w:rPr>
        <w:t xml:space="preserve"> needs to be considered. Multiple actors may have shaped their composition</w:t>
      </w:r>
      <w:r w:rsidR="62BDDC92" w:rsidRPr="00301F09">
        <w:rPr>
          <w:rFonts w:ascii="Calibri" w:eastAsia="Calibri" w:hAnsi="Calibri" w:cs="Calibri"/>
        </w:rPr>
        <w:t xml:space="preserve"> through choices surrounding </w:t>
      </w:r>
      <w:r w:rsidRPr="00301F09">
        <w:rPr>
          <w:rFonts w:ascii="Calibri" w:eastAsia="Calibri" w:hAnsi="Calibri" w:cs="Calibri"/>
        </w:rPr>
        <w:t>what to save</w:t>
      </w:r>
      <w:r w:rsidR="62BDDC92" w:rsidRPr="00301F09">
        <w:rPr>
          <w:rFonts w:ascii="Calibri" w:eastAsia="Calibri" w:hAnsi="Calibri" w:cs="Calibri"/>
        </w:rPr>
        <w:t xml:space="preserve"> or discard,</w:t>
      </w:r>
      <w:r w:rsidRPr="00301F09">
        <w:rPr>
          <w:rFonts w:ascii="Calibri" w:eastAsia="Calibri" w:hAnsi="Calibri" w:cs="Calibri"/>
        </w:rPr>
        <w:t xml:space="preserve"> and how </w:t>
      </w:r>
      <w:r w:rsidR="62BDDC92" w:rsidRPr="00301F09">
        <w:rPr>
          <w:rFonts w:ascii="Calibri" w:eastAsia="Calibri" w:hAnsi="Calibri" w:cs="Calibri"/>
        </w:rPr>
        <w:t xml:space="preserve">these materials should be </w:t>
      </w:r>
      <w:r w:rsidRPr="00301F09">
        <w:rPr>
          <w:rFonts w:ascii="Calibri" w:eastAsia="Calibri" w:hAnsi="Calibri" w:cs="Calibri"/>
        </w:rPr>
        <w:t>present</w:t>
      </w:r>
      <w:r w:rsidR="62BDDC92" w:rsidRPr="00301F09">
        <w:rPr>
          <w:rFonts w:ascii="Calibri" w:eastAsia="Calibri" w:hAnsi="Calibri" w:cs="Calibri"/>
        </w:rPr>
        <w:t>ed.</w:t>
      </w:r>
      <w:r w:rsidRPr="00301F09">
        <w:rPr>
          <w:rFonts w:ascii="Calibri" w:eastAsia="Calibri" w:hAnsi="Calibri" w:cs="Calibri"/>
        </w:rPr>
        <w:t xml:space="preserve"> </w:t>
      </w:r>
      <w:r w:rsidR="36BE8E2C" w:rsidRPr="00301F09">
        <w:rPr>
          <w:rFonts w:ascii="Calibri" w:eastAsia="Calibri" w:hAnsi="Calibri" w:cs="Calibri"/>
        </w:rPr>
        <w:t>In addition, c</w:t>
      </w:r>
      <w:r w:rsidR="62BDDC92" w:rsidRPr="00301F09">
        <w:rPr>
          <w:rFonts w:ascii="Calibri" w:eastAsia="Calibri" w:hAnsi="Calibri" w:cs="Calibri"/>
        </w:rPr>
        <w:t xml:space="preserve">orrespondence between individuals is </w:t>
      </w:r>
      <w:r w:rsidRPr="00301F09">
        <w:rPr>
          <w:rFonts w:ascii="Calibri" w:eastAsia="Calibri" w:hAnsi="Calibri" w:cs="Calibri"/>
        </w:rPr>
        <w:t xml:space="preserve">by nature </w:t>
      </w:r>
      <w:r w:rsidR="42A2A9E5" w:rsidRPr="00301F09">
        <w:rPr>
          <w:rFonts w:ascii="Calibri" w:eastAsia="Calibri" w:hAnsi="Calibri" w:cs="Calibri"/>
        </w:rPr>
        <w:t xml:space="preserve">fragmented </w:t>
      </w:r>
      <w:r w:rsidRPr="00301F09">
        <w:rPr>
          <w:rFonts w:ascii="Calibri" w:eastAsia="Calibri" w:hAnsi="Calibri" w:cs="Calibri"/>
        </w:rPr>
        <w:t>and so may be disparately preserved</w:t>
      </w:r>
      <w:r w:rsidR="05499EA3" w:rsidRPr="00301F09">
        <w:rPr>
          <w:rFonts w:ascii="Calibri" w:eastAsia="Calibri" w:hAnsi="Calibri" w:cs="Calibri"/>
        </w:rPr>
        <w:t>, particularly over generations</w:t>
      </w:r>
      <w:r w:rsidR="029069EE" w:rsidRPr="00301F09">
        <w:rPr>
          <w:rFonts w:ascii="Calibri" w:eastAsia="Calibri" w:hAnsi="Calibri" w:cs="Calibri"/>
        </w:rPr>
        <w:t>.</w:t>
      </w:r>
      <w:r w:rsidRPr="00301F09">
        <w:rPr>
          <w:rFonts w:ascii="Calibri" w:eastAsia="Calibri" w:hAnsi="Calibri" w:cs="Calibri"/>
        </w:rPr>
        <w:t xml:space="preserve"> </w:t>
      </w:r>
      <w:r w:rsidR="36BE8E2C" w:rsidRPr="00301F09">
        <w:rPr>
          <w:rFonts w:ascii="Calibri" w:eastAsia="Calibri" w:hAnsi="Calibri" w:cs="Calibri"/>
        </w:rPr>
        <w:t xml:space="preserve">Likewise, legal </w:t>
      </w:r>
      <w:r w:rsidRPr="00301F09">
        <w:rPr>
          <w:rFonts w:ascii="Calibri" w:eastAsia="Calibri" w:hAnsi="Calibri" w:cs="Calibri"/>
        </w:rPr>
        <w:t xml:space="preserve">documents may be preserved by local or national archives, while other documents remain with a family or trust. </w:t>
      </w:r>
      <w:r w:rsidR="003E4646">
        <w:rPr>
          <w:rFonts w:ascii="Calibri" w:eastAsia="Calibri" w:hAnsi="Calibri" w:cs="Calibri"/>
        </w:rPr>
        <w:t>In addition</w:t>
      </w:r>
      <w:r w:rsidRPr="00301F09">
        <w:rPr>
          <w:rFonts w:ascii="Calibri" w:eastAsia="Calibri" w:hAnsi="Calibri" w:cs="Calibri"/>
        </w:rPr>
        <w:t xml:space="preserve">, recent scholarship emphasizes the </w:t>
      </w:r>
      <w:r w:rsidR="7F00A525" w:rsidRPr="00301F09">
        <w:rPr>
          <w:rFonts w:ascii="Calibri" w:eastAsia="Calibri" w:hAnsi="Calibri" w:cs="Calibri"/>
        </w:rPr>
        <w:t xml:space="preserve">absence </w:t>
      </w:r>
      <w:r w:rsidRPr="00301F09">
        <w:rPr>
          <w:rFonts w:ascii="Calibri" w:eastAsia="Calibri" w:hAnsi="Calibri" w:cs="Calibri"/>
        </w:rPr>
        <w:t>of significant voices within these collections</w:t>
      </w:r>
      <w:r w:rsidRPr="00301F09">
        <w:rPr>
          <w:rFonts w:ascii="Calibri" w:hAnsi="Calibri"/>
        </w:rPr>
        <w:t>—</w:t>
      </w:r>
      <w:r w:rsidRPr="00301F09" w:rsidDel="002D3FAA">
        <w:rPr>
          <w:rFonts w:ascii="Calibri" w:eastAsia="Calibri" w:hAnsi="Calibri" w:cs="Calibri"/>
        </w:rPr>
        <w:t xml:space="preserve">what Dorothy Berry describes as “archival </w:t>
      </w:r>
      <w:r w:rsidRPr="00301F09" w:rsidDel="002D3FAA">
        <w:rPr>
          <w:rFonts w:ascii="Calibri" w:eastAsia="Calibri" w:hAnsi="Calibri" w:cs="Calibri"/>
        </w:rPr>
        <w:lastRenderedPageBreak/>
        <w:t>silences” as well as “</w:t>
      </w:r>
      <w:r w:rsidR="124A1E94" w:rsidRPr="00301F09">
        <w:rPr>
          <w:rFonts w:ascii="Calibri" w:eastAsia="Calibri" w:hAnsi="Calibri" w:cs="Calibri"/>
        </w:rPr>
        <w:t>archival neutrality”</w:t>
      </w:r>
      <w:r w:rsidRPr="00301F09">
        <w:rPr>
          <w:rFonts w:ascii="Calibri" w:eastAsia="Calibri" w:hAnsi="Calibri" w:cs="Calibri"/>
          <w:vertAlign w:val="superscript"/>
        </w:rPr>
        <w:endnoteReference w:id="114"/>
      </w:r>
      <w:r w:rsidR="3AC18FFA" w:rsidRPr="00301F09">
        <w:rPr>
          <w:rFonts w:ascii="Calibri" w:eastAsia="Times New Roman" w:hAnsi="Calibri" w:cs="Calibri"/>
        </w:rPr>
        <w:t xml:space="preserve"> </w:t>
      </w:r>
      <w:r w:rsidR="00CC257E">
        <w:rPr>
          <w:rFonts w:ascii="Calibri" w:eastAsia="Times New Roman" w:hAnsi="Calibri" w:cs="Calibri"/>
        </w:rPr>
        <w:t>regarding the ways</w:t>
      </w:r>
      <w:r w:rsidRPr="00301F09">
        <w:rPr>
          <w:rFonts w:ascii="Calibri" w:eastAsia="Times New Roman" w:hAnsi="Calibri" w:cs="Calibri"/>
        </w:rPr>
        <w:t xml:space="preserve"> </w:t>
      </w:r>
      <w:r w:rsidR="477D2F79" w:rsidRPr="00301F09">
        <w:rPr>
          <w:rFonts w:ascii="Calibri" w:eastAsia="Times New Roman" w:hAnsi="Calibri" w:cs="Calibri"/>
        </w:rPr>
        <w:t xml:space="preserve">archival </w:t>
      </w:r>
      <w:r w:rsidRPr="00301F09">
        <w:rPr>
          <w:rFonts w:ascii="Calibri" w:eastAsia="Times New Roman" w:hAnsi="Calibri" w:cs="Calibri"/>
        </w:rPr>
        <w:t>collections are described.</w:t>
      </w:r>
      <w:r w:rsidR="6D46C530" w:rsidRPr="00301F09">
        <w:rPr>
          <w:rFonts w:ascii="Calibri" w:eastAsia="Times New Roman" w:hAnsi="Calibri" w:cs="Calibri"/>
          <w:shd w:val="clear" w:color="auto" w:fill="FFFFFF"/>
        </w:rPr>
        <w:t xml:space="preserve"> </w:t>
      </w:r>
      <w:r w:rsidR="2FB897E1" w:rsidRPr="00301F09">
        <w:rPr>
          <w:rFonts w:ascii="Calibri" w:eastAsia="Times New Roman" w:hAnsi="Calibri" w:cs="Calibri"/>
          <w:shd w:val="clear" w:color="auto" w:fill="FFFFFF"/>
        </w:rPr>
        <w:t xml:space="preserve">Archives </w:t>
      </w:r>
      <w:r w:rsidRPr="00301F09">
        <w:rPr>
          <w:rFonts w:ascii="Calibri" w:eastAsia="Times New Roman" w:hAnsi="Calibri" w:cs="Calibri"/>
          <w:shd w:val="clear" w:color="auto" w:fill="FFFFFF"/>
        </w:rPr>
        <w:t>are often places of trauma: the histor</w:t>
      </w:r>
      <w:r w:rsidRPr="00301F09">
        <w:rPr>
          <w:rFonts w:ascii="Calibri" w:eastAsia="Times New Roman" w:hAnsi="Calibri" w:cs="Calibri"/>
        </w:rPr>
        <w:t>ies</w:t>
      </w:r>
      <w:r w:rsidRPr="00301F09">
        <w:rPr>
          <w:rFonts w:ascii="Calibri" w:eastAsia="Times New Roman" w:hAnsi="Calibri" w:cs="Calibri"/>
          <w:shd w:val="clear" w:color="auto" w:fill="FFFFFF"/>
        </w:rPr>
        <w:t xml:space="preserve"> of archaeology and museums intersect with painful legacies, including slavery, colonial violence, Nazi-era war crimes, theft, and racism.</w:t>
      </w:r>
      <w:r w:rsidR="2FB897E1" w:rsidRPr="00301F09">
        <w:rPr>
          <w:rFonts w:ascii="Calibri" w:eastAsia="Times New Roman" w:hAnsi="Calibri" w:cs="Calibri"/>
          <w:shd w:val="clear" w:color="auto" w:fill="FFFFFF"/>
          <w:vertAlign w:val="superscript"/>
        </w:rPr>
        <w:t xml:space="preserve"> </w:t>
      </w:r>
      <w:r w:rsidR="6D46C530" w:rsidRPr="00301F09">
        <w:rPr>
          <w:rFonts w:ascii="Calibri" w:eastAsia="Times New Roman" w:hAnsi="Calibri" w:cs="Calibri"/>
          <w:shd w:val="clear" w:color="auto" w:fill="FFFFFF"/>
        </w:rPr>
        <w:t xml:space="preserve">Access to archives is </w:t>
      </w:r>
      <w:r w:rsidR="006904CF">
        <w:rPr>
          <w:rFonts w:ascii="Calibri" w:eastAsia="Times New Roman" w:hAnsi="Calibri" w:cs="Calibri"/>
          <w:shd w:val="clear" w:color="auto" w:fill="FFFFFF"/>
        </w:rPr>
        <w:t xml:space="preserve">further </w:t>
      </w:r>
      <w:r w:rsidR="6D46C530" w:rsidRPr="00301F09">
        <w:rPr>
          <w:rFonts w:ascii="Calibri" w:eastAsia="Times New Roman" w:hAnsi="Calibri" w:cs="Calibri"/>
          <w:shd w:val="clear" w:color="auto" w:fill="FFFFFF"/>
        </w:rPr>
        <w:t xml:space="preserve">not equal for all researchers, and the </w:t>
      </w:r>
      <w:r w:rsidRPr="00301F09">
        <w:rPr>
          <w:rFonts w:ascii="Calibri" w:eastAsia="Times New Roman" w:hAnsi="Calibri" w:cs="Calibri"/>
        </w:rPr>
        <w:t xml:space="preserve">impact </w:t>
      </w:r>
      <w:r w:rsidRPr="00301F09">
        <w:rPr>
          <w:rFonts w:ascii="Calibri" w:eastAsia="Times New Roman" w:hAnsi="Calibri" w:cs="Calibri"/>
          <w:shd w:val="clear" w:color="auto" w:fill="FFFFFF"/>
        </w:rPr>
        <w:t>of encountering</w:t>
      </w:r>
      <w:r w:rsidRPr="00301F09">
        <w:rPr>
          <w:rFonts w:ascii="Calibri" w:eastAsia="Times New Roman" w:hAnsi="Calibri" w:cs="Calibri"/>
        </w:rPr>
        <w:t xml:space="preserve"> </w:t>
      </w:r>
      <w:r w:rsidR="006904CF">
        <w:rPr>
          <w:rFonts w:ascii="Calibri" w:eastAsia="Times New Roman" w:hAnsi="Calibri" w:cs="Calibri"/>
        </w:rPr>
        <w:t>such legacies</w:t>
      </w:r>
      <w:r w:rsidRPr="00301F09">
        <w:rPr>
          <w:rFonts w:ascii="Calibri" w:eastAsia="Times New Roman" w:hAnsi="Calibri" w:cs="Calibri"/>
        </w:rPr>
        <w:t xml:space="preserve"> should be acknowledged, as should the effect of sharing this information with visitors. </w:t>
      </w:r>
    </w:p>
    <w:p w14:paraId="66DA210A" w14:textId="75FB1011" w:rsidR="002D3FAA" w:rsidRPr="00301F09" w:rsidRDefault="16DC7684" w:rsidP="005628D6">
      <w:pPr>
        <w:tabs>
          <w:tab w:val="left" w:pos="1350"/>
        </w:tabs>
        <w:spacing w:line="360" w:lineRule="auto"/>
        <w:ind w:firstLine="720"/>
        <w:rPr>
          <w:rFonts w:ascii="Calibri" w:eastAsia="Calibri" w:hAnsi="Calibri" w:cs="Calibri"/>
          <w:color w:val="000000"/>
        </w:rPr>
      </w:pPr>
      <w:r w:rsidRPr="00301F09">
        <w:rPr>
          <w:rFonts w:ascii="Calibri" w:eastAsia="Calibri" w:hAnsi="Calibri" w:cs="Calibri"/>
        </w:rPr>
        <w:t xml:space="preserve">Although archives, or at least finding aids, are increasingly available in digital formats, many remain accessible only in person, and librarians or archivists should be consulted about their institution’s access policies and your research needs as early as possible. </w:t>
      </w:r>
      <w:r w:rsidR="39F93870" w:rsidRPr="00301F09">
        <w:rPr>
          <w:rFonts w:ascii="Calibri" w:eastAsia="Calibri" w:hAnsi="Calibri" w:cs="Calibri"/>
        </w:rPr>
        <w:t>Some archives may have restrictions on access</w:t>
      </w:r>
      <w:r w:rsidR="09596BB8" w:rsidRPr="00301F09">
        <w:rPr>
          <w:rFonts w:ascii="Calibri" w:eastAsia="Calibri" w:hAnsi="Calibri" w:cs="Calibri"/>
        </w:rPr>
        <w:t xml:space="preserve"> and</w:t>
      </w:r>
      <w:r w:rsidR="39F93870" w:rsidRPr="00301F09">
        <w:rPr>
          <w:rFonts w:ascii="Calibri" w:eastAsia="Calibri" w:hAnsi="Calibri" w:cs="Calibri"/>
        </w:rPr>
        <w:t xml:space="preserve"> reproduction</w:t>
      </w:r>
      <w:r w:rsidR="005628D6">
        <w:rPr>
          <w:rFonts w:ascii="Calibri" w:eastAsia="Calibri" w:hAnsi="Calibri" w:cs="Calibri"/>
        </w:rPr>
        <w:t>;</w:t>
      </w:r>
      <w:r w:rsidR="005628D6">
        <w:rPr>
          <w:rFonts w:ascii="Calibri" w:eastAsia="Calibri" w:hAnsi="Calibri" w:cs="Calibri"/>
          <w:color w:val="000000" w:themeColor="text1"/>
        </w:rPr>
        <w:t xml:space="preserve"> </w:t>
      </w:r>
      <w:r w:rsidR="005628D6" w:rsidRPr="005628D6">
        <w:rPr>
          <w:rFonts w:ascii="Calibri" w:eastAsia="Calibri" w:hAnsi="Calibri" w:cs="Calibri"/>
          <w:color w:val="000000" w:themeColor="text1"/>
        </w:rPr>
        <w:t>for readers unable to travel in person, the archive may be able to provide scans of material for a fee, or they may work with independent researchers who can provide this service.</w:t>
      </w:r>
      <w:r w:rsidR="39F93870" w:rsidRPr="00301F09">
        <w:rPr>
          <w:rFonts w:ascii="Calibri" w:eastAsia="Calibri" w:hAnsi="Calibri" w:cs="Calibri"/>
          <w:color w:val="000000" w:themeColor="text1"/>
        </w:rPr>
        <w:t xml:space="preserve"> </w:t>
      </w:r>
      <w:r w:rsidR="005628D6">
        <w:rPr>
          <w:rFonts w:ascii="Calibri" w:eastAsia="Calibri" w:hAnsi="Calibri" w:cs="Calibri"/>
          <w:color w:val="000000" w:themeColor="text1"/>
        </w:rPr>
        <w:t>A</w:t>
      </w:r>
      <w:r w:rsidR="0038E9AE" w:rsidRPr="33E5808A">
        <w:rPr>
          <w:rFonts w:ascii="Calibri" w:eastAsia="Calibri" w:hAnsi="Calibri" w:cs="Calibri"/>
          <w:color w:val="000000" w:themeColor="text1"/>
        </w:rPr>
        <w:t>s with your own institutional object files,</w:t>
      </w:r>
      <w:r w:rsidRPr="00301F09">
        <w:rPr>
          <w:rFonts w:ascii="Calibri" w:eastAsia="Calibri" w:hAnsi="Calibri" w:cs="Calibri"/>
          <w:color w:val="000000" w:themeColor="text1"/>
        </w:rPr>
        <w:t xml:space="preserve"> if </w:t>
      </w:r>
      <w:r w:rsidR="39F93870" w:rsidRPr="00301F09">
        <w:rPr>
          <w:rFonts w:ascii="Calibri" w:eastAsia="Calibri" w:hAnsi="Calibri" w:cs="Calibri"/>
          <w:color w:val="000000" w:themeColor="text1"/>
        </w:rPr>
        <w:t>you are incorporating information for public view</w:t>
      </w:r>
      <w:r w:rsidR="0038E9AE" w:rsidRPr="33E5808A">
        <w:rPr>
          <w:rFonts w:ascii="Calibri" w:eastAsia="Calibri" w:hAnsi="Calibri" w:cs="Calibri"/>
          <w:color w:val="000000" w:themeColor="text1"/>
        </w:rPr>
        <w:t xml:space="preserve"> </w:t>
      </w:r>
      <w:r w:rsidR="39F93870" w:rsidRPr="00301F09">
        <w:rPr>
          <w:rFonts w:ascii="Calibri" w:eastAsia="Calibri" w:hAnsi="Calibri" w:cs="Calibri"/>
          <w:color w:val="000000" w:themeColor="text1"/>
        </w:rPr>
        <w:t>you will need to take into account what restrictions apply to sharing this material</w:t>
      </w:r>
      <w:r w:rsidR="005628D6">
        <w:rPr>
          <w:rFonts w:ascii="Calibri" w:eastAsia="Calibri" w:hAnsi="Calibri" w:cs="Calibri"/>
          <w:color w:val="000000" w:themeColor="text1"/>
        </w:rPr>
        <w:t>;</w:t>
      </w:r>
      <w:r w:rsidR="005628D6" w:rsidRPr="005628D6">
        <w:rPr>
          <w:rFonts w:eastAsia="Calibri" w:cstheme="minorHAnsi"/>
          <w:color w:val="000000" w:themeColor="text1"/>
        </w:rPr>
        <w:t xml:space="preserve"> </w:t>
      </w:r>
      <w:r w:rsidR="005628D6" w:rsidRPr="005628D6">
        <w:rPr>
          <w:rFonts w:ascii="Calibri" w:eastAsia="Calibri" w:hAnsi="Calibri" w:cs="Calibri"/>
          <w:color w:val="000000" w:themeColor="text1"/>
        </w:rPr>
        <w:t>this will also require confirming permissions and copyright restrictions. Correspondence relating to permissions, payment, and restrictions should all be saved as part of your research records.</w:t>
      </w:r>
      <w:r w:rsidR="39F93870" w:rsidRPr="00301F09">
        <w:rPr>
          <w:rFonts w:ascii="Calibri" w:eastAsia="Calibri" w:hAnsi="Calibri" w:cs="Calibri"/>
          <w:color w:val="000000" w:themeColor="text1"/>
        </w:rPr>
        <w:t xml:space="preserve"> For all archival material, develop a citation template for consistent use in your files and </w:t>
      </w:r>
      <w:r w:rsidR="7B65AD68" w:rsidRPr="00301F09">
        <w:rPr>
          <w:rFonts w:ascii="Calibri" w:eastAsia="Calibri" w:hAnsi="Calibri" w:cs="Calibri"/>
          <w:color w:val="000000" w:themeColor="text1"/>
        </w:rPr>
        <w:t xml:space="preserve">in </w:t>
      </w:r>
      <w:r w:rsidR="39F93870" w:rsidRPr="00301F09">
        <w:rPr>
          <w:rFonts w:ascii="Calibri" w:eastAsia="Calibri" w:hAnsi="Calibri" w:cs="Calibri"/>
          <w:color w:val="000000" w:themeColor="text1"/>
        </w:rPr>
        <w:t>any public provenance documentation</w:t>
      </w:r>
      <w:r w:rsidRPr="00301F09">
        <w:rPr>
          <w:rFonts w:ascii="Calibri" w:eastAsia="Calibri" w:hAnsi="Calibri" w:cs="Calibri"/>
          <w:color w:val="000000" w:themeColor="text1"/>
        </w:rPr>
        <w:t>. It is also valuable to</w:t>
      </w:r>
      <w:r w:rsidR="39F93870" w:rsidRPr="00301F09">
        <w:rPr>
          <w:rFonts w:ascii="Calibri" w:eastAsia="Calibri" w:hAnsi="Calibri" w:cs="Calibri"/>
          <w:color w:val="000000" w:themeColor="text1"/>
        </w:rPr>
        <w:t xml:space="preserve"> </w:t>
      </w:r>
      <w:r w:rsidRPr="00301F09">
        <w:rPr>
          <w:rFonts w:ascii="Calibri" w:eastAsia="Calibri" w:hAnsi="Calibri" w:cs="Calibri"/>
          <w:color w:val="000000" w:themeColor="text1"/>
        </w:rPr>
        <w:t xml:space="preserve">maintain </w:t>
      </w:r>
      <w:r w:rsidR="39F93870" w:rsidRPr="00301F09">
        <w:rPr>
          <w:rFonts w:ascii="Calibri" w:eastAsia="Calibri" w:hAnsi="Calibri" w:cs="Calibri"/>
          <w:color w:val="000000" w:themeColor="text1"/>
        </w:rPr>
        <w:t xml:space="preserve">a record of </w:t>
      </w:r>
      <w:r w:rsidRPr="00301F09">
        <w:rPr>
          <w:rFonts w:ascii="Calibri" w:eastAsia="Calibri" w:hAnsi="Calibri" w:cs="Calibri"/>
          <w:color w:val="000000" w:themeColor="text1"/>
        </w:rPr>
        <w:t xml:space="preserve">the </w:t>
      </w:r>
      <w:r w:rsidR="39F93870" w:rsidRPr="00301F09">
        <w:rPr>
          <w:rFonts w:ascii="Calibri" w:eastAsia="Calibri" w:hAnsi="Calibri" w:cs="Calibri"/>
          <w:color w:val="000000" w:themeColor="text1"/>
        </w:rPr>
        <w:t>archival resources</w:t>
      </w:r>
      <w:r w:rsidRPr="00301F09">
        <w:rPr>
          <w:rFonts w:ascii="Calibri" w:eastAsia="Calibri" w:hAnsi="Calibri" w:cs="Calibri"/>
          <w:color w:val="000000" w:themeColor="text1"/>
        </w:rPr>
        <w:t xml:space="preserve"> that</w:t>
      </w:r>
      <w:r w:rsidR="39F93870" w:rsidRPr="00301F09">
        <w:rPr>
          <w:rFonts w:ascii="Calibri" w:eastAsia="Calibri" w:hAnsi="Calibri" w:cs="Calibri"/>
          <w:color w:val="000000" w:themeColor="text1"/>
        </w:rPr>
        <w:t xml:space="preserve"> have been checked. Unsuccessful searches or documents</w:t>
      </w:r>
      <w:r w:rsidRPr="00301F09">
        <w:rPr>
          <w:rFonts w:ascii="Calibri" w:eastAsia="Calibri" w:hAnsi="Calibri" w:cs="Calibri"/>
          <w:color w:val="000000" w:themeColor="text1"/>
        </w:rPr>
        <w:t xml:space="preserve"> that are</w:t>
      </w:r>
      <w:r w:rsidR="39F93870" w:rsidRPr="00301F09">
        <w:rPr>
          <w:rFonts w:ascii="Calibri" w:eastAsia="Calibri" w:hAnsi="Calibri" w:cs="Calibri"/>
          <w:color w:val="000000" w:themeColor="text1"/>
        </w:rPr>
        <w:t xml:space="preserve"> too vague to</w:t>
      </w:r>
      <w:r w:rsidRPr="00301F09">
        <w:rPr>
          <w:rFonts w:ascii="Calibri" w:eastAsia="Calibri" w:hAnsi="Calibri" w:cs="Calibri"/>
          <w:color w:val="000000" w:themeColor="text1"/>
        </w:rPr>
        <w:t xml:space="preserve"> provide</w:t>
      </w:r>
      <w:r w:rsidR="39F93870" w:rsidRPr="00301F09">
        <w:rPr>
          <w:rFonts w:ascii="Calibri" w:eastAsia="Calibri" w:hAnsi="Calibri" w:cs="Calibri"/>
          <w:color w:val="000000" w:themeColor="text1"/>
        </w:rPr>
        <w:t xml:space="preserve"> confirm</w:t>
      </w:r>
      <w:r w:rsidRPr="00301F09">
        <w:rPr>
          <w:rFonts w:ascii="Calibri" w:eastAsia="Calibri" w:hAnsi="Calibri" w:cs="Calibri"/>
          <w:color w:val="000000" w:themeColor="text1"/>
        </w:rPr>
        <w:t>ation about</w:t>
      </w:r>
      <w:r w:rsidR="39F93870" w:rsidRPr="00301F09">
        <w:rPr>
          <w:rFonts w:ascii="Calibri" w:eastAsia="Calibri" w:hAnsi="Calibri" w:cs="Calibri"/>
          <w:color w:val="000000" w:themeColor="text1"/>
        </w:rPr>
        <w:t xml:space="preserve"> a specific work of art should be noted as well</w:t>
      </w:r>
      <w:r w:rsidR="39F93870" w:rsidRPr="00301F09">
        <w:rPr>
          <w:rFonts w:ascii="Calibri" w:hAnsi="Calibri"/>
          <w:color w:val="000000" w:themeColor="text1"/>
        </w:rPr>
        <w:t>—</w:t>
      </w:r>
      <w:r w:rsidRPr="00301F09">
        <w:rPr>
          <w:rFonts w:ascii="Calibri" w:eastAsia="Calibri" w:hAnsi="Calibri" w:cs="Calibri"/>
          <w:color w:val="000000" w:themeColor="text1"/>
        </w:rPr>
        <w:t xml:space="preserve">recording </w:t>
      </w:r>
      <w:r w:rsidR="39F93870" w:rsidRPr="00301F09">
        <w:rPr>
          <w:rFonts w:ascii="Calibri" w:eastAsia="Calibri" w:hAnsi="Calibri" w:cs="Calibri"/>
          <w:color w:val="000000" w:themeColor="text1"/>
        </w:rPr>
        <w:t xml:space="preserve">negative results is as important as recording positive ones. </w:t>
      </w:r>
    </w:p>
    <w:p w14:paraId="3036205C" w14:textId="1D291C4C" w:rsidR="002D3FAA" w:rsidRPr="00301F09" w:rsidRDefault="002D3FAA" w:rsidP="008C35B3">
      <w:pPr>
        <w:tabs>
          <w:tab w:val="left" w:pos="1350"/>
        </w:tabs>
        <w:spacing w:line="360" w:lineRule="auto"/>
        <w:ind w:firstLine="720"/>
        <w:rPr>
          <w:rFonts w:ascii="Calibri" w:eastAsia="Calibri" w:hAnsi="Calibri" w:cs="Calibri"/>
          <w:color w:val="000000" w:themeColor="text1"/>
        </w:rPr>
      </w:pPr>
      <w:r w:rsidRPr="63DA0401">
        <w:rPr>
          <w:rFonts w:ascii="Calibri" w:eastAsia="Calibri" w:hAnsi="Calibri" w:cs="Calibri"/>
          <w:color w:val="000000" w:themeColor="text1"/>
        </w:rPr>
        <w:t xml:space="preserve">Funding for research is an important consideration for </w:t>
      </w:r>
      <w:r w:rsidR="0377BBEC" w:rsidRPr="63DA0401">
        <w:rPr>
          <w:rFonts w:ascii="Calibri" w:eastAsia="Calibri" w:hAnsi="Calibri" w:cs="Calibri"/>
          <w:color w:val="000000" w:themeColor="text1"/>
        </w:rPr>
        <w:t xml:space="preserve">project </w:t>
      </w:r>
      <w:r w:rsidRPr="63DA0401">
        <w:rPr>
          <w:rFonts w:ascii="Calibri" w:eastAsia="Calibri" w:hAnsi="Calibri" w:cs="Calibri"/>
          <w:color w:val="000000" w:themeColor="text1"/>
        </w:rPr>
        <w:t>budgets, both internally and as part of grant proposals. Pay attention to any archive access fees. Some institution</w:t>
      </w:r>
      <w:r w:rsidR="004B1C99" w:rsidRPr="63DA0401">
        <w:rPr>
          <w:rFonts w:ascii="Calibri" w:eastAsia="Calibri" w:hAnsi="Calibri" w:cs="Calibri"/>
          <w:color w:val="000000" w:themeColor="text1"/>
        </w:rPr>
        <w:t>s</w:t>
      </w:r>
      <w:r w:rsidRPr="63DA0401">
        <w:rPr>
          <w:rFonts w:ascii="Calibri" w:eastAsia="Calibri" w:hAnsi="Calibri" w:cs="Calibri"/>
          <w:color w:val="000000" w:themeColor="text1"/>
        </w:rPr>
        <w:t xml:space="preserve"> allow for hiring the services of a local researcher in lieu of personal travel; many archives and research libraries maintain lists of local specialists for this purpose. Budgeting should also consider any translation services required. </w:t>
      </w:r>
      <w:r w:rsidRPr="63DA0401">
        <w:rPr>
          <w:rFonts w:ascii="Calibri" w:eastAsia="Calibri" w:hAnsi="Calibri" w:cs="Calibri"/>
        </w:rPr>
        <w:t xml:space="preserve">Microfilm or microfiche copies of archival material may be available for purchase or accessible through </w:t>
      </w:r>
      <w:r w:rsidR="00A76615">
        <w:rPr>
          <w:rFonts w:ascii="Calibri" w:eastAsia="Calibri" w:hAnsi="Calibri" w:cs="Calibri"/>
        </w:rPr>
        <w:t>i</w:t>
      </w:r>
      <w:r w:rsidRPr="63DA0401">
        <w:rPr>
          <w:rFonts w:ascii="Calibri" w:eastAsia="Calibri" w:hAnsi="Calibri" w:cs="Calibri"/>
        </w:rPr>
        <w:t xml:space="preserve">nterlibrary </w:t>
      </w:r>
      <w:r w:rsidR="00A76615">
        <w:rPr>
          <w:rFonts w:ascii="Calibri" w:eastAsia="Calibri" w:hAnsi="Calibri" w:cs="Calibri"/>
        </w:rPr>
        <w:t>l</w:t>
      </w:r>
      <w:r w:rsidRPr="63DA0401">
        <w:rPr>
          <w:rFonts w:ascii="Calibri" w:eastAsia="Calibri" w:hAnsi="Calibri" w:cs="Calibri"/>
        </w:rPr>
        <w:t>oan.</w:t>
      </w:r>
      <w:r w:rsidRPr="63DA0401">
        <w:rPr>
          <w:rFonts w:ascii="Calibri" w:eastAsia="Calibri" w:hAnsi="Calibri" w:cs="Calibri"/>
          <w:color w:val="000000" w:themeColor="text1"/>
        </w:rPr>
        <w:t xml:space="preserve"> Sharing resources and access to scanned documents with colleagues</w:t>
      </w:r>
      <w:r w:rsidR="008C35B3">
        <w:rPr>
          <w:rFonts w:ascii="Calibri" w:eastAsia="Calibri" w:hAnsi="Calibri" w:cs="Calibri"/>
          <w:color w:val="000000" w:themeColor="text1"/>
        </w:rPr>
        <w:t>,</w:t>
      </w:r>
      <w:r w:rsidR="2D9CAE3F" w:rsidRPr="63DA0401">
        <w:rPr>
          <w:rFonts w:ascii="Calibri" w:eastAsia="Calibri" w:hAnsi="Calibri" w:cs="Calibri"/>
          <w:color w:val="000000" w:themeColor="text1"/>
        </w:rPr>
        <w:t xml:space="preserve"> with the permission of the holding archive</w:t>
      </w:r>
      <w:r w:rsidR="008C35B3">
        <w:rPr>
          <w:rFonts w:ascii="Calibri" w:eastAsia="Calibri" w:hAnsi="Calibri" w:cs="Calibri"/>
          <w:color w:val="000000" w:themeColor="text1"/>
        </w:rPr>
        <w:t>,</w:t>
      </w:r>
      <w:r w:rsidR="2D9CAE3F" w:rsidRPr="63DA0401">
        <w:rPr>
          <w:rFonts w:ascii="Calibri" w:eastAsia="Calibri" w:hAnsi="Calibri" w:cs="Calibri"/>
          <w:color w:val="000000" w:themeColor="text1"/>
        </w:rPr>
        <w:t xml:space="preserve"> </w:t>
      </w:r>
      <w:r w:rsidRPr="63DA0401">
        <w:rPr>
          <w:rFonts w:ascii="Calibri" w:eastAsia="Calibri" w:hAnsi="Calibri" w:cs="Calibri"/>
          <w:color w:val="000000" w:themeColor="text1"/>
        </w:rPr>
        <w:t xml:space="preserve">can be another option to collaborate </w:t>
      </w:r>
      <w:r w:rsidR="008C35B3">
        <w:rPr>
          <w:rFonts w:ascii="Calibri" w:eastAsia="Calibri" w:hAnsi="Calibri" w:cs="Calibri"/>
          <w:color w:val="000000" w:themeColor="text1"/>
        </w:rPr>
        <w:t xml:space="preserve">under </w:t>
      </w:r>
      <w:r w:rsidRPr="63DA0401">
        <w:rPr>
          <w:rFonts w:ascii="Calibri" w:eastAsia="Calibri" w:hAnsi="Calibri" w:cs="Calibri"/>
          <w:color w:val="000000" w:themeColor="text1"/>
        </w:rPr>
        <w:t>reduced budgets.</w:t>
      </w:r>
    </w:p>
    <w:p w14:paraId="5DE9AC27" w14:textId="77777777" w:rsidR="002D3FAA" w:rsidRPr="00301F09" w:rsidRDefault="002D3FAA" w:rsidP="00D7382D">
      <w:pPr>
        <w:tabs>
          <w:tab w:val="left" w:pos="1350"/>
        </w:tabs>
        <w:spacing w:line="360" w:lineRule="auto"/>
        <w:rPr>
          <w:rFonts w:ascii="Calibri" w:eastAsia="Calibri" w:hAnsi="Calibri" w:cs="Calibri"/>
          <w:color w:val="000000" w:themeColor="text1"/>
        </w:rPr>
      </w:pPr>
    </w:p>
    <w:p w14:paraId="61D25C5A" w14:textId="54EF1C50" w:rsidR="002D3FAA" w:rsidRPr="0091116C" w:rsidRDefault="002D3FAA" w:rsidP="0091116C">
      <w:pPr>
        <w:pStyle w:val="Heading4"/>
        <w:rPr>
          <w:i w:val="0"/>
          <w:iCs w:val="0"/>
        </w:rPr>
      </w:pPr>
      <w:r w:rsidRPr="0091116C">
        <w:rPr>
          <w:i w:val="0"/>
          <w:iCs w:val="0"/>
        </w:rPr>
        <w:t xml:space="preserve">Types of </w:t>
      </w:r>
      <w:r w:rsidR="008C35B3" w:rsidRPr="0091116C">
        <w:rPr>
          <w:i w:val="0"/>
          <w:iCs w:val="0"/>
        </w:rPr>
        <w:t>Archives</w:t>
      </w:r>
    </w:p>
    <w:p w14:paraId="4C6EE626" w14:textId="5D0EC44A" w:rsidR="002D3FAA" w:rsidRPr="00301F09" w:rsidRDefault="002D3FAA" w:rsidP="5D7FDE1B">
      <w:pPr>
        <w:tabs>
          <w:tab w:val="left" w:pos="1350"/>
        </w:tabs>
        <w:spacing w:line="360" w:lineRule="auto"/>
        <w:rPr>
          <w:rFonts w:ascii="Calibri" w:eastAsia="Calibri" w:hAnsi="Calibri" w:cs="Calibri"/>
        </w:rPr>
      </w:pPr>
      <w:r w:rsidRPr="5AE489F2">
        <w:rPr>
          <w:rFonts w:ascii="Calibri" w:eastAsia="Calibri" w:hAnsi="Calibri" w:cs="Calibri"/>
        </w:rPr>
        <w:t xml:space="preserve">In </w:t>
      </w:r>
      <w:r w:rsidR="000E7659" w:rsidRPr="5AE489F2">
        <w:rPr>
          <w:rFonts w:ascii="Calibri" w:eastAsia="Calibri" w:hAnsi="Calibri" w:cs="Calibri"/>
        </w:rPr>
        <w:t xml:space="preserve">collating </w:t>
      </w:r>
      <w:r w:rsidR="00D73AC5">
        <w:rPr>
          <w:rFonts w:ascii="Calibri" w:eastAsia="Calibri" w:hAnsi="Calibri" w:cs="Calibri"/>
        </w:rPr>
        <w:t xml:space="preserve">information for our </w:t>
      </w:r>
      <w:r w:rsidR="00B01A47">
        <w:rPr>
          <w:rFonts w:ascii="Calibri" w:eastAsia="Calibri" w:hAnsi="Calibri" w:cs="Calibri"/>
        </w:rPr>
        <w:t>“</w:t>
      </w:r>
      <w:hyperlink r:id="rId46" w:history="1">
        <w:r w:rsidR="00B01A47" w:rsidRPr="0091116C">
          <w:rPr>
            <w:rStyle w:val="Hyperlink"/>
            <w:rFonts w:ascii="Calibri" w:eastAsia="Calibri" w:hAnsi="Calibri" w:cs="Calibri"/>
          </w:rPr>
          <w:t>Annotated Resource Guide</w:t>
        </w:r>
      </w:hyperlink>
      <w:r w:rsidR="00B01A47">
        <w:rPr>
          <w:rFonts w:ascii="Calibri" w:eastAsia="Calibri" w:hAnsi="Calibri" w:cs="Calibri"/>
        </w:rPr>
        <w:t>” (app</w:t>
      </w:r>
      <w:r w:rsidR="0091116C">
        <w:rPr>
          <w:rFonts w:ascii="Calibri" w:eastAsia="Calibri" w:hAnsi="Calibri" w:cs="Calibri"/>
        </w:rPr>
        <w:t>endix</w:t>
      </w:r>
      <w:r w:rsidR="00B01A47">
        <w:rPr>
          <w:rFonts w:ascii="Calibri" w:eastAsia="Calibri" w:hAnsi="Calibri" w:cs="Calibri"/>
        </w:rPr>
        <w:t xml:space="preserve"> </w:t>
      </w:r>
      <w:r w:rsidR="0091116C">
        <w:rPr>
          <w:rFonts w:ascii="Calibri" w:eastAsia="Calibri" w:hAnsi="Calibri" w:cs="Calibri"/>
        </w:rPr>
        <w:t>I</w:t>
      </w:r>
      <w:r w:rsidR="00B01A47">
        <w:rPr>
          <w:rFonts w:ascii="Calibri" w:eastAsia="Calibri" w:hAnsi="Calibri" w:cs="Calibri"/>
        </w:rPr>
        <w:t>)</w:t>
      </w:r>
      <w:r w:rsidRPr="5AE489F2">
        <w:rPr>
          <w:rFonts w:ascii="Calibri" w:eastAsia="Calibri" w:hAnsi="Calibri" w:cs="Calibri"/>
        </w:rPr>
        <w:t xml:space="preserve">, </w:t>
      </w:r>
      <w:r w:rsidR="000E7659" w:rsidRPr="5AE489F2">
        <w:rPr>
          <w:rFonts w:ascii="Calibri" w:eastAsia="Calibri" w:hAnsi="Calibri" w:cs="Calibri"/>
        </w:rPr>
        <w:t xml:space="preserve">we have distinguished three types of </w:t>
      </w:r>
      <w:r w:rsidR="00B93FAB">
        <w:rPr>
          <w:rFonts w:ascii="Calibri" w:eastAsia="Calibri" w:hAnsi="Calibri" w:cs="Calibri"/>
        </w:rPr>
        <w:t>resources</w:t>
      </w:r>
      <w:r w:rsidR="0034054F">
        <w:rPr>
          <w:rFonts w:ascii="Calibri" w:eastAsia="Calibri" w:hAnsi="Calibri" w:cs="Calibri"/>
        </w:rPr>
        <w:t xml:space="preserve">: </w:t>
      </w:r>
      <w:r w:rsidR="000E7659" w:rsidRPr="5AE489F2">
        <w:rPr>
          <w:rFonts w:ascii="Calibri" w:eastAsia="Calibri" w:hAnsi="Calibri" w:cs="Calibri"/>
          <w:i/>
          <w:iCs/>
        </w:rPr>
        <w:t xml:space="preserve">object-focused, event-focused, </w:t>
      </w:r>
      <w:r w:rsidR="000E7659" w:rsidRPr="5AE489F2">
        <w:rPr>
          <w:rFonts w:ascii="Calibri" w:eastAsia="Calibri" w:hAnsi="Calibri" w:cs="Calibri"/>
        </w:rPr>
        <w:t>and</w:t>
      </w:r>
      <w:r w:rsidR="000E7659" w:rsidRPr="5AE489F2">
        <w:rPr>
          <w:rFonts w:ascii="Calibri" w:eastAsia="Calibri" w:hAnsi="Calibri" w:cs="Calibri"/>
          <w:i/>
          <w:iCs/>
        </w:rPr>
        <w:t xml:space="preserve"> individual-focused</w:t>
      </w:r>
      <w:r w:rsidR="0034054F">
        <w:t>.</w:t>
      </w:r>
      <w:r w:rsidR="0034054F">
        <w:rPr>
          <w:rFonts w:ascii="Calibri" w:eastAsia="Calibri" w:hAnsi="Calibri" w:cs="Calibri"/>
        </w:rPr>
        <w:t xml:space="preserve"> A</w:t>
      </w:r>
      <w:r w:rsidR="00DF21F6">
        <w:rPr>
          <w:rFonts w:ascii="Calibri" w:eastAsia="Calibri" w:hAnsi="Calibri" w:cs="Calibri"/>
        </w:rPr>
        <w:t xml:space="preserve">rchives are included in each of these </w:t>
      </w:r>
      <w:r w:rsidR="0034054F">
        <w:rPr>
          <w:rFonts w:ascii="Calibri" w:eastAsia="Calibri" w:hAnsi="Calibri" w:cs="Calibri"/>
        </w:rPr>
        <w:t>categories</w:t>
      </w:r>
      <w:r w:rsidR="00DF21F6">
        <w:rPr>
          <w:rFonts w:ascii="Calibri" w:eastAsia="Calibri" w:hAnsi="Calibri" w:cs="Calibri"/>
        </w:rPr>
        <w:t xml:space="preserve">, </w:t>
      </w:r>
      <w:r w:rsidR="00653E33">
        <w:rPr>
          <w:rFonts w:ascii="Calibri" w:eastAsia="Calibri" w:hAnsi="Calibri" w:cs="Calibri"/>
        </w:rPr>
        <w:t xml:space="preserve">and </w:t>
      </w:r>
      <w:r w:rsidR="00C936F8" w:rsidRPr="5AE489F2">
        <w:rPr>
          <w:rFonts w:ascii="Calibri" w:eastAsia="Calibri" w:hAnsi="Calibri" w:cs="Calibri"/>
        </w:rPr>
        <w:t>we acknowledge that</w:t>
      </w:r>
      <w:r w:rsidR="000E7659" w:rsidRPr="5AE489F2">
        <w:rPr>
          <w:rFonts w:ascii="Calibri" w:eastAsia="Calibri" w:hAnsi="Calibri" w:cs="Calibri"/>
        </w:rPr>
        <w:t xml:space="preserve"> the</w:t>
      </w:r>
      <w:r w:rsidR="000672B2" w:rsidRPr="5AE489F2">
        <w:rPr>
          <w:rFonts w:ascii="Calibri" w:eastAsia="Calibri" w:hAnsi="Calibri" w:cs="Calibri"/>
        </w:rPr>
        <w:t>ir</w:t>
      </w:r>
      <w:r w:rsidR="000E7659" w:rsidRPr="5AE489F2">
        <w:rPr>
          <w:rFonts w:ascii="Calibri" w:eastAsia="Calibri" w:hAnsi="Calibri" w:cs="Calibri"/>
        </w:rPr>
        <w:t xml:space="preserve"> multifaceted nature means they often elude easy </w:t>
      </w:r>
      <w:r w:rsidR="000E7659" w:rsidRPr="5AE489F2">
        <w:rPr>
          <w:rFonts w:ascii="Calibri" w:eastAsia="Calibri" w:hAnsi="Calibri" w:cs="Calibri"/>
        </w:rPr>
        <w:lastRenderedPageBreak/>
        <w:t>categorization</w:t>
      </w:r>
      <w:r w:rsidR="6F1C6F57" w:rsidRPr="4D58A0F7">
        <w:rPr>
          <w:rFonts w:ascii="Calibri" w:eastAsia="Calibri" w:hAnsi="Calibri" w:cs="Calibri"/>
        </w:rPr>
        <w:t xml:space="preserve"> and that many </w:t>
      </w:r>
      <w:r w:rsidR="6F1C6F57" w:rsidRPr="26108789">
        <w:rPr>
          <w:rFonts w:ascii="Calibri" w:eastAsia="Calibri" w:hAnsi="Calibri" w:cs="Calibri"/>
        </w:rPr>
        <w:t xml:space="preserve">archives contain overlapping </w:t>
      </w:r>
      <w:r w:rsidR="6F1C6F57" w:rsidRPr="5728608F">
        <w:rPr>
          <w:rFonts w:ascii="Calibri" w:eastAsia="Calibri" w:hAnsi="Calibri" w:cs="Calibri"/>
        </w:rPr>
        <w:t>materials</w:t>
      </w:r>
      <w:r w:rsidR="000E7659" w:rsidRPr="5728608F">
        <w:rPr>
          <w:rFonts w:ascii="Calibri" w:eastAsia="Calibri" w:hAnsi="Calibri" w:cs="Calibri"/>
        </w:rPr>
        <w:t>.</w:t>
      </w:r>
      <w:r w:rsidR="000E7659" w:rsidRPr="5AE489F2">
        <w:rPr>
          <w:rFonts w:ascii="Calibri" w:eastAsia="Calibri" w:hAnsi="Calibri" w:cs="Calibri"/>
        </w:rPr>
        <w:t xml:space="preserve"> </w:t>
      </w:r>
      <w:r w:rsidRPr="5AE489F2">
        <w:rPr>
          <w:rFonts w:ascii="Calibri" w:eastAsia="Calibri" w:hAnsi="Calibri" w:cs="Calibri"/>
          <w:i/>
          <w:iCs/>
        </w:rPr>
        <w:t>Object-focused</w:t>
      </w:r>
      <w:r w:rsidRPr="5AE489F2">
        <w:rPr>
          <w:rFonts w:ascii="Calibri" w:eastAsia="Calibri" w:hAnsi="Calibri" w:cs="Calibri"/>
        </w:rPr>
        <w:t xml:space="preserve"> archives</w:t>
      </w:r>
      <w:r w:rsidR="002075B0" w:rsidRPr="5AE489F2">
        <w:rPr>
          <w:rFonts w:ascii="Calibri" w:eastAsia="Calibri" w:hAnsi="Calibri" w:cs="Calibri"/>
        </w:rPr>
        <w:t xml:space="preserve"> </w:t>
      </w:r>
      <w:r w:rsidR="00801DA3" w:rsidRPr="5AE489F2">
        <w:rPr>
          <w:rFonts w:ascii="Calibri" w:eastAsia="Calibri" w:hAnsi="Calibri" w:cs="Calibri"/>
        </w:rPr>
        <w:t xml:space="preserve">pertain to </w:t>
      </w:r>
      <w:r w:rsidR="002075B0" w:rsidRPr="5AE489F2">
        <w:rPr>
          <w:rFonts w:ascii="Calibri" w:eastAsia="Calibri" w:hAnsi="Calibri" w:cs="Calibri"/>
        </w:rPr>
        <w:t>a specific body of material and</w:t>
      </w:r>
      <w:r w:rsidRPr="5AE489F2">
        <w:rPr>
          <w:rFonts w:ascii="Calibri" w:eastAsia="Calibri" w:hAnsi="Calibri" w:cs="Calibri"/>
        </w:rPr>
        <w:t xml:space="preserve"> include the Beazley Archive’s databases on Greek pottery and gems, epigraphy databases, and the Deutsches </w:t>
      </w:r>
      <w:r w:rsidR="72B7154E" w:rsidRPr="5AE489F2">
        <w:rPr>
          <w:rFonts w:ascii="Calibri" w:eastAsia="Calibri" w:hAnsi="Calibri" w:cs="Calibri"/>
          <w:color w:val="000000" w:themeColor="text1"/>
        </w:rPr>
        <w:t xml:space="preserve">Archäologisches </w:t>
      </w:r>
      <w:r w:rsidRPr="5AE489F2">
        <w:rPr>
          <w:rFonts w:ascii="Calibri" w:eastAsia="Calibri" w:hAnsi="Calibri" w:cs="Calibri"/>
        </w:rPr>
        <w:t>Institut’s Arachne database of photographs and illustrations</w:t>
      </w:r>
      <w:r w:rsidR="0034054F">
        <w:rPr>
          <w:rFonts w:ascii="Calibri" w:eastAsia="Calibri" w:hAnsi="Calibri" w:cs="Calibri"/>
        </w:rPr>
        <w:t>, which we examine in detail below</w:t>
      </w:r>
      <w:r w:rsidRPr="5AE489F2">
        <w:rPr>
          <w:rFonts w:ascii="Calibri" w:eastAsia="Calibri" w:hAnsi="Calibri" w:cs="Calibri"/>
        </w:rPr>
        <w:t xml:space="preserve">. </w:t>
      </w:r>
      <w:r w:rsidRPr="5AE489F2">
        <w:rPr>
          <w:rFonts w:ascii="Calibri" w:eastAsia="Calibri" w:hAnsi="Calibri" w:cs="Calibri"/>
          <w:i/>
          <w:iCs/>
        </w:rPr>
        <w:t>Event-focused</w:t>
      </w:r>
      <w:r w:rsidRPr="5AE489F2">
        <w:rPr>
          <w:rFonts w:ascii="Calibri" w:eastAsia="Calibri" w:hAnsi="Calibri" w:cs="Calibri"/>
          <w:b/>
          <w:bCs/>
          <w:i/>
          <w:iCs/>
        </w:rPr>
        <w:t xml:space="preserve"> </w:t>
      </w:r>
      <w:r w:rsidRPr="5AE489F2">
        <w:rPr>
          <w:rFonts w:ascii="Calibri" w:eastAsia="Calibri" w:hAnsi="Calibri" w:cs="Calibri"/>
        </w:rPr>
        <w:t>archives are those relating to specific</w:t>
      </w:r>
      <w:r w:rsidR="00801DA3" w:rsidRPr="5AE489F2">
        <w:rPr>
          <w:rFonts w:ascii="Calibri" w:eastAsia="Calibri" w:hAnsi="Calibri" w:cs="Calibri"/>
        </w:rPr>
        <w:t xml:space="preserve"> time-bound</w:t>
      </w:r>
      <w:r w:rsidRPr="5AE489F2">
        <w:rPr>
          <w:rFonts w:ascii="Calibri" w:eastAsia="Calibri" w:hAnsi="Calibri" w:cs="Calibri"/>
        </w:rPr>
        <w:t xml:space="preserve"> episodes</w:t>
      </w:r>
      <w:r w:rsidR="00801DA3" w:rsidRPr="5AE489F2">
        <w:rPr>
          <w:rFonts w:ascii="Calibri" w:eastAsia="Calibri" w:hAnsi="Calibri" w:cs="Calibri"/>
          <w:color w:val="000000" w:themeColor="text1"/>
        </w:rPr>
        <w:t xml:space="preserve">, such as </w:t>
      </w:r>
      <w:r w:rsidRPr="5AE489F2">
        <w:rPr>
          <w:rFonts w:ascii="Calibri" w:eastAsia="Calibri" w:hAnsi="Calibri" w:cs="Calibri"/>
          <w:color w:val="000000" w:themeColor="text1"/>
        </w:rPr>
        <w:t>an excavation (which</w:t>
      </w:r>
      <w:r w:rsidR="004B1C99" w:rsidRPr="5AE489F2">
        <w:rPr>
          <w:rFonts w:ascii="Calibri" w:eastAsia="Calibri" w:hAnsi="Calibri" w:cs="Calibri"/>
          <w:color w:val="000000" w:themeColor="text1"/>
        </w:rPr>
        <w:t xml:space="preserve"> can</w:t>
      </w:r>
      <w:r w:rsidRPr="5AE489F2">
        <w:rPr>
          <w:rFonts w:ascii="Calibri" w:eastAsia="Calibri" w:hAnsi="Calibri" w:cs="Calibri"/>
          <w:color w:val="000000" w:themeColor="text1"/>
        </w:rPr>
        <w:t xml:space="preserve"> be different from an excavator’s archive)</w:t>
      </w:r>
      <w:r w:rsidR="00DF21F6">
        <w:rPr>
          <w:rFonts w:ascii="Calibri" w:eastAsia="Calibri" w:hAnsi="Calibri" w:cs="Calibri"/>
          <w:color w:val="000000" w:themeColor="text1"/>
        </w:rPr>
        <w:t>,</w:t>
      </w:r>
      <w:r w:rsidRPr="5AE489F2">
        <w:rPr>
          <w:rFonts w:ascii="Calibri" w:eastAsia="Calibri" w:hAnsi="Calibri" w:cs="Calibri"/>
          <w:color w:val="000000" w:themeColor="text1"/>
        </w:rPr>
        <w:t xml:space="preserve"> </w:t>
      </w:r>
      <w:r w:rsidR="00801DA3" w:rsidRPr="5AE489F2">
        <w:rPr>
          <w:rFonts w:ascii="Calibri" w:eastAsia="Calibri" w:hAnsi="Calibri" w:cs="Calibri"/>
          <w:color w:val="000000" w:themeColor="text1"/>
        </w:rPr>
        <w:t xml:space="preserve">a series of </w:t>
      </w:r>
      <w:r w:rsidRPr="5AE489F2">
        <w:rPr>
          <w:rFonts w:ascii="Calibri" w:eastAsia="Calibri" w:hAnsi="Calibri" w:cs="Calibri"/>
          <w:color w:val="000000" w:themeColor="text1"/>
        </w:rPr>
        <w:t>auction</w:t>
      </w:r>
      <w:r w:rsidR="00801DA3" w:rsidRPr="5AE489F2">
        <w:rPr>
          <w:rFonts w:ascii="Calibri" w:eastAsia="Calibri" w:hAnsi="Calibri" w:cs="Calibri"/>
          <w:color w:val="000000" w:themeColor="text1"/>
        </w:rPr>
        <w:t>s</w:t>
      </w:r>
      <w:r w:rsidR="00DF21F6">
        <w:rPr>
          <w:rFonts w:ascii="Calibri" w:eastAsia="Calibri" w:hAnsi="Calibri" w:cs="Calibri"/>
          <w:color w:val="000000" w:themeColor="text1"/>
        </w:rPr>
        <w:t>,</w:t>
      </w:r>
      <w:r w:rsidRPr="5AE489F2">
        <w:rPr>
          <w:rFonts w:ascii="Calibri" w:eastAsia="Calibri" w:hAnsi="Calibri" w:cs="Calibri"/>
          <w:color w:val="000000" w:themeColor="text1"/>
        </w:rPr>
        <w:t xml:space="preserve"> </w:t>
      </w:r>
      <w:r w:rsidR="00801DA3" w:rsidRPr="5AE489F2">
        <w:rPr>
          <w:rFonts w:ascii="Calibri" w:eastAsia="Calibri" w:hAnsi="Calibri" w:cs="Calibri"/>
          <w:color w:val="000000" w:themeColor="text1"/>
        </w:rPr>
        <w:t>or</w:t>
      </w:r>
      <w:r w:rsidRPr="5AE489F2">
        <w:rPr>
          <w:rFonts w:ascii="Calibri" w:eastAsia="Calibri" w:hAnsi="Calibri" w:cs="Calibri"/>
          <w:color w:val="000000" w:themeColor="text1"/>
        </w:rPr>
        <w:t xml:space="preserve"> </w:t>
      </w:r>
      <w:r w:rsidR="00B93FAB">
        <w:rPr>
          <w:rFonts w:ascii="Calibri" w:eastAsia="Calibri" w:hAnsi="Calibri" w:cs="Calibri"/>
          <w:color w:val="000000" w:themeColor="text1"/>
        </w:rPr>
        <w:t xml:space="preserve">a </w:t>
      </w:r>
      <w:r w:rsidRPr="5AE489F2">
        <w:rPr>
          <w:rFonts w:ascii="Calibri" w:eastAsia="Calibri" w:hAnsi="Calibri" w:cs="Calibri"/>
          <w:color w:val="000000" w:themeColor="text1"/>
        </w:rPr>
        <w:t>war</w:t>
      </w:r>
      <w:r w:rsidR="00B93FAB">
        <w:rPr>
          <w:rFonts w:ascii="Calibri" w:eastAsia="Calibri" w:hAnsi="Calibri" w:cs="Calibri"/>
          <w:color w:val="000000" w:themeColor="text1"/>
        </w:rPr>
        <w:t xml:space="preserve"> or</w:t>
      </w:r>
      <w:r w:rsidR="00801DA3" w:rsidRPr="5AE489F2">
        <w:rPr>
          <w:rFonts w:ascii="Calibri" w:eastAsia="Calibri" w:hAnsi="Calibri" w:cs="Calibri"/>
          <w:color w:val="000000" w:themeColor="text1"/>
        </w:rPr>
        <w:t xml:space="preserve"> </w:t>
      </w:r>
      <w:r w:rsidRPr="5AE489F2">
        <w:rPr>
          <w:rFonts w:ascii="Calibri" w:eastAsia="Calibri" w:hAnsi="Calibri" w:cs="Calibri"/>
          <w:color w:val="000000" w:themeColor="text1"/>
        </w:rPr>
        <w:t xml:space="preserve">other conflict event. These archives may document an object or collection at a single moment in time. The final category, </w:t>
      </w:r>
      <w:r w:rsidRPr="5AE489F2">
        <w:rPr>
          <w:rFonts w:ascii="Calibri" w:eastAsia="Calibri" w:hAnsi="Calibri" w:cs="Calibri"/>
          <w:i/>
          <w:iCs/>
          <w:color w:val="000000" w:themeColor="text1"/>
        </w:rPr>
        <w:t>individual-focused</w:t>
      </w:r>
      <w:r w:rsidRPr="0034054F">
        <w:rPr>
          <w:rFonts w:ascii="Calibri" w:eastAsia="Calibri" w:hAnsi="Calibri" w:cs="Calibri"/>
          <w:color w:val="000000" w:themeColor="text1"/>
        </w:rPr>
        <w:t xml:space="preserve"> archives,</w:t>
      </w:r>
      <w:r w:rsidRPr="5AE489F2">
        <w:rPr>
          <w:rFonts w:ascii="Calibri" w:hAnsi="Calibri"/>
          <w:color w:val="000000" w:themeColor="text1"/>
        </w:rPr>
        <w:t xml:space="preserve"> </w:t>
      </w:r>
      <w:r w:rsidRPr="5AE489F2">
        <w:rPr>
          <w:rFonts w:ascii="Calibri" w:eastAsia="Calibri" w:hAnsi="Calibri" w:cs="Calibri"/>
          <w:color w:val="000000" w:themeColor="text1"/>
        </w:rPr>
        <w:t xml:space="preserve">is the most wide-ranging. </w:t>
      </w:r>
      <w:r w:rsidR="004B7B63" w:rsidRPr="5AE489F2">
        <w:rPr>
          <w:rFonts w:ascii="Calibri" w:eastAsia="Calibri" w:hAnsi="Calibri" w:cs="Calibri"/>
          <w:color w:val="000000" w:themeColor="text1"/>
        </w:rPr>
        <w:t>These</w:t>
      </w:r>
      <w:r w:rsidRPr="5AE489F2">
        <w:rPr>
          <w:rFonts w:ascii="Calibri" w:eastAsia="Calibri" w:hAnsi="Calibri" w:cs="Calibri"/>
          <w:color w:val="000000" w:themeColor="text1"/>
        </w:rPr>
        <w:t xml:space="preserve"> relate to the activities of a specific </w:t>
      </w:r>
      <w:r w:rsidR="004B7B63" w:rsidRPr="5AE489F2">
        <w:rPr>
          <w:rFonts w:ascii="Calibri" w:eastAsia="Calibri" w:hAnsi="Calibri" w:cs="Calibri"/>
          <w:color w:val="000000" w:themeColor="text1"/>
        </w:rPr>
        <w:t>person</w:t>
      </w:r>
      <w:r w:rsidRPr="5AE489F2">
        <w:rPr>
          <w:rFonts w:ascii="Calibri" w:eastAsia="Calibri" w:hAnsi="Calibri" w:cs="Calibri"/>
          <w:color w:val="000000" w:themeColor="text1"/>
        </w:rPr>
        <w:t xml:space="preserve">, </w:t>
      </w:r>
      <w:r w:rsidR="00DF21F6">
        <w:rPr>
          <w:rFonts w:ascii="Calibri" w:eastAsia="Calibri" w:hAnsi="Calibri" w:cs="Calibri"/>
          <w:color w:val="000000" w:themeColor="text1"/>
        </w:rPr>
        <w:t xml:space="preserve">family, </w:t>
      </w:r>
      <w:r w:rsidRPr="5AE489F2">
        <w:rPr>
          <w:rFonts w:ascii="Calibri" w:eastAsia="Calibri" w:hAnsi="Calibri" w:cs="Calibri"/>
          <w:color w:val="000000" w:themeColor="text1"/>
        </w:rPr>
        <w:t xml:space="preserve">firm, or institution, such as collectors, dealers, </w:t>
      </w:r>
      <w:r w:rsidR="00FF105C">
        <w:rPr>
          <w:rFonts w:ascii="Calibri" w:eastAsia="Calibri" w:hAnsi="Calibri" w:cs="Calibri"/>
          <w:color w:val="000000" w:themeColor="text1"/>
        </w:rPr>
        <w:t xml:space="preserve">or </w:t>
      </w:r>
      <w:r w:rsidRPr="5AE489F2">
        <w:rPr>
          <w:rFonts w:ascii="Calibri" w:eastAsia="Calibri" w:hAnsi="Calibri" w:cs="Calibri"/>
          <w:color w:val="000000" w:themeColor="text1"/>
        </w:rPr>
        <w:t>art historians</w:t>
      </w:r>
      <w:r w:rsidR="004B7B63" w:rsidRPr="5AE489F2">
        <w:rPr>
          <w:rFonts w:ascii="Calibri" w:eastAsia="Calibri" w:hAnsi="Calibri" w:cs="Calibri"/>
          <w:color w:val="000000" w:themeColor="text1"/>
        </w:rPr>
        <w:t xml:space="preserve">, and </w:t>
      </w:r>
      <w:r w:rsidR="00FF105C">
        <w:rPr>
          <w:rFonts w:ascii="Calibri" w:eastAsia="Calibri" w:hAnsi="Calibri" w:cs="Calibri"/>
          <w:color w:val="000000" w:themeColor="text1"/>
        </w:rPr>
        <w:t xml:space="preserve">they </w:t>
      </w:r>
      <w:r w:rsidRPr="5AE489F2">
        <w:rPr>
          <w:rFonts w:ascii="Calibri" w:eastAsia="Calibri" w:hAnsi="Calibri" w:cs="Calibri"/>
        </w:rPr>
        <w:t>may only tangentially reflect artwork</w:t>
      </w:r>
      <w:r w:rsidR="004B7B63" w:rsidRPr="5AE489F2">
        <w:rPr>
          <w:rFonts w:ascii="Calibri" w:eastAsia="Calibri" w:hAnsi="Calibri" w:cs="Calibri"/>
        </w:rPr>
        <w:t>s in their possession or otherwise connected with them.</w:t>
      </w:r>
      <w:r w:rsidRPr="5AE489F2">
        <w:rPr>
          <w:rFonts w:ascii="Calibri" w:eastAsia="Calibri" w:hAnsi="Calibri" w:cs="Calibri"/>
        </w:rPr>
        <w:t xml:space="preserve"> </w:t>
      </w:r>
    </w:p>
    <w:p w14:paraId="48D87978" w14:textId="028BC428" w:rsidR="00156691" w:rsidRDefault="002D3FAA" w:rsidP="00D7382D">
      <w:pPr>
        <w:spacing w:line="360" w:lineRule="auto"/>
        <w:rPr>
          <w:rFonts w:ascii="Calibri" w:eastAsia="Calibri" w:hAnsi="Calibri" w:cs="Calibri"/>
          <w:color w:val="000000"/>
        </w:rPr>
      </w:pPr>
      <w:r w:rsidRPr="00301F09">
        <w:rPr>
          <w:rFonts w:ascii="Calibri" w:eastAsia="Calibri" w:hAnsi="Calibri" w:cs="Calibri"/>
          <w:color w:val="000000"/>
        </w:rPr>
        <w:tab/>
      </w:r>
      <w:r w:rsidR="4AF2FE04" w:rsidRPr="00301F09">
        <w:rPr>
          <w:rFonts w:ascii="Calibri" w:eastAsia="Calibri" w:hAnsi="Calibri" w:cs="Calibri"/>
          <w:color w:val="000000"/>
        </w:rPr>
        <w:t xml:space="preserve">For our purposes, one </w:t>
      </w:r>
      <w:r w:rsidR="39F93870" w:rsidRPr="00301F09">
        <w:rPr>
          <w:rFonts w:ascii="Calibri" w:eastAsia="Calibri" w:hAnsi="Calibri" w:cs="Calibri"/>
          <w:color w:val="000000"/>
        </w:rPr>
        <w:t xml:space="preserve">of the most comprehensive individual-focused archives is the Brummer Gallery archive, which is now preserved </w:t>
      </w:r>
      <w:r w:rsidR="39F93870" w:rsidRPr="00301F09">
        <w:rPr>
          <w:rFonts w:ascii="Calibri" w:eastAsia="Calibri" w:hAnsi="Calibri" w:cs="Calibri"/>
        </w:rPr>
        <w:t xml:space="preserve">at the Metropolitan Museum of Art </w:t>
      </w:r>
      <w:r w:rsidR="39F93870" w:rsidRPr="00301F09">
        <w:rPr>
          <w:rFonts w:ascii="Calibri" w:eastAsia="Calibri" w:hAnsi="Calibri" w:cs="Calibri"/>
          <w:color w:val="000000"/>
        </w:rPr>
        <w:t>and</w:t>
      </w:r>
      <w:r w:rsidR="60FE2ACA" w:rsidRPr="00301F09">
        <w:rPr>
          <w:rFonts w:ascii="Calibri" w:eastAsia="Calibri" w:hAnsi="Calibri" w:cs="Calibri"/>
          <w:color w:val="000000"/>
        </w:rPr>
        <w:t xml:space="preserve"> which</w:t>
      </w:r>
      <w:r w:rsidR="39F93870" w:rsidRPr="00301F09">
        <w:rPr>
          <w:rFonts w:ascii="Calibri" w:eastAsia="Calibri" w:hAnsi="Calibri" w:cs="Calibri"/>
          <w:color w:val="000000"/>
        </w:rPr>
        <w:t xml:space="preserve"> </w:t>
      </w:r>
      <w:r w:rsidR="60FBDEBD" w:rsidRPr="33E5808A">
        <w:rPr>
          <w:rFonts w:ascii="Calibri" w:eastAsia="Calibri" w:hAnsi="Calibri" w:cs="Calibri"/>
          <w:color w:val="000000" w:themeColor="text1"/>
        </w:rPr>
        <w:t xml:space="preserve">is </w:t>
      </w:r>
      <w:r w:rsidR="39F93870" w:rsidRPr="00301F09">
        <w:rPr>
          <w:rFonts w:ascii="Calibri" w:eastAsia="Calibri" w:hAnsi="Calibri" w:cs="Calibri"/>
          <w:color w:val="000000"/>
        </w:rPr>
        <w:t>largely digitized.</w:t>
      </w:r>
      <w:r w:rsidRPr="00301F09">
        <w:rPr>
          <w:rFonts w:ascii="Calibri" w:eastAsia="Calibri" w:hAnsi="Calibri" w:cs="Calibri"/>
          <w:vertAlign w:val="superscript"/>
        </w:rPr>
        <w:endnoteReference w:id="115"/>
      </w:r>
      <w:r w:rsidR="39F93870" w:rsidRPr="00301F09">
        <w:rPr>
          <w:rFonts w:ascii="Calibri" w:eastAsia="Calibri" w:hAnsi="Calibri" w:cs="Calibri"/>
          <w:color w:val="ED7D31"/>
        </w:rPr>
        <w:t xml:space="preserve"> </w:t>
      </w:r>
      <w:r w:rsidR="1B325F32" w:rsidRPr="00301F09">
        <w:rPr>
          <w:rFonts w:ascii="Calibri" w:eastAsia="Calibri" w:hAnsi="Calibri" w:cs="Calibri"/>
          <w:color w:val="000000"/>
        </w:rPr>
        <w:t>It</w:t>
      </w:r>
      <w:r w:rsidR="39F93870" w:rsidRPr="00301F09">
        <w:rPr>
          <w:rFonts w:ascii="Calibri" w:eastAsia="Calibri" w:hAnsi="Calibri" w:cs="Calibri"/>
          <w:color w:val="000000"/>
        </w:rPr>
        <w:t xml:space="preserve"> </w:t>
      </w:r>
      <w:r w:rsidR="39F93870" w:rsidRPr="00301F09">
        <w:rPr>
          <w:rFonts w:ascii="Calibri" w:eastAsia="Calibri" w:hAnsi="Calibri" w:cs="Calibri"/>
        </w:rPr>
        <w:t>undergirds many of the case studies in this book</w:t>
      </w:r>
      <w:r w:rsidR="4AF2FE04" w:rsidRPr="00301F09">
        <w:rPr>
          <w:rFonts w:ascii="Calibri" w:eastAsia="Calibri" w:hAnsi="Calibri" w:cs="Calibri"/>
        </w:rPr>
        <w:t>, and with</w:t>
      </w:r>
      <w:r w:rsidR="39F93870" w:rsidRPr="00301F09">
        <w:rPr>
          <w:rFonts w:ascii="Calibri" w:eastAsia="Calibri" w:hAnsi="Calibri" w:cs="Calibri"/>
          <w:color w:val="000000"/>
        </w:rPr>
        <w:t xml:space="preserve"> good reason: the Brummers were a market force</w:t>
      </w:r>
      <w:r w:rsidR="31763980" w:rsidRPr="00301F09">
        <w:rPr>
          <w:rFonts w:ascii="Calibri" w:eastAsia="Calibri" w:hAnsi="Calibri" w:cs="Calibri"/>
          <w:color w:val="000000"/>
        </w:rPr>
        <w:t xml:space="preserve"> in Paris and New York</w:t>
      </w:r>
      <w:r w:rsidR="39F93870" w:rsidRPr="00301F09">
        <w:rPr>
          <w:rFonts w:ascii="Calibri" w:eastAsia="Calibri" w:hAnsi="Calibri" w:cs="Calibri"/>
          <w:color w:val="000000"/>
        </w:rPr>
        <w:t xml:space="preserve"> for decades</w:t>
      </w:r>
      <w:r w:rsidR="736E2673" w:rsidRPr="00301F09">
        <w:rPr>
          <w:rFonts w:ascii="Calibri" w:eastAsia="Calibri" w:hAnsi="Calibri" w:cs="Calibri"/>
          <w:color w:val="000000"/>
        </w:rPr>
        <w:t xml:space="preserve"> in the first half of the </w:t>
      </w:r>
      <w:r w:rsidR="0091116C">
        <w:rPr>
          <w:rFonts w:ascii="Calibri" w:eastAsia="Calibri" w:hAnsi="Calibri" w:cs="Calibri"/>
          <w:color w:val="000000"/>
        </w:rPr>
        <w:t>twentieth</w:t>
      </w:r>
      <w:r w:rsidR="736E2673" w:rsidRPr="00301F09">
        <w:rPr>
          <w:rFonts w:ascii="Calibri" w:eastAsia="Calibri" w:hAnsi="Calibri" w:cs="Calibri"/>
          <w:color w:val="000000"/>
        </w:rPr>
        <w:t xml:space="preserve"> century</w:t>
      </w:r>
      <w:r w:rsidR="39F93870" w:rsidRPr="00301F09">
        <w:rPr>
          <w:rFonts w:ascii="Calibri" w:eastAsia="Calibri" w:hAnsi="Calibri" w:cs="Calibri"/>
          <w:color w:val="000000"/>
        </w:rPr>
        <w:t>, with art interests spanning nearly all media and millennia. The level of preservation of their records, scope</w:t>
      </w:r>
      <w:r w:rsidR="60FBDEBD" w:rsidRPr="33E5808A">
        <w:rPr>
          <w:rFonts w:ascii="Calibri" w:eastAsia="Calibri" w:hAnsi="Calibri" w:cs="Calibri"/>
          <w:color w:val="000000" w:themeColor="text1"/>
        </w:rPr>
        <w:t xml:space="preserve"> of the records</w:t>
      </w:r>
      <w:r w:rsidR="4AF2FE04" w:rsidRPr="00301F09">
        <w:rPr>
          <w:rFonts w:ascii="Calibri" w:eastAsia="Calibri" w:hAnsi="Calibri" w:cs="Calibri"/>
          <w:color w:val="000000" w:themeColor="text1"/>
        </w:rPr>
        <w:t xml:space="preserve"> (</w:t>
      </w:r>
      <w:r w:rsidR="39F93870" w:rsidRPr="00301F09">
        <w:rPr>
          <w:rFonts w:ascii="Calibri" w:eastAsia="Calibri" w:hAnsi="Calibri" w:cs="Calibri"/>
          <w:color w:val="000000"/>
        </w:rPr>
        <w:t>partial sales ledgers, correspondence, photographs, inventory cards, and annotated catalogues</w:t>
      </w:r>
      <w:r w:rsidR="4AF2FE04" w:rsidRPr="00301F09">
        <w:rPr>
          <w:rFonts w:ascii="Calibri" w:eastAsia="Calibri" w:hAnsi="Calibri" w:cs="Calibri"/>
          <w:color w:val="000000"/>
        </w:rPr>
        <w:t>)</w:t>
      </w:r>
      <w:r w:rsidR="60FBDEBD" w:rsidRPr="33E5808A">
        <w:rPr>
          <w:rFonts w:ascii="Calibri" w:eastAsia="Calibri" w:hAnsi="Calibri" w:cs="Calibri"/>
          <w:color w:val="000000" w:themeColor="text1"/>
        </w:rPr>
        <w:t>,</w:t>
      </w:r>
      <w:r w:rsidR="4AF2FE04" w:rsidRPr="00301F09">
        <w:rPr>
          <w:rFonts w:ascii="Calibri" w:eastAsia="Calibri" w:hAnsi="Calibri" w:cs="Calibri"/>
          <w:color w:val="000000"/>
        </w:rPr>
        <w:t xml:space="preserve"> </w:t>
      </w:r>
      <w:r w:rsidR="39F93870" w:rsidRPr="00301F09">
        <w:rPr>
          <w:rFonts w:ascii="Calibri" w:eastAsia="Calibri" w:hAnsi="Calibri" w:cs="Calibri"/>
          <w:color w:val="000000"/>
        </w:rPr>
        <w:t xml:space="preserve">and the degree </w:t>
      </w:r>
      <w:r w:rsidR="001B4414">
        <w:rPr>
          <w:rFonts w:ascii="Calibri" w:eastAsia="Calibri" w:hAnsi="Calibri" w:cs="Calibri"/>
          <w:color w:val="000000"/>
        </w:rPr>
        <w:t>to which</w:t>
      </w:r>
      <w:r w:rsidR="39F93870" w:rsidRPr="00301F09">
        <w:rPr>
          <w:rFonts w:ascii="Calibri" w:eastAsia="Calibri" w:hAnsi="Calibri" w:cs="Calibri"/>
          <w:color w:val="000000"/>
        </w:rPr>
        <w:t xml:space="preserve"> material</w:t>
      </w:r>
      <w:r w:rsidR="00C74AF7">
        <w:rPr>
          <w:rFonts w:ascii="Calibri" w:eastAsia="Calibri" w:hAnsi="Calibri" w:cs="Calibri"/>
          <w:color w:val="000000"/>
        </w:rPr>
        <w:t xml:space="preserve"> is acce</w:t>
      </w:r>
      <w:r w:rsidR="00C94965">
        <w:rPr>
          <w:rFonts w:ascii="Calibri" w:eastAsia="Calibri" w:hAnsi="Calibri" w:cs="Calibri"/>
          <w:color w:val="000000"/>
        </w:rPr>
        <w:t>ssible</w:t>
      </w:r>
      <w:r w:rsidR="39F93870" w:rsidRPr="00301F09">
        <w:rPr>
          <w:rFonts w:ascii="Calibri" w:eastAsia="Calibri" w:hAnsi="Calibri" w:cs="Calibri"/>
          <w:color w:val="000000"/>
        </w:rPr>
        <w:t xml:space="preserve"> makes </w:t>
      </w:r>
      <w:r w:rsidR="1B325F32" w:rsidRPr="00301F09">
        <w:rPr>
          <w:rFonts w:ascii="Calibri" w:eastAsia="Calibri" w:hAnsi="Calibri" w:cs="Calibri"/>
          <w:color w:val="000000"/>
        </w:rPr>
        <w:t xml:space="preserve">the Brummer </w:t>
      </w:r>
      <w:r w:rsidR="39F93870" w:rsidRPr="00301F09">
        <w:rPr>
          <w:rFonts w:ascii="Calibri" w:eastAsia="Calibri" w:hAnsi="Calibri" w:cs="Calibri"/>
          <w:color w:val="000000"/>
        </w:rPr>
        <w:t xml:space="preserve">archive ideal for those new to researching dealer archives, the art market for antiquities, and particularly the state of the twentieth-century art market in an American context. </w:t>
      </w:r>
    </w:p>
    <w:p w14:paraId="55803045" w14:textId="04095D63" w:rsidR="002D3FAA" w:rsidRDefault="002D3FAA" w:rsidP="00156691">
      <w:pPr>
        <w:spacing w:line="360" w:lineRule="auto"/>
        <w:ind w:firstLine="720"/>
        <w:rPr>
          <w:rFonts w:ascii="Calibri" w:eastAsia="Calibri" w:hAnsi="Calibri" w:cs="Calibri"/>
          <w:color w:val="000000" w:themeColor="text1"/>
        </w:rPr>
      </w:pPr>
      <w:r w:rsidRPr="00301F09">
        <w:rPr>
          <w:rFonts w:ascii="Calibri" w:eastAsia="Calibri" w:hAnsi="Calibri" w:cs="Calibri"/>
          <w:color w:val="000000"/>
        </w:rPr>
        <w:t>Similarly, we recommend exploring the archives of dealers</w:t>
      </w:r>
      <w:r w:rsidR="003A4799">
        <w:rPr>
          <w:rFonts w:ascii="Calibri" w:eastAsia="Calibri" w:hAnsi="Calibri" w:cs="Calibri"/>
          <w:color w:val="000000"/>
        </w:rPr>
        <w:t xml:space="preserve"> such as</w:t>
      </w:r>
      <w:r w:rsidRPr="00301F09">
        <w:rPr>
          <w:rFonts w:ascii="Calibri" w:eastAsia="Calibri" w:hAnsi="Calibri" w:cs="Calibri"/>
          <w:color w:val="000000"/>
        </w:rPr>
        <w:t xml:space="preserve"> Jacques Seligmann &amp; Co</w:t>
      </w:r>
      <w:r w:rsidR="003A4799">
        <w:rPr>
          <w:rFonts w:ascii="Calibri" w:eastAsia="Calibri" w:hAnsi="Calibri" w:cs="Calibri"/>
          <w:color w:val="000000"/>
        </w:rPr>
        <w:t>mpany</w:t>
      </w:r>
      <w:r w:rsidRPr="00301F09">
        <w:rPr>
          <w:rFonts w:ascii="Calibri" w:eastAsia="Calibri" w:hAnsi="Calibri" w:cs="Calibri"/>
          <w:color w:val="000000"/>
        </w:rPr>
        <w:t>.</w:t>
      </w:r>
      <w:r w:rsidRPr="00301F09">
        <w:rPr>
          <w:rFonts w:ascii="Calibri" w:eastAsia="Calibri" w:hAnsi="Calibri" w:cs="Calibri"/>
          <w:color w:val="000000"/>
          <w:vertAlign w:val="superscript"/>
        </w:rPr>
        <w:endnoteReference w:id="116"/>
      </w:r>
      <w:r w:rsidRPr="00301F09">
        <w:rPr>
          <w:rFonts w:ascii="Calibri" w:eastAsia="Calibri" w:hAnsi="Calibri" w:cs="Calibri"/>
          <w:color w:val="000000"/>
        </w:rPr>
        <w:t xml:space="preserve"> Seligmann did </w:t>
      </w:r>
      <w:r w:rsidRPr="00301F09">
        <w:rPr>
          <w:rFonts w:ascii="Calibri" w:eastAsia="Calibri" w:hAnsi="Calibri" w:cs="Calibri"/>
        </w:rPr>
        <w:t xml:space="preserve">not </w:t>
      </w:r>
      <w:r w:rsidRPr="00301F09">
        <w:rPr>
          <w:rFonts w:ascii="Calibri" w:eastAsia="Calibri" w:hAnsi="Calibri" w:cs="Calibri"/>
          <w:color w:val="000000"/>
        </w:rPr>
        <w:t xml:space="preserve">handle antiquities, </w:t>
      </w:r>
      <w:r w:rsidR="29423F97" w:rsidRPr="00301F09">
        <w:rPr>
          <w:rFonts w:ascii="Calibri" w:eastAsia="Calibri" w:hAnsi="Calibri" w:cs="Calibri"/>
          <w:color w:val="000000"/>
        </w:rPr>
        <w:t xml:space="preserve">but </w:t>
      </w:r>
      <w:r w:rsidRPr="00301F09">
        <w:rPr>
          <w:rFonts w:ascii="Calibri" w:eastAsia="Calibri" w:hAnsi="Calibri" w:cs="Calibri"/>
          <w:color w:val="000000"/>
        </w:rPr>
        <w:t>comparing the structures of the archives, the language used by dealers and collectors, and differences in inventory practices can be instructive as a way of navigating</w:t>
      </w:r>
      <w:r w:rsidR="01903F87" w:rsidRPr="00301F09">
        <w:rPr>
          <w:rFonts w:ascii="Calibri" w:eastAsia="Calibri" w:hAnsi="Calibri" w:cs="Calibri"/>
          <w:color w:val="000000"/>
        </w:rPr>
        <w:t xml:space="preserve"> other</w:t>
      </w:r>
      <w:r w:rsidRPr="00301F09">
        <w:rPr>
          <w:rFonts w:ascii="Calibri" w:eastAsia="Calibri" w:hAnsi="Calibri" w:cs="Calibri"/>
          <w:color w:val="000000"/>
        </w:rPr>
        <w:t xml:space="preserve"> dealer archives and identifying the kinds of documentation relevant to your project. Dealer archive</w:t>
      </w:r>
      <w:r w:rsidR="01903F87" w:rsidRPr="00301F09">
        <w:rPr>
          <w:rFonts w:ascii="Calibri" w:eastAsia="Calibri" w:hAnsi="Calibri" w:cs="Calibri"/>
          <w:color w:val="000000"/>
        </w:rPr>
        <w:t>s</w:t>
      </w:r>
      <w:r w:rsidRPr="00301F09">
        <w:rPr>
          <w:rFonts w:ascii="Calibri" w:eastAsia="Calibri" w:hAnsi="Calibri" w:cs="Calibri"/>
          <w:color w:val="000000"/>
        </w:rPr>
        <w:t xml:space="preserve"> can also reveal the unexpected: the stockbooks of the Knoedler Gallery</w:t>
      </w:r>
      <w:r w:rsidR="00156691">
        <w:rPr>
          <w:rFonts w:ascii="Calibri" w:eastAsia="Calibri" w:hAnsi="Calibri" w:cs="Calibri"/>
          <w:color w:val="000000"/>
        </w:rPr>
        <w:t xml:space="preserve"> in New York</w:t>
      </w:r>
      <w:r w:rsidRPr="00301F09">
        <w:rPr>
          <w:rFonts w:ascii="Calibri" w:eastAsia="Calibri" w:hAnsi="Calibri" w:cs="Calibri"/>
          <w:color w:val="000000"/>
        </w:rPr>
        <w:t xml:space="preserve">, closely associated with the market for paintings and modern art, include some </w:t>
      </w:r>
      <w:r w:rsidRPr="00301F09">
        <w:rPr>
          <w:rFonts w:ascii="Calibri" w:eastAsia="Calibri" w:hAnsi="Calibri" w:cs="Calibri"/>
          <w:color w:val="000000" w:themeColor="text1"/>
        </w:rPr>
        <w:t xml:space="preserve">early </w:t>
      </w:r>
      <w:r w:rsidRPr="00301F09">
        <w:rPr>
          <w:rFonts w:ascii="Calibri" w:eastAsia="Calibri" w:hAnsi="Calibri" w:cs="Calibri"/>
          <w:color w:val="000000"/>
        </w:rPr>
        <w:t>consignments of Cycladic material at a time when these ancient figures were often paired with contemporary sculptures</w:t>
      </w:r>
      <w:r w:rsidR="001E49D0">
        <w:rPr>
          <w:rFonts w:ascii="Calibri" w:eastAsia="Calibri" w:hAnsi="Calibri" w:cs="Calibri"/>
          <w:color w:val="000000"/>
        </w:rPr>
        <w:t xml:space="preserve"> </w:t>
      </w:r>
      <w:r w:rsidR="001E49D0" w:rsidRPr="0091116C">
        <w:rPr>
          <w:rFonts w:ascii="Calibri" w:eastAsia="Calibri" w:hAnsi="Calibri" w:cs="Calibri"/>
          <w:color w:val="000000"/>
        </w:rPr>
        <w:t>(</w:t>
      </w:r>
      <w:hyperlink w:anchor="fig-29" w:history="1">
        <w:r w:rsidR="001E49D0" w:rsidRPr="0091116C">
          <w:rPr>
            <w:rStyle w:val="Hyperlink"/>
            <w:rFonts w:ascii="Calibri" w:eastAsia="Calibri" w:hAnsi="Calibri" w:cs="Calibri"/>
          </w:rPr>
          <w:t>fig. 2</w:t>
        </w:r>
        <w:r w:rsidR="00906DA6" w:rsidRPr="0091116C">
          <w:rPr>
            <w:rStyle w:val="Hyperlink"/>
            <w:rFonts w:ascii="Calibri" w:eastAsia="Calibri" w:hAnsi="Calibri" w:cs="Calibri"/>
          </w:rPr>
          <w:t>9</w:t>
        </w:r>
      </w:hyperlink>
      <w:r w:rsidR="001E49D0" w:rsidRPr="0091116C">
        <w:rPr>
          <w:rFonts w:ascii="Calibri" w:eastAsia="Calibri" w:hAnsi="Calibri" w:cs="Calibri"/>
          <w:color w:val="000000"/>
        </w:rPr>
        <w:t>)</w:t>
      </w:r>
      <w:r w:rsidRPr="0091116C">
        <w:rPr>
          <w:rFonts w:ascii="Calibri" w:eastAsia="Calibri" w:hAnsi="Calibri" w:cs="Calibri"/>
          <w:color w:val="000000"/>
        </w:rPr>
        <w:t>.</w:t>
      </w:r>
      <w:r w:rsidRPr="0091116C">
        <w:rPr>
          <w:rStyle w:val="EndnoteReference"/>
          <w:rFonts w:ascii="Calibri" w:eastAsia="Calibri" w:hAnsi="Calibri" w:cs="Calibri"/>
          <w:color w:val="000000" w:themeColor="text1"/>
        </w:rPr>
        <w:endnoteReference w:id="117"/>
      </w:r>
      <w:r w:rsidRPr="00301F09">
        <w:rPr>
          <w:rFonts w:ascii="Calibri" w:eastAsia="Calibri" w:hAnsi="Calibri" w:cs="Calibri"/>
          <w:color w:val="000000"/>
        </w:rPr>
        <w:t xml:space="preserve"> </w:t>
      </w:r>
      <w:r w:rsidRPr="00301F09">
        <w:rPr>
          <w:rFonts w:ascii="Calibri" w:eastAsia="Calibri" w:hAnsi="Calibri" w:cs="Calibri"/>
          <w:color w:val="000000" w:themeColor="text1"/>
        </w:rPr>
        <w:t xml:space="preserve">With that said, these kinds of comprehensive archives remain </w:t>
      </w:r>
      <w:r w:rsidR="01903F87" w:rsidRPr="00301F09">
        <w:rPr>
          <w:rFonts w:ascii="Calibri" w:eastAsia="Calibri" w:hAnsi="Calibri" w:cs="Calibri"/>
          <w:color w:val="000000" w:themeColor="text1"/>
        </w:rPr>
        <w:t>unusual</w:t>
      </w:r>
      <w:r w:rsidRPr="00301F09">
        <w:rPr>
          <w:rFonts w:ascii="Calibri" w:eastAsia="Calibri" w:hAnsi="Calibri" w:cs="Calibri"/>
          <w:color w:val="000000" w:themeColor="text1"/>
        </w:rPr>
        <w:t xml:space="preserve">. Preserved dealer archives with a primary focus on antiquities are still rare, and it is </w:t>
      </w:r>
      <w:r w:rsidRPr="00301F09">
        <w:rPr>
          <w:rFonts w:ascii="Calibri" w:eastAsia="Calibri" w:hAnsi="Calibri" w:cs="Calibri"/>
        </w:rPr>
        <w:t xml:space="preserve">unrealistic </w:t>
      </w:r>
      <w:r w:rsidRPr="00301F09">
        <w:rPr>
          <w:rFonts w:ascii="Calibri" w:eastAsia="Calibri" w:hAnsi="Calibri" w:cs="Calibri"/>
          <w:color w:val="000000" w:themeColor="text1"/>
        </w:rPr>
        <w:t xml:space="preserve">to expect this level of documentation for any given object. </w:t>
      </w:r>
    </w:p>
    <w:p w14:paraId="0149B84E" w14:textId="75ACA9FC" w:rsidR="0091116C" w:rsidRPr="0091116C" w:rsidRDefault="0091116C" w:rsidP="0091116C">
      <w:pPr>
        <w:spacing w:line="360" w:lineRule="auto"/>
        <w:rPr>
          <w:rFonts w:ascii="Calibri" w:eastAsia="Calibri" w:hAnsi="Calibri" w:cs="Calibri"/>
          <w:b/>
          <w:bCs/>
          <w:color w:val="000000" w:themeColor="text1"/>
        </w:rPr>
      </w:pPr>
      <w:r w:rsidRPr="0091116C">
        <w:rPr>
          <w:rFonts w:ascii="Calibri" w:eastAsia="Calibri" w:hAnsi="Calibri" w:cs="Calibri"/>
          <w:b/>
          <w:bCs/>
          <w:color w:val="000000" w:themeColor="text1"/>
        </w:rPr>
        <w:t>[[fig-29]]</w:t>
      </w:r>
    </w:p>
    <w:p w14:paraId="7AC3FB87" w14:textId="77777777" w:rsidR="00C03ADC" w:rsidRPr="00301F09" w:rsidRDefault="00C03ADC" w:rsidP="00D7382D">
      <w:pPr>
        <w:spacing w:line="360" w:lineRule="auto"/>
        <w:rPr>
          <w:rFonts w:ascii="Calibri" w:eastAsia="Calibri" w:hAnsi="Calibri" w:cs="Calibri"/>
          <w:color w:val="000000" w:themeColor="text1"/>
        </w:rPr>
      </w:pPr>
    </w:p>
    <w:p w14:paraId="75B65AB1" w14:textId="741E1661" w:rsidR="002D3FAA" w:rsidRPr="0091116C" w:rsidRDefault="002D3FAA" w:rsidP="0091116C">
      <w:pPr>
        <w:pStyle w:val="Heading4"/>
        <w:rPr>
          <w:i w:val="0"/>
          <w:iCs w:val="0"/>
        </w:rPr>
      </w:pPr>
      <w:r w:rsidRPr="0091116C">
        <w:rPr>
          <w:i w:val="0"/>
          <w:iCs w:val="0"/>
        </w:rPr>
        <w:t xml:space="preserve">Case </w:t>
      </w:r>
      <w:r w:rsidR="00156691" w:rsidRPr="0091116C">
        <w:rPr>
          <w:i w:val="0"/>
          <w:iCs w:val="0"/>
        </w:rPr>
        <w:t>Study</w:t>
      </w:r>
      <w:r w:rsidRPr="0091116C">
        <w:rPr>
          <w:i w:val="0"/>
          <w:iCs w:val="0"/>
        </w:rPr>
        <w:t xml:space="preserve">: </w:t>
      </w:r>
      <w:r w:rsidR="001812DC" w:rsidRPr="0091116C">
        <w:rPr>
          <w:i w:val="0"/>
          <w:iCs w:val="0"/>
        </w:rPr>
        <w:t xml:space="preserve">The </w:t>
      </w:r>
      <w:r w:rsidRPr="0091116C">
        <w:rPr>
          <w:i w:val="0"/>
          <w:iCs w:val="0"/>
        </w:rPr>
        <w:t>Textile Museum</w:t>
      </w:r>
      <w:r w:rsidR="007476EA" w:rsidRPr="0091116C">
        <w:rPr>
          <w:i w:val="0"/>
          <w:iCs w:val="0"/>
        </w:rPr>
        <w:t>’s</w:t>
      </w:r>
      <w:r w:rsidRPr="0091116C">
        <w:rPr>
          <w:i w:val="0"/>
          <w:iCs w:val="0"/>
        </w:rPr>
        <w:t xml:space="preserve"> </w:t>
      </w:r>
      <w:r w:rsidR="00156691" w:rsidRPr="0091116C">
        <w:rPr>
          <w:i w:val="0"/>
          <w:iCs w:val="0"/>
        </w:rPr>
        <w:t>Marble Head</w:t>
      </w:r>
    </w:p>
    <w:p w14:paraId="38F73140" w14:textId="6B4FEC37" w:rsidR="002D3FAA" w:rsidRDefault="002D3FAA" w:rsidP="1914C67F">
      <w:pPr>
        <w:widowControl w:val="0"/>
        <w:tabs>
          <w:tab w:val="left" w:pos="720"/>
          <w:tab w:val="left" w:pos="1350"/>
        </w:tabs>
        <w:spacing w:line="360" w:lineRule="auto"/>
        <w:rPr>
          <w:rFonts w:ascii="Calibri" w:eastAsia="Calibri" w:hAnsi="Calibri" w:cs="Calibri"/>
          <w:color w:val="000000" w:themeColor="text1"/>
        </w:rPr>
      </w:pPr>
      <w:r w:rsidRPr="00301F09">
        <w:rPr>
          <w:rFonts w:ascii="Calibri" w:eastAsia="Calibri" w:hAnsi="Calibri" w:cs="Calibri"/>
          <w:color w:val="000000" w:themeColor="text1"/>
        </w:rPr>
        <w:t xml:space="preserve">Archival evidence cannot always be interpreted </w:t>
      </w:r>
      <w:r w:rsidR="27DAD175" w:rsidRPr="00301F09">
        <w:rPr>
          <w:rFonts w:ascii="Calibri" w:eastAsia="Calibri" w:hAnsi="Calibri" w:cs="Calibri"/>
          <w:color w:val="000000" w:themeColor="text1"/>
        </w:rPr>
        <w:t>in isolation</w:t>
      </w:r>
      <w:r w:rsidRPr="00301F09">
        <w:rPr>
          <w:rFonts w:ascii="Calibri" w:eastAsia="Calibri" w:hAnsi="Calibri" w:cs="Calibri"/>
          <w:color w:val="000000" w:themeColor="text1"/>
        </w:rPr>
        <w:t xml:space="preserve">; as with all research, different </w:t>
      </w:r>
      <w:r w:rsidRPr="00301F09">
        <w:rPr>
          <w:rFonts w:ascii="Calibri" w:eastAsia="Calibri" w:hAnsi="Calibri" w:cs="Calibri"/>
        </w:rPr>
        <w:t xml:space="preserve">strands </w:t>
      </w:r>
      <w:r w:rsidRPr="00301F09">
        <w:rPr>
          <w:rFonts w:ascii="Calibri" w:eastAsia="Calibri" w:hAnsi="Calibri" w:cs="Calibri"/>
          <w:color w:val="000000" w:themeColor="text1"/>
        </w:rPr>
        <w:t>will inform each other. In the case of a marble head acquired by the Getty in 1973 (</w:t>
      </w:r>
      <w:hyperlink r:id="rId47">
        <w:r w:rsidRPr="0091116C">
          <w:t>73.AA.125</w:t>
        </w:r>
      </w:hyperlink>
      <w:r w:rsidRPr="0091116C">
        <w:rPr>
          <w:rFonts w:ascii="Calibri" w:eastAsia="Calibri" w:hAnsi="Calibri" w:cs="Calibri"/>
        </w:rPr>
        <w:t>)</w:t>
      </w:r>
      <w:r w:rsidR="00586E72" w:rsidRPr="0091116C">
        <w:rPr>
          <w:rStyle w:val="EndnoteReference"/>
          <w:rFonts w:ascii="Calibri" w:eastAsia="Calibri" w:hAnsi="Calibri" w:cs="Calibri"/>
        </w:rPr>
        <w:endnoteReference w:id="118"/>
      </w:r>
      <w:r w:rsidRPr="0091116C">
        <w:rPr>
          <w:rFonts w:ascii="Calibri" w:eastAsia="Calibri" w:hAnsi="Calibri" w:cs="Calibri"/>
          <w:color w:val="000000" w:themeColor="text1"/>
        </w:rPr>
        <w:t xml:space="preserve"> </w:t>
      </w:r>
      <w:r w:rsidR="007476EA" w:rsidRPr="0091116C">
        <w:rPr>
          <w:rFonts w:ascii="Calibri" w:eastAsia="Calibri" w:hAnsi="Calibri" w:cs="Calibri"/>
          <w:color w:val="000000" w:themeColor="text1"/>
        </w:rPr>
        <w:t>(</w:t>
      </w:r>
      <w:hyperlink w:anchor="fig-30" w:history="1">
        <w:r w:rsidR="007476EA" w:rsidRPr="0091116C">
          <w:rPr>
            <w:rStyle w:val="Hyperlink"/>
            <w:rFonts w:ascii="Calibri" w:eastAsia="Calibri" w:hAnsi="Calibri" w:cs="Calibri"/>
          </w:rPr>
          <w:t xml:space="preserve">fig. </w:t>
        </w:r>
        <w:r w:rsidR="00906DA6" w:rsidRPr="0091116C">
          <w:rPr>
            <w:rStyle w:val="Hyperlink"/>
            <w:rFonts w:ascii="Calibri" w:eastAsia="Calibri" w:hAnsi="Calibri" w:cs="Calibri"/>
          </w:rPr>
          <w:t>30</w:t>
        </w:r>
      </w:hyperlink>
      <w:r w:rsidR="007476EA" w:rsidRPr="0091116C">
        <w:rPr>
          <w:rFonts w:ascii="Calibri" w:eastAsia="Calibri" w:hAnsi="Calibri" w:cs="Calibri"/>
          <w:color w:val="000000" w:themeColor="text1"/>
        </w:rPr>
        <w:t>),</w:t>
      </w:r>
      <w:r w:rsidR="007476EA">
        <w:rPr>
          <w:rFonts w:ascii="Calibri" w:eastAsia="Calibri" w:hAnsi="Calibri" w:cs="Calibri"/>
          <w:color w:val="000000" w:themeColor="text1"/>
        </w:rPr>
        <w:t xml:space="preserve"> </w:t>
      </w:r>
      <w:r w:rsidRPr="00301F09">
        <w:rPr>
          <w:rFonts w:ascii="Calibri" w:eastAsia="Calibri" w:hAnsi="Calibri" w:cs="Calibri"/>
          <w:color w:val="000000" w:themeColor="text1"/>
        </w:rPr>
        <w:t xml:space="preserve">the only provenance information available in the </w:t>
      </w:r>
      <w:r w:rsidR="0A875D8E" w:rsidRPr="00301F09">
        <w:rPr>
          <w:rFonts w:ascii="Calibri" w:eastAsia="Calibri" w:hAnsi="Calibri" w:cs="Calibri"/>
          <w:color w:val="000000" w:themeColor="text1"/>
        </w:rPr>
        <w:t xml:space="preserve">curatorial </w:t>
      </w:r>
      <w:r w:rsidRPr="00301F09">
        <w:rPr>
          <w:rFonts w:ascii="Calibri" w:eastAsia="Calibri" w:hAnsi="Calibri" w:cs="Calibri"/>
          <w:color w:val="000000" w:themeColor="text1"/>
        </w:rPr>
        <w:t xml:space="preserve">file when research </w:t>
      </w:r>
      <w:r w:rsidR="27DAD175" w:rsidRPr="00301F09">
        <w:rPr>
          <w:rFonts w:ascii="Calibri" w:eastAsia="Calibri" w:hAnsi="Calibri" w:cs="Calibri"/>
          <w:color w:val="000000" w:themeColor="text1"/>
        </w:rPr>
        <w:t>began</w:t>
      </w:r>
      <w:r w:rsidRPr="00301F09">
        <w:rPr>
          <w:rFonts w:ascii="Calibri" w:eastAsia="Calibri" w:hAnsi="Calibri" w:cs="Calibri"/>
          <w:color w:val="000000" w:themeColor="text1"/>
        </w:rPr>
        <w:t xml:space="preserve"> was limited to the name of the dealer, Elie Borowski, and the date of sale. However, documents relating to the head and its earlier twentieth-century provenance were held by two external archives</w:t>
      </w:r>
      <w:r w:rsidRPr="00301F09">
        <w:rPr>
          <w:rFonts w:ascii="Calibri" w:hAnsi="Calibri"/>
          <w:color w:val="000000" w:themeColor="text1"/>
        </w:rPr>
        <w:t>—</w:t>
      </w:r>
      <w:r w:rsidRPr="00301F09">
        <w:rPr>
          <w:rFonts w:ascii="Calibri" w:eastAsia="Calibri" w:hAnsi="Calibri" w:cs="Calibri"/>
          <w:color w:val="000000" w:themeColor="text1"/>
        </w:rPr>
        <w:t xml:space="preserve">dots </w:t>
      </w:r>
      <w:r w:rsidR="00156691">
        <w:rPr>
          <w:rFonts w:ascii="Calibri" w:eastAsia="Calibri" w:hAnsi="Calibri" w:cs="Calibri"/>
          <w:color w:val="000000" w:themeColor="text1"/>
        </w:rPr>
        <w:t xml:space="preserve">that </w:t>
      </w:r>
      <w:r w:rsidRPr="00301F09">
        <w:rPr>
          <w:rFonts w:ascii="Calibri" w:eastAsia="Calibri" w:hAnsi="Calibri" w:cs="Calibri"/>
          <w:color w:val="000000" w:themeColor="text1"/>
        </w:rPr>
        <w:t xml:space="preserve">we could only connect after first turning to </w:t>
      </w:r>
      <w:r w:rsidR="5554CBF3" w:rsidRPr="1914C67F">
        <w:rPr>
          <w:rFonts w:ascii="Calibri" w:eastAsia="Calibri" w:hAnsi="Calibri" w:cs="Calibri"/>
          <w:color w:val="000000" w:themeColor="text1"/>
        </w:rPr>
        <w:t>a letter from Borowski in the</w:t>
      </w:r>
      <w:r w:rsidR="00413886" w:rsidRPr="5AE489F2">
        <w:rPr>
          <w:rFonts w:ascii="Calibri" w:eastAsia="Calibri" w:hAnsi="Calibri" w:cs="Calibri"/>
          <w:color w:val="000000" w:themeColor="text1"/>
        </w:rPr>
        <w:t xml:space="preserve"> Getty</w:t>
      </w:r>
      <w:r w:rsidR="5554CBF3" w:rsidRPr="1914C67F">
        <w:rPr>
          <w:rFonts w:ascii="Calibri" w:eastAsia="Calibri" w:hAnsi="Calibri" w:cs="Calibri"/>
          <w:color w:val="000000" w:themeColor="text1"/>
        </w:rPr>
        <w:t xml:space="preserve"> </w:t>
      </w:r>
      <w:r w:rsidR="3A991643" w:rsidRPr="1914C67F">
        <w:rPr>
          <w:rFonts w:ascii="Calibri" w:eastAsia="Calibri" w:hAnsi="Calibri" w:cs="Calibri"/>
          <w:color w:val="000000" w:themeColor="text1"/>
        </w:rPr>
        <w:t>M</w:t>
      </w:r>
      <w:r w:rsidR="5554CBF3" w:rsidRPr="1914C67F">
        <w:rPr>
          <w:rFonts w:ascii="Calibri" w:eastAsia="Calibri" w:hAnsi="Calibri" w:cs="Calibri"/>
          <w:color w:val="000000" w:themeColor="text1"/>
        </w:rPr>
        <w:t>useum</w:t>
      </w:r>
      <w:r w:rsidR="0091116C">
        <w:rPr>
          <w:rFonts w:ascii="Calibri" w:eastAsia="Calibri" w:hAnsi="Calibri" w:cs="Calibri"/>
          <w:color w:val="000000" w:themeColor="text1"/>
        </w:rPr>
        <w:t>’</w:t>
      </w:r>
      <w:r w:rsidR="5554CBF3" w:rsidRPr="1914C67F">
        <w:rPr>
          <w:rFonts w:ascii="Calibri" w:eastAsia="Calibri" w:hAnsi="Calibri" w:cs="Calibri"/>
          <w:color w:val="000000" w:themeColor="text1"/>
        </w:rPr>
        <w:t xml:space="preserve">s archives. </w:t>
      </w:r>
      <w:r w:rsidR="27DAD175" w:rsidRPr="00301F09">
        <w:rPr>
          <w:rFonts w:ascii="Calibri" w:eastAsia="Calibri" w:hAnsi="Calibri" w:cs="Calibri"/>
          <w:color w:val="000000"/>
        </w:rPr>
        <w:t>This</w:t>
      </w:r>
      <w:r w:rsidRPr="00301F09">
        <w:rPr>
          <w:rFonts w:ascii="Calibri" w:eastAsia="Calibri" w:hAnsi="Calibri" w:cs="Calibri"/>
          <w:color w:val="000000"/>
        </w:rPr>
        <w:t xml:space="preserve"> had </w:t>
      </w:r>
      <w:r w:rsidR="27325C5D" w:rsidRPr="36FD3276">
        <w:rPr>
          <w:rFonts w:ascii="Calibri" w:eastAsia="Calibri" w:hAnsi="Calibri" w:cs="Calibri"/>
          <w:color w:val="000000" w:themeColor="text1"/>
        </w:rPr>
        <w:t xml:space="preserve">not </w:t>
      </w:r>
      <w:r w:rsidRPr="00301F09">
        <w:rPr>
          <w:rFonts w:ascii="Calibri" w:eastAsia="Calibri" w:hAnsi="Calibri" w:cs="Calibri"/>
          <w:color w:val="000000"/>
        </w:rPr>
        <w:t xml:space="preserve">been added to the object’s curatorial file, perhaps because it postdated the acquisition. </w:t>
      </w:r>
      <w:r w:rsidR="27DAD175" w:rsidRPr="00301F09">
        <w:rPr>
          <w:rFonts w:ascii="Calibri" w:eastAsia="Calibri" w:hAnsi="Calibri" w:cs="Calibri"/>
          <w:color w:val="000000"/>
        </w:rPr>
        <w:t xml:space="preserve">In the letter, </w:t>
      </w:r>
      <w:r w:rsidRPr="00301F09">
        <w:rPr>
          <w:rFonts w:ascii="Calibri" w:eastAsia="Calibri" w:hAnsi="Calibri" w:cs="Calibri"/>
          <w:color w:val="000000"/>
        </w:rPr>
        <w:t>Borowski provide</w:t>
      </w:r>
      <w:r w:rsidR="00156691">
        <w:rPr>
          <w:rFonts w:ascii="Calibri" w:eastAsia="Calibri" w:hAnsi="Calibri" w:cs="Calibri"/>
          <w:color w:val="000000"/>
        </w:rPr>
        <w:t>d</w:t>
      </w:r>
      <w:r w:rsidRPr="00301F09">
        <w:rPr>
          <w:rFonts w:ascii="Calibri" w:eastAsia="Calibri" w:hAnsi="Calibri" w:cs="Calibri"/>
          <w:color w:val="000000"/>
        </w:rPr>
        <w:t xml:space="preserve"> critical provenance </w:t>
      </w:r>
      <w:r w:rsidRPr="00301F09" w:rsidDel="11943D5A">
        <w:rPr>
          <w:rFonts w:ascii="Calibri" w:eastAsia="Calibri" w:hAnsi="Calibri" w:cs="Calibri"/>
          <w:color w:val="000000" w:themeColor="text1"/>
        </w:rPr>
        <w:t>information</w:t>
      </w:r>
      <w:r w:rsidRPr="00301F09">
        <w:rPr>
          <w:rFonts w:ascii="Calibri" w:eastAsia="Calibri" w:hAnsi="Calibri" w:cs="Calibri"/>
          <w:color w:val="000000"/>
        </w:rPr>
        <w:t xml:space="preserve"> </w:t>
      </w:r>
      <w:r w:rsidRPr="00301F09" w:rsidDel="11943D5A">
        <w:rPr>
          <w:rFonts w:ascii="Calibri" w:eastAsia="Calibri" w:hAnsi="Calibri" w:cs="Calibri"/>
          <w:color w:val="000000" w:themeColor="text1"/>
        </w:rPr>
        <w:t>that was</w:t>
      </w:r>
      <w:r w:rsidRPr="00301F09">
        <w:rPr>
          <w:rFonts w:ascii="Calibri" w:eastAsia="Calibri" w:hAnsi="Calibri" w:cs="Calibri"/>
          <w:color w:val="000000"/>
        </w:rPr>
        <w:t xml:space="preserve"> not part of the earlier sale documentation: the head had been deaccessioned from the Textile Museum in Washington</w:t>
      </w:r>
      <w:r w:rsidR="001E49D0">
        <w:rPr>
          <w:rFonts w:ascii="Calibri" w:eastAsia="Calibri" w:hAnsi="Calibri" w:cs="Calibri"/>
          <w:color w:val="000000"/>
        </w:rPr>
        <w:t>,</w:t>
      </w:r>
      <w:r w:rsidRPr="00301F09">
        <w:rPr>
          <w:rFonts w:ascii="Calibri" w:eastAsia="Calibri" w:hAnsi="Calibri" w:cs="Calibri"/>
          <w:color w:val="000000"/>
        </w:rPr>
        <w:t xml:space="preserve"> DC, whose founder had acquired it from Joseph Brummer in the early part of the twentieth</w:t>
      </w:r>
      <w:r w:rsidRPr="00301F09">
        <w:rPr>
          <w:rFonts w:ascii="Calibri" w:eastAsia="Calibri" w:hAnsi="Calibri" w:cs="Calibri"/>
          <w:color w:val="000000" w:themeColor="text1"/>
        </w:rPr>
        <w:t xml:space="preserve"> century. </w:t>
      </w:r>
      <w:r w:rsidR="27DAD175" w:rsidRPr="00301F09">
        <w:rPr>
          <w:rFonts w:ascii="Calibri" w:eastAsia="Calibri" w:hAnsi="Calibri" w:cs="Calibri"/>
          <w:color w:val="000000" w:themeColor="text1"/>
        </w:rPr>
        <w:t xml:space="preserve">We were thus able to </w:t>
      </w:r>
      <w:r w:rsidRPr="00301F09">
        <w:rPr>
          <w:rFonts w:ascii="Calibri" w:eastAsia="Calibri" w:hAnsi="Calibri" w:cs="Calibri"/>
          <w:color w:val="000000" w:themeColor="text1"/>
        </w:rPr>
        <w:t xml:space="preserve">link the head to the archives of the </w:t>
      </w:r>
      <w:r w:rsidRPr="00301F09">
        <w:rPr>
          <w:rFonts w:ascii="Calibri" w:eastAsia="Calibri" w:hAnsi="Calibri" w:cs="Calibri"/>
        </w:rPr>
        <w:t>Textile Museum, wh</w:t>
      </w:r>
      <w:r w:rsidR="27DAD175" w:rsidRPr="00301F09">
        <w:rPr>
          <w:rFonts w:ascii="Calibri" w:eastAsia="Calibri" w:hAnsi="Calibri" w:cs="Calibri"/>
        </w:rPr>
        <w:t>ere colleagues</w:t>
      </w:r>
      <w:r w:rsidR="000105DA">
        <w:rPr>
          <w:rFonts w:ascii="Calibri" w:eastAsia="Calibri" w:hAnsi="Calibri" w:cs="Calibri"/>
        </w:rPr>
        <w:t xml:space="preserve"> provided documents confirming</w:t>
      </w:r>
      <w:r w:rsidRPr="00301F09">
        <w:rPr>
          <w:rFonts w:ascii="Calibri" w:eastAsia="Calibri" w:hAnsi="Calibri" w:cs="Calibri"/>
          <w:color w:val="000000"/>
        </w:rPr>
        <w:t xml:space="preserve"> the identity of the </w:t>
      </w:r>
      <w:r w:rsidRPr="00301F09" w:rsidDel="002D3FAA">
        <w:rPr>
          <w:rFonts w:ascii="Calibri" w:eastAsia="Calibri" w:hAnsi="Calibri" w:cs="Calibri"/>
          <w:color w:val="000000" w:themeColor="text1"/>
        </w:rPr>
        <w:t>object</w:t>
      </w:r>
      <w:r w:rsidRPr="00301F09">
        <w:rPr>
          <w:rFonts w:ascii="Calibri" w:eastAsia="Calibri" w:hAnsi="Calibri" w:cs="Calibri"/>
          <w:color w:val="000000" w:themeColor="text1"/>
        </w:rPr>
        <w:t>, its purchase, and its sale.</w:t>
      </w:r>
      <w:r w:rsidR="00657C4C" w:rsidRPr="45BC76E2">
        <w:rPr>
          <w:rFonts w:ascii="Calibri" w:eastAsia="Calibri" w:hAnsi="Calibri" w:cs="Calibri"/>
          <w:color w:val="000000" w:themeColor="text1"/>
          <w:vertAlign w:val="superscript"/>
        </w:rPr>
        <w:t xml:space="preserve"> </w:t>
      </w:r>
      <w:r w:rsidR="00AD20D9">
        <w:t>A</w:t>
      </w:r>
      <w:r w:rsidR="27DAD175" w:rsidRPr="00301F09">
        <w:rPr>
          <w:rFonts w:ascii="Calibri" w:eastAsia="Calibri" w:hAnsi="Calibri" w:cs="Calibri"/>
          <w:color w:val="000000"/>
        </w:rPr>
        <w:t xml:space="preserve"> second strand of </w:t>
      </w:r>
      <w:r w:rsidRPr="00301F09">
        <w:rPr>
          <w:rFonts w:ascii="Calibri" w:eastAsia="Calibri" w:hAnsi="Calibri" w:cs="Calibri"/>
          <w:color w:val="000000"/>
        </w:rPr>
        <w:t xml:space="preserve">archival evidence came from the Brummer Gallery records, which preserve the head’s original catalogue card, documenting its date of purchase </w:t>
      </w:r>
      <w:r w:rsidRPr="0091116C">
        <w:rPr>
          <w:rFonts w:ascii="Calibri" w:eastAsia="Calibri" w:hAnsi="Calibri" w:cs="Calibri"/>
          <w:color w:val="000000"/>
        </w:rPr>
        <w:t>and sale</w:t>
      </w:r>
      <w:r w:rsidR="4281C3EA" w:rsidRPr="0091116C">
        <w:rPr>
          <w:rFonts w:ascii="Calibri" w:eastAsia="Calibri" w:hAnsi="Calibri" w:cs="Calibri"/>
          <w:color w:val="000000"/>
        </w:rPr>
        <w:t xml:space="preserve"> (</w:t>
      </w:r>
      <w:hyperlink w:anchor="fig-31" w:history="1">
        <w:r w:rsidR="4281C3EA" w:rsidRPr="0091116C">
          <w:rPr>
            <w:rStyle w:val="Hyperlink"/>
            <w:rFonts w:ascii="Calibri" w:eastAsia="Calibri" w:hAnsi="Calibri" w:cs="Calibri"/>
          </w:rPr>
          <w:t>fig.</w:t>
        </w:r>
        <w:r w:rsidR="5E52EB8C" w:rsidRPr="0091116C">
          <w:rPr>
            <w:rStyle w:val="Hyperlink"/>
            <w:rFonts w:ascii="Calibri" w:eastAsia="Calibri" w:hAnsi="Calibri" w:cs="Calibri"/>
          </w:rPr>
          <w:t xml:space="preserve"> </w:t>
        </w:r>
        <w:r w:rsidR="00610B8F" w:rsidRPr="0091116C">
          <w:rPr>
            <w:rStyle w:val="Hyperlink"/>
            <w:rFonts w:ascii="Calibri" w:eastAsia="Calibri" w:hAnsi="Calibri" w:cs="Calibri"/>
          </w:rPr>
          <w:t>31</w:t>
        </w:r>
      </w:hyperlink>
      <w:r w:rsidR="4281C3EA" w:rsidRPr="0091116C">
        <w:rPr>
          <w:rFonts w:ascii="Calibri" w:eastAsia="Calibri" w:hAnsi="Calibri" w:cs="Calibri"/>
          <w:color w:val="000000" w:themeColor="text1"/>
        </w:rPr>
        <w:t>)</w:t>
      </w:r>
      <w:r w:rsidRPr="0091116C">
        <w:rPr>
          <w:rFonts w:ascii="Calibri" w:eastAsia="Calibri" w:hAnsi="Calibri" w:cs="Calibri"/>
          <w:color w:val="000000" w:themeColor="text1"/>
        </w:rPr>
        <w:t>.</w:t>
      </w:r>
      <w:r w:rsidRPr="00301F09">
        <w:rPr>
          <w:rFonts w:ascii="Calibri" w:eastAsia="Calibri" w:hAnsi="Calibri" w:cs="Calibri"/>
          <w:color w:val="000000" w:themeColor="text1"/>
        </w:rPr>
        <w:t xml:space="preserve"> Without both the Textile Museum and Getty documentation, however, this individual catalogue card would have had limited value. It was illustrated with only a cursory sketch of the head, and the Brummers’ description, “Marble head; upper part missing; Greek,” would not have </w:t>
      </w:r>
      <w:r w:rsidR="00B23213">
        <w:rPr>
          <w:rFonts w:ascii="Calibri" w:eastAsia="Calibri" w:hAnsi="Calibri" w:cs="Calibri"/>
          <w:color w:val="000000" w:themeColor="text1"/>
        </w:rPr>
        <w:t xml:space="preserve">automatically </w:t>
      </w:r>
      <w:r w:rsidRPr="00301F09">
        <w:rPr>
          <w:rFonts w:ascii="Calibri" w:eastAsia="Calibri" w:hAnsi="Calibri" w:cs="Calibri"/>
          <w:color w:val="000000" w:themeColor="text1"/>
        </w:rPr>
        <w:t>pointed us to an object currently described as a Roman work from the first to second centur</w:t>
      </w:r>
      <w:r w:rsidR="00EF0AAF">
        <w:rPr>
          <w:rFonts w:ascii="Calibri" w:eastAsia="Calibri" w:hAnsi="Calibri" w:cs="Calibri"/>
          <w:color w:val="000000" w:themeColor="text1"/>
        </w:rPr>
        <w:t>y</w:t>
      </w:r>
      <w:r w:rsidRPr="00301F09">
        <w:rPr>
          <w:rFonts w:ascii="Calibri" w:eastAsia="Calibri" w:hAnsi="Calibri" w:cs="Calibri"/>
          <w:color w:val="000000" w:themeColor="text1"/>
        </w:rPr>
        <w:t xml:space="preserve"> CE and titled “Head from a Statue of the Crouching Aphrodite Type.” Between the different sources provided by these three archival repositories, the head’s provenance between 1927 and 1973 </w:t>
      </w:r>
      <w:r w:rsidR="52E66B6D" w:rsidRPr="00301F09">
        <w:rPr>
          <w:rFonts w:ascii="Calibri" w:eastAsia="Calibri" w:hAnsi="Calibri" w:cs="Calibri"/>
          <w:color w:val="000000" w:themeColor="text1"/>
        </w:rPr>
        <w:t xml:space="preserve">is </w:t>
      </w:r>
      <w:r w:rsidRPr="00301F09">
        <w:rPr>
          <w:rFonts w:ascii="Calibri" w:eastAsia="Calibri" w:hAnsi="Calibri" w:cs="Calibri"/>
          <w:color w:val="000000" w:themeColor="text1"/>
        </w:rPr>
        <w:t xml:space="preserve">now almost entirely reconstructed, and these archives </w:t>
      </w:r>
      <w:r w:rsidR="27DAD175" w:rsidRPr="00301F09">
        <w:rPr>
          <w:rFonts w:ascii="Calibri" w:eastAsia="Calibri" w:hAnsi="Calibri" w:cs="Calibri"/>
          <w:color w:val="000000" w:themeColor="text1"/>
        </w:rPr>
        <w:t xml:space="preserve">offer </w:t>
      </w:r>
      <w:r w:rsidRPr="00301F09">
        <w:rPr>
          <w:rFonts w:ascii="Calibri" w:eastAsia="Calibri" w:hAnsi="Calibri" w:cs="Calibri"/>
          <w:color w:val="000000" w:themeColor="text1"/>
        </w:rPr>
        <w:t>further avenues for researching the head’s history.</w:t>
      </w:r>
      <w:r w:rsidR="003C6580" w:rsidRPr="00301F09">
        <w:rPr>
          <w:rFonts w:ascii="Calibri" w:eastAsia="Calibri" w:hAnsi="Calibri" w:cs="Calibri"/>
          <w:color w:val="000000"/>
          <w:vertAlign w:val="superscript"/>
        </w:rPr>
        <w:endnoteReference w:id="119"/>
      </w:r>
    </w:p>
    <w:p w14:paraId="6BBD1FB4" w14:textId="2DD8027F" w:rsidR="0091116C" w:rsidRPr="0091116C" w:rsidRDefault="0091116C" w:rsidP="1914C67F">
      <w:pPr>
        <w:widowControl w:val="0"/>
        <w:tabs>
          <w:tab w:val="left" w:pos="720"/>
          <w:tab w:val="left" w:pos="1350"/>
        </w:tabs>
        <w:spacing w:line="360" w:lineRule="auto"/>
        <w:rPr>
          <w:rFonts w:ascii="Calibri" w:eastAsia="Calibri" w:hAnsi="Calibri" w:cs="Calibri"/>
          <w:b/>
          <w:bCs/>
          <w:color w:val="000000" w:themeColor="text1"/>
        </w:rPr>
      </w:pPr>
      <w:r w:rsidRPr="0091116C">
        <w:rPr>
          <w:rFonts w:ascii="Calibri" w:eastAsia="Calibri" w:hAnsi="Calibri" w:cs="Calibri"/>
          <w:b/>
          <w:bCs/>
          <w:color w:val="000000" w:themeColor="text1"/>
        </w:rPr>
        <w:t>[[fig-30]]</w:t>
      </w:r>
    </w:p>
    <w:p w14:paraId="26800029" w14:textId="32969299" w:rsidR="0091116C" w:rsidRPr="0091116C" w:rsidRDefault="0091116C" w:rsidP="1914C67F">
      <w:pPr>
        <w:widowControl w:val="0"/>
        <w:tabs>
          <w:tab w:val="left" w:pos="720"/>
          <w:tab w:val="left" w:pos="1350"/>
        </w:tabs>
        <w:spacing w:line="360" w:lineRule="auto"/>
        <w:rPr>
          <w:rFonts w:ascii="Calibri" w:eastAsia="Calibri" w:hAnsi="Calibri" w:cs="Calibri"/>
          <w:b/>
          <w:bCs/>
          <w:color w:val="000000" w:themeColor="text1"/>
        </w:rPr>
      </w:pPr>
      <w:r w:rsidRPr="0091116C">
        <w:rPr>
          <w:rFonts w:ascii="Calibri" w:eastAsia="Calibri" w:hAnsi="Calibri" w:cs="Calibri"/>
          <w:b/>
          <w:bCs/>
          <w:color w:val="000000" w:themeColor="text1"/>
        </w:rPr>
        <w:t>[[fig-31]]</w:t>
      </w:r>
    </w:p>
    <w:p w14:paraId="25BC0F0B" w14:textId="77777777" w:rsidR="00C03ADC" w:rsidRPr="00301F09" w:rsidRDefault="00C03ADC" w:rsidP="1914C67F">
      <w:pPr>
        <w:widowControl w:val="0"/>
        <w:tabs>
          <w:tab w:val="left" w:pos="720"/>
          <w:tab w:val="left" w:pos="1350"/>
        </w:tabs>
        <w:spacing w:line="360" w:lineRule="auto"/>
        <w:rPr>
          <w:rFonts w:ascii="Calibri" w:eastAsia="Calibri" w:hAnsi="Calibri" w:cs="Calibri"/>
          <w:color w:val="000000" w:themeColor="text1"/>
        </w:rPr>
      </w:pPr>
    </w:p>
    <w:p w14:paraId="42377F56" w14:textId="414D87F7" w:rsidR="002D3FAA" w:rsidRPr="0091116C" w:rsidRDefault="1DEA6A94" w:rsidP="0091116C">
      <w:pPr>
        <w:pStyle w:val="Heading4"/>
        <w:rPr>
          <w:i w:val="0"/>
          <w:iCs w:val="0"/>
        </w:rPr>
      </w:pPr>
      <w:r w:rsidRPr="0091116C">
        <w:rPr>
          <w:i w:val="0"/>
          <w:iCs w:val="0"/>
        </w:rPr>
        <w:t xml:space="preserve">Case Study: A Terracotta Horse and Rider </w:t>
      </w:r>
    </w:p>
    <w:p w14:paraId="56A56B11" w14:textId="74A12C2B" w:rsidR="002D3FAA" w:rsidRPr="00301F09" w:rsidRDefault="002D3FAA" w:rsidP="00D7382D">
      <w:pPr>
        <w:spacing w:line="360" w:lineRule="auto"/>
        <w:rPr>
          <w:rFonts w:ascii="Calibri" w:eastAsia="Calibri" w:hAnsi="Calibri" w:cs="Calibri"/>
          <w:color w:val="000000" w:themeColor="text1"/>
        </w:rPr>
      </w:pPr>
      <w:r w:rsidRPr="00301F09">
        <w:rPr>
          <w:rFonts w:ascii="Calibri" w:eastAsia="Calibri" w:hAnsi="Calibri" w:cs="Calibri"/>
          <w:color w:val="000000" w:themeColor="text1"/>
        </w:rPr>
        <w:t>Personal archives might be incomplete and fragmented, depending on the way they were maintained</w:t>
      </w:r>
      <w:r w:rsidR="72F99D73" w:rsidRPr="00301F09">
        <w:rPr>
          <w:rFonts w:ascii="Calibri" w:eastAsia="Calibri" w:hAnsi="Calibri" w:cs="Calibri"/>
          <w:color w:val="000000" w:themeColor="text1"/>
        </w:rPr>
        <w:t>,</w:t>
      </w:r>
      <w:r w:rsidRPr="00301F09">
        <w:rPr>
          <w:rFonts w:ascii="Calibri" w:eastAsia="Calibri" w:hAnsi="Calibri" w:cs="Calibri"/>
          <w:color w:val="000000" w:themeColor="text1"/>
        </w:rPr>
        <w:t xml:space="preserve"> processed</w:t>
      </w:r>
      <w:r w:rsidR="72F99D73" w:rsidRPr="00301F09">
        <w:rPr>
          <w:rFonts w:ascii="Calibri" w:eastAsia="Calibri" w:hAnsi="Calibri" w:cs="Calibri"/>
          <w:color w:val="000000" w:themeColor="text1"/>
        </w:rPr>
        <w:t>,</w:t>
      </w:r>
      <w:r w:rsidRPr="00301F09">
        <w:rPr>
          <w:rFonts w:ascii="Calibri" w:eastAsia="Calibri" w:hAnsi="Calibri" w:cs="Calibri"/>
          <w:color w:val="000000" w:themeColor="text1"/>
        </w:rPr>
        <w:t xml:space="preserve"> and preserved. An archive m</w:t>
      </w:r>
      <w:r w:rsidR="7E26D24D" w:rsidRPr="00301F09">
        <w:rPr>
          <w:rFonts w:ascii="Calibri" w:eastAsia="Calibri" w:hAnsi="Calibri" w:cs="Calibri"/>
          <w:color w:val="000000" w:themeColor="text1"/>
        </w:rPr>
        <w:t>ight</w:t>
      </w:r>
      <w:r w:rsidRPr="00301F09">
        <w:rPr>
          <w:rFonts w:ascii="Calibri" w:eastAsia="Calibri" w:hAnsi="Calibri" w:cs="Calibri"/>
          <w:color w:val="000000" w:themeColor="text1"/>
        </w:rPr>
        <w:t xml:space="preserve"> contain only one side of a correspondence</w:t>
      </w:r>
      <w:r w:rsidR="7E26D24D" w:rsidRPr="00301F09">
        <w:rPr>
          <w:rFonts w:ascii="Calibri" w:eastAsia="Calibri" w:hAnsi="Calibri" w:cs="Calibri"/>
          <w:color w:val="000000" w:themeColor="text1"/>
        </w:rPr>
        <w:t>,</w:t>
      </w:r>
      <w:r w:rsidRPr="00301F09">
        <w:rPr>
          <w:rFonts w:ascii="Calibri" w:eastAsia="Calibri" w:hAnsi="Calibri" w:cs="Calibri"/>
          <w:color w:val="000000" w:themeColor="text1"/>
        </w:rPr>
        <w:t xml:space="preserve"> or</w:t>
      </w:r>
      <w:r w:rsidR="7E26D24D" w:rsidRPr="00301F09">
        <w:rPr>
          <w:rFonts w:ascii="Calibri" w:eastAsia="Calibri" w:hAnsi="Calibri" w:cs="Calibri"/>
          <w:color w:val="000000" w:themeColor="text1"/>
        </w:rPr>
        <w:t xml:space="preserve"> </w:t>
      </w:r>
      <w:r w:rsidRPr="00301F09">
        <w:rPr>
          <w:rFonts w:ascii="Calibri" w:eastAsia="Calibri" w:hAnsi="Calibri" w:cs="Calibri"/>
          <w:color w:val="000000" w:themeColor="text1"/>
        </w:rPr>
        <w:t xml:space="preserve">documents </w:t>
      </w:r>
      <w:r w:rsidRPr="00301F09">
        <w:rPr>
          <w:rFonts w:ascii="Calibri" w:eastAsia="Calibri" w:hAnsi="Calibri" w:cs="Calibri"/>
          <w:color w:val="000000" w:themeColor="text1"/>
        </w:rPr>
        <w:lastRenderedPageBreak/>
        <w:t xml:space="preserve">relating to </w:t>
      </w:r>
      <w:r w:rsidR="7E26D24D" w:rsidRPr="00301F09">
        <w:rPr>
          <w:rFonts w:ascii="Calibri" w:eastAsia="Calibri" w:hAnsi="Calibri" w:cs="Calibri"/>
          <w:color w:val="000000" w:themeColor="text1"/>
        </w:rPr>
        <w:t>a single</w:t>
      </w:r>
      <w:r w:rsidRPr="00301F09">
        <w:rPr>
          <w:rFonts w:ascii="Calibri" w:eastAsia="Calibri" w:hAnsi="Calibri" w:cs="Calibri"/>
          <w:color w:val="000000" w:themeColor="text1"/>
        </w:rPr>
        <w:t xml:space="preserve"> event may have been deposited</w:t>
      </w:r>
      <w:r w:rsidR="003755B1">
        <w:rPr>
          <w:rFonts w:ascii="Calibri" w:eastAsia="Calibri" w:hAnsi="Calibri" w:cs="Calibri"/>
          <w:color w:val="000000" w:themeColor="text1"/>
        </w:rPr>
        <w:t xml:space="preserve"> at</w:t>
      </w:r>
      <w:r w:rsidRPr="00301F09">
        <w:rPr>
          <w:rFonts w:ascii="Calibri" w:eastAsia="Calibri" w:hAnsi="Calibri" w:cs="Calibri"/>
          <w:color w:val="000000" w:themeColor="text1"/>
        </w:rPr>
        <w:t xml:space="preserve"> different collecting institutions. Such is the case with the Bernard and Rebecca Reis archive, which is held by both the Smithsonian Archives of American Art and the Getty Research Institute.</w:t>
      </w:r>
      <w:r w:rsidRPr="00301F09">
        <w:rPr>
          <w:rStyle w:val="EndnoteReference"/>
          <w:rFonts w:ascii="Calibri" w:eastAsia="Calibri" w:hAnsi="Calibri" w:cs="Calibri"/>
          <w:color w:val="000000" w:themeColor="text1"/>
        </w:rPr>
        <w:endnoteReference w:id="120"/>
      </w:r>
      <w:r w:rsidRPr="00301F09">
        <w:rPr>
          <w:rFonts w:ascii="Calibri" w:eastAsia="Calibri" w:hAnsi="Calibri" w:cs="Calibri"/>
          <w:color w:val="000000" w:themeColor="text1"/>
        </w:rPr>
        <w:t xml:space="preserve"> For a group of</w:t>
      </w:r>
      <w:r w:rsidR="28E82090" w:rsidRPr="00301F09">
        <w:rPr>
          <w:rFonts w:ascii="Calibri" w:eastAsia="Calibri" w:hAnsi="Calibri" w:cs="Calibri"/>
          <w:color w:val="000000" w:themeColor="text1"/>
        </w:rPr>
        <w:t xml:space="preserve"> </w:t>
      </w:r>
      <w:r w:rsidR="17B037A0" w:rsidRPr="00301F09">
        <w:rPr>
          <w:rFonts w:ascii="Calibri" w:eastAsia="Calibri" w:hAnsi="Calibri" w:cs="Calibri"/>
          <w:color w:val="000000" w:themeColor="text1"/>
        </w:rPr>
        <w:t>antiquities with connections to</w:t>
      </w:r>
      <w:r w:rsidR="39B31405" w:rsidRPr="00301F09">
        <w:rPr>
          <w:rFonts w:ascii="Calibri" w:eastAsia="Calibri" w:hAnsi="Calibri" w:cs="Calibri"/>
          <w:color w:val="000000" w:themeColor="text1"/>
        </w:rPr>
        <w:t xml:space="preserve"> the Reis collection</w:t>
      </w:r>
      <w:r w:rsidRPr="00301F09">
        <w:rPr>
          <w:rFonts w:ascii="Calibri" w:eastAsia="Calibri" w:hAnsi="Calibri" w:cs="Calibri"/>
          <w:color w:val="000000" w:themeColor="text1"/>
        </w:rPr>
        <w:t>, reuniting these disparate sources and connecting them to ongoing threads of research was essential to understanding the</w:t>
      </w:r>
      <w:r w:rsidR="72F99D73" w:rsidRPr="00301F09">
        <w:rPr>
          <w:rFonts w:ascii="Calibri" w:eastAsia="Calibri" w:hAnsi="Calibri" w:cs="Calibri"/>
          <w:color w:val="000000" w:themeColor="text1"/>
        </w:rPr>
        <w:t>ir</w:t>
      </w:r>
      <w:r w:rsidRPr="00301F09">
        <w:rPr>
          <w:rFonts w:ascii="Calibri" w:eastAsia="Calibri" w:hAnsi="Calibri" w:cs="Calibri"/>
          <w:color w:val="000000" w:themeColor="text1"/>
        </w:rPr>
        <w:t xml:space="preserve"> full history. </w:t>
      </w:r>
    </w:p>
    <w:p w14:paraId="555BCE9B" w14:textId="6580898C" w:rsidR="002D3FAA" w:rsidRDefault="375E37A1" w:rsidP="00D7382D">
      <w:pPr>
        <w:spacing w:line="360" w:lineRule="auto"/>
        <w:ind w:firstLine="720"/>
        <w:rPr>
          <w:rFonts w:ascii="Calibri" w:eastAsia="Calibri" w:hAnsi="Calibri" w:cs="Calibri"/>
          <w:color w:val="000000" w:themeColor="text1"/>
        </w:rPr>
      </w:pPr>
      <w:r w:rsidRPr="00301F09">
        <w:rPr>
          <w:rFonts w:ascii="Calibri" w:eastAsia="Calibri" w:hAnsi="Calibri" w:cs="Calibri"/>
          <w:color w:val="000000" w:themeColor="text1"/>
        </w:rPr>
        <w:t xml:space="preserve">In 2002 </w:t>
      </w:r>
      <w:r w:rsidR="002D3FAA" w:rsidRPr="00301F09">
        <w:rPr>
          <w:rFonts w:ascii="Calibri" w:eastAsia="Calibri" w:hAnsi="Calibri" w:cs="Calibri"/>
          <w:color w:val="000000" w:themeColor="text1"/>
        </w:rPr>
        <w:t>Barbara Poe Levee (1922–2013)</w:t>
      </w:r>
      <w:r w:rsidR="5E903B4A" w:rsidRPr="00301F09">
        <w:rPr>
          <w:rFonts w:ascii="Calibri" w:eastAsia="Calibri" w:hAnsi="Calibri" w:cs="Calibri"/>
          <w:color w:val="000000" w:themeColor="text1"/>
        </w:rPr>
        <w:t xml:space="preserve"> </w:t>
      </w:r>
      <w:r w:rsidR="002D3FAA" w:rsidRPr="00301F09">
        <w:rPr>
          <w:rFonts w:ascii="Calibri" w:eastAsia="Calibri" w:hAnsi="Calibri" w:cs="Calibri"/>
          <w:color w:val="000000" w:themeColor="text1"/>
        </w:rPr>
        <w:t>donat</w:t>
      </w:r>
      <w:r w:rsidRPr="00301F09">
        <w:rPr>
          <w:rFonts w:ascii="Calibri" w:eastAsia="Calibri" w:hAnsi="Calibri" w:cs="Calibri"/>
          <w:color w:val="000000" w:themeColor="text1"/>
        </w:rPr>
        <w:t>ed</w:t>
      </w:r>
      <w:r w:rsidR="5E903B4A" w:rsidRPr="00301F09">
        <w:rPr>
          <w:rFonts w:ascii="Calibri" w:eastAsia="Calibri" w:hAnsi="Calibri" w:cs="Calibri"/>
          <w:color w:val="000000" w:themeColor="text1"/>
        </w:rPr>
        <w:t xml:space="preserve"> nine </w:t>
      </w:r>
      <w:r w:rsidR="17B037A0" w:rsidRPr="00301F09">
        <w:rPr>
          <w:rFonts w:ascii="Calibri" w:eastAsia="Calibri" w:hAnsi="Calibri" w:cs="Calibri"/>
          <w:color w:val="000000" w:themeColor="text1"/>
        </w:rPr>
        <w:t>objects</w:t>
      </w:r>
      <w:r w:rsidR="5E903B4A" w:rsidRPr="00301F09">
        <w:rPr>
          <w:rFonts w:ascii="Calibri" w:eastAsia="Calibri" w:hAnsi="Calibri" w:cs="Calibri"/>
          <w:color w:val="000000" w:themeColor="text1"/>
        </w:rPr>
        <w:t xml:space="preserve"> </w:t>
      </w:r>
      <w:r w:rsidR="002D3FAA" w:rsidRPr="00301F09">
        <w:rPr>
          <w:rFonts w:ascii="Calibri" w:eastAsia="Calibri" w:hAnsi="Calibri" w:cs="Calibri"/>
          <w:color w:val="000000" w:themeColor="text1"/>
        </w:rPr>
        <w:t xml:space="preserve">to the Getty Museum, including </w:t>
      </w:r>
      <w:r w:rsidR="002D3FAA" w:rsidRPr="00301F09">
        <w:rPr>
          <w:rFonts w:ascii="Calibri" w:hAnsi="Calibri"/>
          <w:color w:val="000000" w:themeColor="text1"/>
        </w:rPr>
        <w:t>a</w:t>
      </w:r>
      <w:r w:rsidR="002D3FAA" w:rsidRPr="00301F09">
        <w:rPr>
          <w:rFonts w:ascii="Calibri" w:eastAsia="Calibri" w:hAnsi="Calibri" w:cs="Calibri"/>
          <w:color w:val="000000" w:themeColor="text1"/>
        </w:rPr>
        <w:t xml:space="preserve"> terracotta statuette of a horse and rider</w:t>
      </w:r>
      <w:bookmarkStart w:id="14" w:name="_Hlk189812153"/>
      <w:r w:rsidR="002D3FAA" w:rsidRPr="00301F09">
        <w:rPr>
          <w:rFonts w:ascii="Calibri" w:eastAsia="Calibri" w:hAnsi="Calibri" w:cs="Calibri"/>
          <w:color w:val="000000" w:themeColor="text1"/>
        </w:rPr>
        <w:t xml:space="preserve"> (</w:t>
      </w:r>
      <w:hyperlink r:id="rId48">
        <w:r w:rsidR="002D3FAA" w:rsidRPr="00301F09">
          <w:rPr>
            <w:rFonts w:ascii="Calibri" w:eastAsia="Calibri" w:hAnsi="Calibri" w:cs="Calibri"/>
          </w:rPr>
          <w:t>2002.85</w:t>
        </w:r>
      </w:hyperlink>
      <w:r w:rsidR="30E98A3E" w:rsidRPr="0091116C">
        <w:t>)</w:t>
      </w:r>
      <w:r w:rsidR="00DF066B" w:rsidRPr="0091116C">
        <w:rPr>
          <w:rStyle w:val="EndnoteReference"/>
          <w:rFonts w:ascii="Calibri" w:eastAsia="Calibri" w:hAnsi="Calibri" w:cs="Calibri"/>
          <w:color w:val="000000" w:themeColor="text1"/>
        </w:rPr>
        <w:endnoteReference w:id="121"/>
      </w:r>
      <w:r w:rsidR="30E98A3E" w:rsidRPr="0091116C">
        <w:t xml:space="preserve"> (</w:t>
      </w:r>
      <w:hyperlink w:anchor="fig-32" w:history="1">
        <w:r w:rsidR="002D3FAA" w:rsidRPr="0091116C">
          <w:rPr>
            <w:rStyle w:val="Hyperlink"/>
          </w:rPr>
          <w:t xml:space="preserve">fig. </w:t>
        </w:r>
        <w:r w:rsidR="00610B8F" w:rsidRPr="0091116C">
          <w:rPr>
            <w:rStyle w:val="Hyperlink"/>
          </w:rPr>
          <w:t>32</w:t>
        </w:r>
      </w:hyperlink>
      <w:r w:rsidR="002D3FAA" w:rsidRPr="0091116C">
        <w:t>)</w:t>
      </w:r>
      <w:r w:rsidR="002D3FAA" w:rsidRPr="0091116C">
        <w:rPr>
          <w:rFonts w:ascii="Calibri" w:eastAsia="Calibri" w:hAnsi="Calibri" w:cs="Calibri"/>
          <w:color w:val="000000" w:themeColor="text1"/>
        </w:rPr>
        <w:t>.</w:t>
      </w:r>
      <w:bookmarkEnd w:id="14"/>
      <w:r w:rsidR="002D3FAA" w:rsidRPr="00301F09">
        <w:rPr>
          <w:rFonts w:ascii="Calibri" w:eastAsia="Calibri" w:hAnsi="Calibri" w:cs="Calibri"/>
          <w:color w:val="000000" w:themeColor="text1"/>
        </w:rPr>
        <w:t xml:space="preserve"> Levee </w:t>
      </w:r>
      <w:r w:rsidR="72F99D73" w:rsidRPr="00301F09">
        <w:rPr>
          <w:rFonts w:ascii="Calibri" w:eastAsia="Calibri" w:hAnsi="Calibri" w:cs="Calibri"/>
          <w:color w:val="000000" w:themeColor="text1"/>
        </w:rPr>
        <w:t xml:space="preserve">recorded </w:t>
      </w:r>
      <w:r w:rsidR="002D3FAA" w:rsidRPr="00301F09">
        <w:rPr>
          <w:rFonts w:ascii="Calibri" w:eastAsia="Calibri" w:hAnsi="Calibri" w:cs="Calibri"/>
          <w:color w:val="000000" w:themeColor="text1"/>
        </w:rPr>
        <w:t xml:space="preserve">in </w:t>
      </w:r>
      <w:r w:rsidR="72F99D73" w:rsidRPr="00301F09">
        <w:rPr>
          <w:rFonts w:ascii="Calibri" w:eastAsia="Calibri" w:hAnsi="Calibri" w:cs="Calibri"/>
          <w:color w:val="000000" w:themeColor="text1"/>
        </w:rPr>
        <w:t xml:space="preserve">the </w:t>
      </w:r>
      <w:r w:rsidR="002D3FAA" w:rsidRPr="00301F09">
        <w:rPr>
          <w:rFonts w:ascii="Calibri" w:eastAsia="Calibri" w:hAnsi="Calibri" w:cs="Calibri"/>
          <w:color w:val="000000" w:themeColor="text1"/>
        </w:rPr>
        <w:t xml:space="preserve">donation paperwork that all of these objects were once in the collection of her father, Bernard Reis (1895–1978), a financial advisor in the 1950s New York art world who, with his wife Rebecca, collected modern paintings, sculpture, ethnographic objects, and antiquities. Although the provenance was highly plausible for the whole group, only two objects, </w:t>
      </w:r>
      <w:r w:rsidR="002D3FAA" w:rsidRPr="00301F09">
        <w:rPr>
          <w:rFonts w:ascii="Calibri" w:hAnsi="Calibri"/>
          <w:color w:val="000000" w:themeColor="text1"/>
        </w:rPr>
        <w:t>a</w:t>
      </w:r>
      <w:r w:rsidR="002D3FAA" w:rsidRPr="00301F09">
        <w:rPr>
          <w:rFonts w:ascii="Calibri" w:eastAsia="Calibri" w:hAnsi="Calibri" w:cs="Calibri"/>
          <w:color w:val="000000" w:themeColor="text1"/>
        </w:rPr>
        <w:t xml:space="preserve"> modern Cycladic violin figure (</w:t>
      </w:r>
      <w:hyperlink r:id="rId49">
        <w:r w:rsidR="002D3FAA" w:rsidRPr="00182DD9">
          <w:t>2002.80</w:t>
        </w:r>
      </w:hyperlink>
      <w:r w:rsidR="002D3FAA" w:rsidRPr="00301F09">
        <w:rPr>
          <w:rFonts w:ascii="Calibri" w:eastAsia="Calibri" w:hAnsi="Calibri" w:cs="Calibri"/>
          <w:color w:val="000000" w:themeColor="text1"/>
        </w:rPr>
        <w:t>)</w:t>
      </w:r>
      <w:r w:rsidR="00976AA2" w:rsidRPr="00301F09">
        <w:rPr>
          <w:rStyle w:val="EndnoteReference"/>
          <w:rFonts w:ascii="Calibri" w:eastAsia="Calibri" w:hAnsi="Calibri" w:cs="Calibri"/>
          <w:color w:val="000000" w:themeColor="text1"/>
        </w:rPr>
        <w:endnoteReference w:id="122"/>
      </w:r>
      <w:r w:rsidR="002D3FAA" w:rsidRPr="00301F09">
        <w:rPr>
          <w:rFonts w:ascii="Calibri" w:eastAsia="Calibri" w:hAnsi="Calibri" w:cs="Calibri"/>
          <w:color w:val="000000" w:themeColor="text1"/>
        </w:rPr>
        <w:t xml:space="preserve"> and </w:t>
      </w:r>
      <w:r w:rsidR="002D3FAA" w:rsidRPr="00301F09">
        <w:rPr>
          <w:rFonts w:ascii="Calibri" w:hAnsi="Calibri"/>
          <w:color w:val="000000" w:themeColor="text1"/>
        </w:rPr>
        <w:t>a</w:t>
      </w:r>
      <w:r w:rsidR="002D3FAA" w:rsidRPr="00301F09">
        <w:rPr>
          <w:rFonts w:ascii="Calibri" w:eastAsia="Calibri" w:hAnsi="Calibri" w:cs="Calibri"/>
          <w:color w:val="000000" w:themeColor="text1"/>
        </w:rPr>
        <w:t xml:space="preserve"> small bronze kouros (</w:t>
      </w:r>
      <w:hyperlink r:id="rId50" w:history="1">
        <w:r w:rsidR="002D3FAA" w:rsidRPr="00182DD9">
          <w:t>2002.86</w:t>
        </w:r>
      </w:hyperlink>
      <w:r w:rsidR="002D3FAA" w:rsidRPr="00301F09">
        <w:rPr>
          <w:rFonts w:ascii="Calibri" w:eastAsia="Calibri" w:hAnsi="Calibri" w:cs="Calibri"/>
          <w:color w:val="000000" w:themeColor="text1"/>
        </w:rPr>
        <w:t>)</w:t>
      </w:r>
      <w:r w:rsidR="008F0747" w:rsidRPr="00301F09">
        <w:rPr>
          <w:rFonts w:ascii="Calibri" w:eastAsia="Calibri" w:hAnsi="Calibri" w:cs="Calibri"/>
          <w:color w:val="000000" w:themeColor="text1"/>
        </w:rPr>
        <w:t>,</w:t>
      </w:r>
      <w:r w:rsidR="0081013D" w:rsidRPr="00301F09">
        <w:rPr>
          <w:rStyle w:val="EndnoteReference"/>
          <w:rFonts w:ascii="Calibri" w:eastAsia="Calibri" w:hAnsi="Calibri" w:cs="Calibri"/>
          <w:color w:val="000000" w:themeColor="text1"/>
        </w:rPr>
        <w:endnoteReference w:id="123"/>
      </w:r>
      <w:r w:rsidR="002D3FAA" w:rsidRPr="00301F09">
        <w:rPr>
          <w:rFonts w:ascii="Calibri" w:eastAsia="Calibri" w:hAnsi="Calibri" w:cs="Calibri"/>
          <w:color w:val="000000" w:themeColor="text1"/>
        </w:rPr>
        <w:t xml:space="preserve"> could be confirmed as coming from the Reis collection, having </w:t>
      </w:r>
      <w:r w:rsidR="72F99D73" w:rsidRPr="00301F09">
        <w:rPr>
          <w:rFonts w:ascii="Calibri" w:eastAsia="Calibri" w:hAnsi="Calibri" w:cs="Calibri"/>
          <w:color w:val="000000" w:themeColor="text1"/>
        </w:rPr>
        <w:t>featured in an exhibition</w:t>
      </w:r>
      <w:r w:rsidR="002D3FAA" w:rsidRPr="00301F09">
        <w:rPr>
          <w:rFonts w:ascii="Calibri" w:eastAsia="Calibri" w:hAnsi="Calibri" w:cs="Calibri"/>
          <w:color w:val="000000" w:themeColor="text1"/>
        </w:rPr>
        <w:t xml:space="preserve"> in 1954</w:t>
      </w:r>
      <w:r w:rsidR="72F99D73" w:rsidRPr="00301F09">
        <w:rPr>
          <w:rFonts w:ascii="Calibri" w:eastAsia="Calibri" w:hAnsi="Calibri" w:cs="Calibri"/>
          <w:color w:val="000000" w:themeColor="text1"/>
        </w:rPr>
        <w:t xml:space="preserve"> and published accordingly</w:t>
      </w:r>
      <w:r w:rsidR="002D3FAA" w:rsidRPr="00301F09">
        <w:rPr>
          <w:rFonts w:ascii="Calibri" w:eastAsia="Calibri" w:hAnsi="Calibri" w:cs="Calibri"/>
          <w:color w:val="000000" w:themeColor="text1"/>
        </w:rPr>
        <w:t>.</w:t>
      </w:r>
      <w:r w:rsidR="002D3FAA" w:rsidRPr="00301F09">
        <w:rPr>
          <w:rStyle w:val="EndnoteReference"/>
          <w:rFonts w:ascii="Calibri" w:eastAsia="Calibri" w:hAnsi="Calibri" w:cs="Calibri"/>
          <w:color w:val="000000" w:themeColor="text1"/>
        </w:rPr>
        <w:endnoteReference w:id="124"/>
      </w:r>
      <w:r w:rsidR="002D3FAA" w:rsidRPr="00301F09">
        <w:rPr>
          <w:rFonts w:ascii="Calibri" w:eastAsia="Calibri" w:hAnsi="Calibri" w:cs="Calibri"/>
          <w:color w:val="000000" w:themeColor="text1"/>
        </w:rPr>
        <w:t xml:space="preserve"> According to </w:t>
      </w:r>
      <w:r w:rsidR="72F99D73" w:rsidRPr="00301F09">
        <w:rPr>
          <w:rFonts w:ascii="Calibri" w:eastAsia="Calibri" w:hAnsi="Calibri" w:cs="Calibri"/>
          <w:color w:val="000000" w:themeColor="text1"/>
        </w:rPr>
        <w:t xml:space="preserve">the </w:t>
      </w:r>
      <w:r w:rsidR="171CDFD3" w:rsidRPr="00301F09">
        <w:rPr>
          <w:rFonts w:ascii="Calibri" w:eastAsia="Calibri" w:hAnsi="Calibri" w:cs="Calibri"/>
          <w:color w:val="000000" w:themeColor="text1"/>
        </w:rPr>
        <w:t xml:space="preserve">exhibition </w:t>
      </w:r>
      <w:r w:rsidR="72F99D73" w:rsidRPr="00301F09">
        <w:rPr>
          <w:rFonts w:ascii="Calibri" w:eastAsia="Calibri" w:hAnsi="Calibri" w:cs="Calibri"/>
          <w:color w:val="000000" w:themeColor="text1"/>
        </w:rPr>
        <w:t>catalogue</w:t>
      </w:r>
      <w:r w:rsidR="002D3FAA" w:rsidRPr="00301F09">
        <w:rPr>
          <w:rFonts w:ascii="Calibri" w:eastAsia="Calibri" w:hAnsi="Calibri" w:cs="Calibri"/>
          <w:color w:val="000000" w:themeColor="text1"/>
        </w:rPr>
        <w:t xml:space="preserve">, Reis </w:t>
      </w:r>
      <w:r w:rsidR="0F3F2327" w:rsidRPr="00301F09">
        <w:rPr>
          <w:rFonts w:ascii="Calibri" w:eastAsia="Calibri" w:hAnsi="Calibri" w:cs="Calibri"/>
          <w:color w:val="000000" w:themeColor="text1"/>
        </w:rPr>
        <w:t xml:space="preserve">had also </w:t>
      </w:r>
      <w:r w:rsidR="002D3FAA" w:rsidRPr="00301F09">
        <w:rPr>
          <w:rFonts w:ascii="Calibri" w:eastAsia="Calibri" w:hAnsi="Calibri" w:cs="Calibri"/>
          <w:color w:val="000000" w:themeColor="text1"/>
        </w:rPr>
        <w:t xml:space="preserve">lent seven other antiquities, but </w:t>
      </w:r>
      <w:r w:rsidR="3A285708" w:rsidRPr="00301F09">
        <w:rPr>
          <w:rFonts w:ascii="Calibri" w:eastAsia="Calibri" w:hAnsi="Calibri" w:cs="Calibri"/>
          <w:color w:val="000000" w:themeColor="text1"/>
        </w:rPr>
        <w:t xml:space="preserve">as the catalogue lacks </w:t>
      </w:r>
      <w:r w:rsidR="002D3FAA" w:rsidRPr="00301F09">
        <w:rPr>
          <w:rFonts w:ascii="Calibri" w:eastAsia="Calibri" w:hAnsi="Calibri" w:cs="Calibri"/>
          <w:color w:val="000000" w:themeColor="text1"/>
        </w:rPr>
        <w:t xml:space="preserve">illustrations </w:t>
      </w:r>
      <w:r w:rsidR="62BBFE52" w:rsidRPr="00301F09">
        <w:rPr>
          <w:rFonts w:ascii="Calibri" w:eastAsia="Calibri" w:hAnsi="Calibri" w:cs="Calibri"/>
          <w:color w:val="000000" w:themeColor="text1"/>
        </w:rPr>
        <w:t xml:space="preserve">and </w:t>
      </w:r>
      <w:r w:rsidR="002D3FAA" w:rsidRPr="00301F09">
        <w:rPr>
          <w:rFonts w:ascii="Calibri" w:eastAsia="Calibri" w:hAnsi="Calibri" w:cs="Calibri"/>
          <w:color w:val="000000" w:themeColor="text1"/>
        </w:rPr>
        <w:t xml:space="preserve">full descriptions, </w:t>
      </w:r>
      <w:r w:rsidR="72F99D73" w:rsidRPr="00301F09">
        <w:rPr>
          <w:rFonts w:ascii="Calibri" w:eastAsia="Calibri" w:hAnsi="Calibri" w:cs="Calibri"/>
          <w:color w:val="000000" w:themeColor="text1"/>
        </w:rPr>
        <w:t>we could not match these firmly</w:t>
      </w:r>
      <w:r w:rsidR="002D3FAA" w:rsidRPr="00301F09">
        <w:rPr>
          <w:rFonts w:ascii="Calibri" w:eastAsia="Calibri" w:hAnsi="Calibri" w:cs="Calibri"/>
          <w:color w:val="000000" w:themeColor="text1"/>
        </w:rPr>
        <w:t xml:space="preserve"> </w:t>
      </w:r>
      <w:r w:rsidR="478E4D92" w:rsidRPr="00301F09">
        <w:rPr>
          <w:rFonts w:ascii="Calibri" w:eastAsia="Calibri" w:hAnsi="Calibri" w:cs="Calibri"/>
          <w:color w:val="000000" w:themeColor="text1"/>
        </w:rPr>
        <w:t>against</w:t>
      </w:r>
      <w:r w:rsidR="00BE726E">
        <w:rPr>
          <w:rFonts w:ascii="Calibri" w:eastAsia="Calibri" w:hAnsi="Calibri" w:cs="Calibri"/>
          <w:color w:val="000000" w:themeColor="text1"/>
        </w:rPr>
        <w:t xml:space="preserve"> Levee’s l</w:t>
      </w:r>
      <w:r w:rsidR="478E4D92" w:rsidRPr="00301F09">
        <w:rPr>
          <w:rFonts w:ascii="Calibri" w:eastAsia="Calibri" w:hAnsi="Calibri" w:cs="Calibri"/>
          <w:color w:val="000000" w:themeColor="text1"/>
        </w:rPr>
        <w:t xml:space="preserve">ater donations to the </w:t>
      </w:r>
      <w:r w:rsidR="002D3FAA" w:rsidRPr="00301F09">
        <w:rPr>
          <w:rFonts w:ascii="Calibri" w:eastAsia="Calibri" w:hAnsi="Calibri" w:cs="Calibri"/>
          <w:color w:val="000000" w:themeColor="text1"/>
        </w:rPr>
        <w:t xml:space="preserve">Getty. </w:t>
      </w:r>
    </w:p>
    <w:p w14:paraId="4C363FF7" w14:textId="64606850" w:rsidR="0091116C" w:rsidRPr="0091116C" w:rsidRDefault="0091116C" w:rsidP="0091116C">
      <w:pPr>
        <w:spacing w:line="360" w:lineRule="auto"/>
        <w:rPr>
          <w:rFonts w:ascii="Calibri" w:eastAsia="Calibri" w:hAnsi="Calibri" w:cs="Calibri"/>
          <w:b/>
          <w:bCs/>
          <w:color w:val="000000" w:themeColor="text1"/>
        </w:rPr>
      </w:pPr>
      <w:r w:rsidRPr="0091116C">
        <w:rPr>
          <w:rFonts w:ascii="Calibri" w:eastAsia="Calibri" w:hAnsi="Calibri" w:cs="Calibri"/>
          <w:b/>
          <w:bCs/>
          <w:color w:val="000000" w:themeColor="text1"/>
        </w:rPr>
        <w:t>[[fig-32]]</w:t>
      </w:r>
    </w:p>
    <w:p w14:paraId="5ECA4067" w14:textId="6441DC7F" w:rsidR="00A4330B" w:rsidRPr="00301F09" w:rsidRDefault="002D3FAA" w:rsidP="00D7382D">
      <w:pPr>
        <w:spacing w:line="360" w:lineRule="auto"/>
        <w:ind w:firstLine="720"/>
        <w:rPr>
          <w:rFonts w:ascii="Calibri" w:eastAsia="Calibri" w:hAnsi="Calibri" w:cs="Calibri"/>
          <w:color w:val="000000" w:themeColor="text1"/>
        </w:rPr>
      </w:pPr>
      <w:r w:rsidRPr="00301F09">
        <w:rPr>
          <w:rFonts w:ascii="Calibri" w:eastAsia="Calibri" w:hAnsi="Calibri" w:cs="Calibri"/>
          <w:color w:val="000000" w:themeColor="text1"/>
        </w:rPr>
        <w:t xml:space="preserve">Upon reviewing conservation reports and the objects themselves, </w:t>
      </w:r>
      <w:r w:rsidR="72F99D73" w:rsidRPr="00301F09">
        <w:rPr>
          <w:rFonts w:ascii="Calibri" w:eastAsia="Calibri" w:hAnsi="Calibri" w:cs="Calibri"/>
          <w:color w:val="000000" w:themeColor="text1"/>
        </w:rPr>
        <w:t xml:space="preserve">we found </w:t>
      </w:r>
      <w:r w:rsidRPr="00301F09">
        <w:rPr>
          <w:rFonts w:ascii="Calibri" w:eastAsia="Calibri" w:hAnsi="Calibri" w:cs="Calibri"/>
          <w:color w:val="000000" w:themeColor="text1"/>
        </w:rPr>
        <w:t>linen stickers</w:t>
      </w:r>
      <w:r w:rsidR="00D47518">
        <w:rPr>
          <w:rFonts w:ascii="Calibri" w:eastAsia="Calibri" w:hAnsi="Calibri" w:cs="Calibri"/>
          <w:color w:val="000000" w:themeColor="text1"/>
        </w:rPr>
        <w:t xml:space="preserve"> of unknown date and origin</w:t>
      </w:r>
      <w:r w:rsidR="00E66740">
        <w:rPr>
          <w:rFonts w:ascii="Calibri" w:eastAsia="Calibri" w:hAnsi="Calibri" w:cs="Calibri"/>
          <w:color w:val="000000" w:themeColor="text1"/>
        </w:rPr>
        <w:t>, some with annotations</w:t>
      </w:r>
      <w:r w:rsidR="001D3D76">
        <w:rPr>
          <w:rFonts w:ascii="Calibri" w:eastAsia="Calibri" w:hAnsi="Calibri" w:cs="Calibri"/>
          <w:color w:val="000000" w:themeColor="text1"/>
        </w:rPr>
        <w:t>,</w:t>
      </w:r>
      <w:r w:rsidR="00D47518">
        <w:rPr>
          <w:rFonts w:ascii="Calibri" w:eastAsia="Calibri" w:hAnsi="Calibri" w:cs="Calibri"/>
          <w:color w:val="000000" w:themeColor="text1"/>
        </w:rPr>
        <w:t xml:space="preserve"> </w:t>
      </w:r>
      <w:r w:rsidR="001D3D76">
        <w:rPr>
          <w:rFonts w:ascii="Calibri" w:eastAsia="Calibri" w:hAnsi="Calibri" w:cs="Calibri"/>
          <w:color w:val="000000" w:themeColor="text1"/>
        </w:rPr>
        <w:t>attached to mounts or documented</w:t>
      </w:r>
      <w:r w:rsidR="00080301">
        <w:rPr>
          <w:rFonts w:ascii="Calibri" w:eastAsia="Calibri" w:hAnsi="Calibri" w:cs="Calibri"/>
          <w:color w:val="000000" w:themeColor="text1"/>
        </w:rPr>
        <w:t xml:space="preserve"> with five of the objects, including the horse and rider</w:t>
      </w:r>
      <w:r w:rsidRPr="00301F09">
        <w:rPr>
          <w:rFonts w:ascii="Calibri" w:eastAsia="Calibri" w:hAnsi="Calibri" w:cs="Calibri"/>
          <w:color w:val="000000" w:themeColor="text1"/>
        </w:rPr>
        <w:t>.</w:t>
      </w:r>
      <w:r w:rsidRPr="00301F09">
        <w:rPr>
          <w:rStyle w:val="EndnoteReference"/>
          <w:rFonts w:ascii="Calibri" w:eastAsia="Calibri" w:hAnsi="Calibri" w:cs="Calibri"/>
          <w:color w:val="000000" w:themeColor="text1"/>
        </w:rPr>
        <w:endnoteReference w:id="125"/>
      </w:r>
      <w:r w:rsidRPr="00301F09">
        <w:rPr>
          <w:rFonts w:ascii="Calibri" w:eastAsia="Calibri" w:hAnsi="Calibri" w:cs="Calibri"/>
          <w:color w:val="000000" w:themeColor="text1"/>
        </w:rPr>
        <w:t xml:space="preserve"> </w:t>
      </w:r>
      <w:r w:rsidR="554AEE91" w:rsidRPr="00301F09">
        <w:rPr>
          <w:rFonts w:ascii="Calibri" w:eastAsia="Calibri" w:hAnsi="Calibri" w:cs="Calibri"/>
          <w:color w:val="000000" w:themeColor="text1"/>
        </w:rPr>
        <w:t xml:space="preserve">Simultaneous research in the microfiche records of the photographic archive of the Deutsches Archäologisches Institut in Rome </w:t>
      </w:r>
      <w:r w:rsidR="009119F6">
        <w:rPr>
          <w:rFonts w:ascii="Calibri" w:eastAsia="Calibri" w:hAnsi="Calibri" w:cs="Calibri"/>
          <w:color w:val="000000" w:themeColor="text1"/>
        </w:rPr>
        <w:t>(</w:t>
      </w:r>
      <w:r w:rsidR="554AEE91" w:rsidRPr="00301F09">
        <w:rPr>
          <w:rFonts w:ascii="Calibri" w:eastAsia="Calibri" w:hAnsi="Calibri" w:cs="Calibri"/>
          <w:color w:val="000000" w:themeColor="text1"/>
        </w:rPr>
        <w:t>DAI-Rome</w:t>
      </w:r>
      <w:r w:rsidR="009119F6">
        <w:rPr>
          <w:rFonts w:ascii="Calibri" w:eastAsia="Calibri" w:hAnsi="Calibri" w:cs="Calibri"/>
          <w:color w:val="000000" w:themeColor="text1"/>
        </w:rPr>
        <w:t>)</w:t>
      </w:r>
      <w:r w:rsidR="554AEE91" w:rsidRPr="00301F09">
        <w:rPr>
          <w:rFonts w:ascii="Calibri" w:eastAsia="Calibri" w:hAnsi="Calibri" w:cs="Calibri"/>
          <w:color w:val="000000" w:themeColor="text1"/>
        </w:rPr>
        <w:t xml:space="preserve"> and digitized inventory registers</w:t>
      </w:r>
      <w:r w:rsidR="00296E63">
        <w:rPr>
          <w:rFonts w:ascii="Calibri" w:eastAsia="Calibri" w:hAnsi="Calibri" w:cs="Calibri"/>
          <w:color w:val="000000" w:themeColor="text1"/>
        </w:rPr>
        <w:t xml:space="preserve"> (discussed further below)</w:t>
      </w:r>
      <w:r w:rsidR="554AEE91" w:rsidRPr="00301F09">
        <w:rPr>
          <w:rFonts w:ascii="Calibri" w:eastAsia="Calibri" w:hAnsi="Calibri" w:cs="Calibri"/>
          <w:color w:val="000000" w:themeColor="text1"/>
        </w:rPr>
        <w:t xml:space="preserve"> revealed that the terracotta rider had an even earlier collecting history, as it was photographed in Rome in 1934 as part of the Ludwig Curtius collection.</w:t>
      </w:r>
      <w:r w:rsidR="005868D9" w:rsidRPr="00301F09">
        <w:rPr>
          <w:rStyle w:val="EndnoteReference"/>
          <w:rFonts w:ascii="Calibri" w:eastAsia="Calibri" w:hAnsi="Calibri" w:cs="Calibri"/>
          <w:color w:val="000000" w:themeColor="text1"/>
        </w:rPr>
        <w:endnoteReference w:id="126"/>
      </w:r>
      <w:r w:rsidR="554AEE91" w:rsidRPr="00301F09">
        <w:rPr>
          <w:rFonts w:ascii="Calibri" w:eastAsia="Calibri" w:hAnsi="Calibri" w:cs="Calibri"/>
          <w:color w:val="000000" w:themeColor="text1"/>
        </w:rPr>
        <w:t xml:space="preserve"> </w:t>
      </w:r>
      <w:r w:rsidR="1AB27E07" w:rsidRPr="00301F09">
        <w:rPr>
          <w:rFonts w:ascii="Calibri" w:eastAsia="Calibri" w:hAnsi="Calibri" w:cs="Calibri"/>
          <w:color w:val="000000" w:themeColor="text1"/>
        </w:rPr>
        <w:t>So w</w:t>
      </w:r>
      <w:r w:rsidR="683CC1CF" w:rsidRPr="00301F09">
        <w:rPr>
          <w:rFonts w:ascii="Calibri" w:eastAsia="Calibri" w:hAnsi="Calibri" w:cs="Calibri"/>
          <w:color w:val="000000" w:themeColor="text1"/>
        </w:rPr>
        <w:t>as the</w:t>
      </w:r>
      <w:r w:rsidR="3897BBDE" w:rsidRPr="00301F09">
        <w:rPr>
          <w:rFonts w:ascii="Calibri" w:eastAsia="Calibri" w:hAnsi="Calibri" w:cs="Calibri"/>
          <w:color w:val="000000" w:themeColor="text1"/>
        </w:rPr>
        <w:t xml:space="preserve"> rider statuette’s</w:t>
      </w:r>
      <w:r w:rsidR="683CC1CF" w:rsidRPr="00301F09">
        <w:rPr>
          <w:rFonts w:ascii="Calibri" w:eastAsia="Calibri" w:hAnsi="Calibri" w:cs="Calibri"/>
          <w:color w:val="000000" w:themeColor="text1"/>
        </w:rPr>
        <w:t xml:space="preserve"> linen</w:t>
      </w:r>
      <w:r w:rsidR="5720E275" w:rsidRPr="00301F09">
        <w:rPr>
          <w:rFonts w:ascii="Calibri" w:eastAsia="Calibri" w:hAnsi="Calibri" w:cs="Calibri"/>
          <w:color w:val="000000" w:themeColor="text1"/>
        </w:rPr>
        <w:t xml:space="preserve"> sticker</w:t>
      </w:r>
      <w:r w:rsidR="1DADF2BB" w:rsidRPr="00301F09">
        <w:rPr>
          <w:rFonts w:ascii="Calibri" w:eastAsia="Calibri" w:hAnsi="Calibri" w:cs="Calibri"/>
          <w:color w:val="000000" w:themeColor="text1"/>
        </w:rPr>
        <w:t>, whi</w:t>
      </w:r>
      <w:r w:rsidR="00FA68EE">
        <w:rPr>
          <w:rFonts w:ascii="Calibri" w:eastAsia="Calibri" w:hAnsi="Calibri" w:cs="Calibri"/>
          <w:color w:val="000000" w:themeColor="text1"/>
        </w:rPr>
        <w:t>ch had the note</w:t>
      </w:r>
      <w:r w:rsidR="1DADF2BB" w:rsidRPr="00301F09">
        <w:rPr>
          <w:rFonts w:ascii="Calibri" w:eastAsia="Calibri" w:hAnsi="Calibri" w:cs="Calibri"/>
          <w:color w:val="000000" w:themeColor="text1"/>
        </w:rPr>
        <w:t xml:space="preserve"> “B-9 Lorna</w:t>
      </w:r>
      <w:r w:rsidR="1AB27E07" w:rsidRPr="00301F09">
        <w:rPr>
          <w:rFonts w:ascii="Calibri" w:eastAsia="Calibri" w:hAnsi="Calibri" w:cs="Calibri"/>
          <w:color w:val="000000" w:themeColor="text1"/>
        </w:rPr>
        <w:t>,</w:t>
      </w:r>
      <w:r w:rsidR="1DADF2BB" w:rsidRPr="00301F09">
        <w:rPr>
          <w:rFonts w:ascii="Calibri" w:eastAsia="Calibri" w:hAnsi="Calibri" w:cs="Calibri"/>
          <w:color w:val="000000" w:themeColor="text1"/>
        </w:rPr>
        <w:t>”</w:t>
      </w:r>
      <w:r w:rsidR="5720E275" w:rsidRPr="00301F09">
        <w:rPr>
          <w:rFonts w:ascii="Calibri" w:eastAsia="Calibri" w:hAnsi="Calibri" w:cs="Calibri"/>
          <w:color w:val="000000" w:themeColor="text1"/>
        </w:rPr>
        <w:t xml:space="preserve"> related to the Reis collection</w:t>
      </w:r>
      <w:r w:rsidR="40472B46" w:rsidRPr="00301F09">
        <w:rPr>
          <w:rFonts w:ascii="Calibri" w:eastAsia="Calibri" w:hAnsi="Calibri" w:cs="Calibri"/>
          <w:color w:val="000000" w:themeColor="text1"/>
        </w:rPr>
        <w:t>, t</w:t>
      </w:r>
      <w:r w:rsidR="229A2510" w:rsidRPr="00301F09">
        <w:rPr>
          <w:rFonts w:ascii="Calibri" w:eastAsia="Calibri" w:hAnsi="Calibri" w:cs="Calibri"/>
          <w:color w:val="000000" w:themeColor="text1"/>
        </w:rPr>
        <w:t>he Curtius collection</w:t>
      </w:r>
      <w:r w:rsidR="40472B46" w:rsidRPr="00301F09">
        <w:rPr>
          <w:rFonts w:ascii="Calibri" w:eastAsia="Calibri" w:hAnsi="Calibri" w:cs="Calibri"/>
          <w:color w:val="000000" w:themeColor="text1"/>
        </w:rPr>
        <w:t xml:space="preserve">, or some </w:t>
      </w:r>
      <w:r w:rsidR="1EDE41E6" w:rsidRPr="00301F09">
        <w:rPr>
          <w:rFonts w:ascii="Calibri" w:eastAsia="Calibri" w:hAnsi="Calibri" w:cs="Calibri"/>
          <w:color w:val="000000" w:themeColor="text1"/>
        </w:rPr>
        <w:t xml:space="preserve">other </w:t>
      </w:r>
      <w:r w:rsidR="36E1EC7C" w:rsidRPr="00301F09">
        <w:rPr>
          <w:rFonts w:ascii="Calibri" w:eastAsia="Calibri" w:hAnsi="Calibri" w:cs="Calibri"/>
          <w:color w:val="000000" w:themeColor="text1"/>
        </w:rPr>
        <w:t>unknown owner</w:t>
      </w:r>
      <w:r w:rsidR="229A2510" w:rsidRPr="00301F09">
        <w:rPr>
          <w:rFonts w:ascii="Calibri" w:eastAsia="Calibri" w:hAnsi="Calibri" w:cs="Calibri"/>
          <w:color w:val="000000" w:themeColor="text1"/>
        </w:rPr>
        <w:t xml:space="preserve">? </w:t>
      </w:r>
    </w:p>
    <w:p w14:paraId="71D95810" w14:textId="7C9B7212" w:rsidR="005868D9" w:rsidRPr="00301F09" w:rsidRDefault="6F145B79" w:rsidP="00D7382D">
      <w:pPr>
        <w:spacing w:line="360" w:lineRule="auto"/>
        <w:ind w:firstLine="720"/>
        <w:rPr>
          <w:b/>
          <w:bCs/>
        </w:rPr>
      </w:pPr>
      <w:r w:rsidRPr="33E5808A">
        <w:rPr>
          <w:rFonts w:ascii="Calibri" w:eastAsia="Calibri" w:hAnsi="Calibri" w:cs="Calibri"/>
          <w:color w:val="000000" w:themeColor="text1"/>
        </w:rPr>
        <w:t xml:space="preserve">Although </w:t>
      </w:r>
      <w:r w:rsidR="146BCB39" w:rsidRPr="33E5808A">
        <w:rPr>
          <w:rFonts w:ascii="Calibri" w:eastAsia="Calibri" w:hAnsi="Calibri" w:cs="Calibri"/>
          <w:color w:val="000000" w:themeColor="text1"/>
        </w:rPr>
        <w:t>an intriguing and informative lead,</w:t>
      </w:r>
      <w:r w:rsidR="6B6FCC2B" w:rsidRPr="33E5808A">
        <w:rPr>
          <w:rFonts w:ascii="Calibri" w:eastAsia="Calibri" w:hAnsi="Calibri" w:cs="Calibri"/>
          <w:color w:val="000000" w:themeColor="text1"/>
        </w:rPr>
        <w:t xml:space="preserve"> </w:t>
      </w:r>
      <w:r w:rsidRPr="33E5808A">
        <w:rPr>
          <w:rFonts w:ascii="Calibri" w:eastAsia="Calibri" w:hAnsi="Calibri" w:cs="Calibri"/>
          <w:color w:val="000000" w:themeColor="text1"/>
        </w:rPr>
        <w:t>the DAI-Rome records did not</w:t>
      </w:r>
      <w:r w:rsidR="6B6FCC2B" w:rsidRPr="33E5808A">
        <w:rPr>
          <w:rFonts w:ascii="Calibri" w:eastAsia="Calibri" w:hAnsi="Calibri" w:cs="Calibri"/>
          <w:color w:val="000000" w:themeColor="text1"/>
        </w:rPr>
        <w:t xml:space="preserve"> </w:t>
      </w:r>
      <w:r w:rsidRPr="33E5808A">
        <w:rPr>
          <w:rFonts w:ascii="Calibri" w:eastAsia="Calibri" w:hAnsi="Calibri" w:cs="Calibri"/>
          <w:color w:val="000000" w:themeColor="text1"/>
        </w:rPr>
        <w:t>explain the enigmatic sticker</w:t>
      </w:r>
      <w:r w:rsidR="6B6FCC2B" w:rsidRPr="33E5808A">
        <w:rPr>
          <w:rFonts w:ascii="Calibri" w:eastAsia="Calibri" w:hAnsi="Calibri" w:cs="Calibri"/>
          <w:color w:val="000000" w:themeColor="text1"/>
        </w:rPr>
        <w:t xml:space="preserve">. </w:t>
      </w:r>
      <w:r w:rsidRPr="33E5808A">
        <w:rPr>
          <w:rFonts w:ascii="Calibri" w:eastAsia="Calibri" w:hAnsi="Calibri" w:cs="Calibri"/>
          <w:color w:val="000000" w:themeColor="text1"/>
        </w:rPr>
        <w:t>For this, we turned to physical archives held in the Getty</w:t>
      </w:r>
      <w:r w:rsidR="210085C9" w:rsidRPr="33E5808A">
        <w:rPr>
          <w:rFonts w:ascii="Calibri" w:eastAsia="Calibri" w:hAnsi="Calibri" w:cs="Calibri"/>
          <w:color w:val="000000" w:themeColor="text1"/>
        </w:rPr>
        <w:t xml:space="preserve"> Research Institute</w:t>
      </w:r>
      <w:r w:rsidR="5867777D" w:rsidRPr="33E5808A">
        <w:rPr>
          <w:rFonts w:ascii="Calibri" w:eastAsia="Calibri" w:hAnsi="Calibri" w:cs="Calibri"/>
          <w:color w:val="000000" w:themeColor="text1"/>
        </w:rPr>
        <w:t xml:space="preserve"> (GRI)</w:t>
      </w:r>
      <w:r w:rsidRPr="33E5808A">
        <w:rPr>
          <w:rFonts w:ascii="Calibri" w:eastAsia="Calibri" w:hAnsi="Calibri" w:cs="Calibri"/>
          <w:color w:val="000000" w:themeColor="text1"/>
        </w:rPr>
        <w:t xml:space="preserve">: the Bernard and Rebecca Reis </w:t>
      </w:r>
      <w:r w:rsidR="00CD698C">
        <w:rPr>
          <w:rFonts w:ascii="Calibri" w:eastAsia="Calibri" w:hAnsi="Calibri" w:cs="Calibri"/>
          <w:color w:val="000000" w:themeColor="text1"/>
        </w:rPr>
        <w:t>p</w:t>
      </w:r>
      <w:r w:rsidR="00204B24">
        <w:rPr>
          <w:rFonts w:ascii="Calibri" w:eastAsia="Calibri" w:hAnsi="Calibri" w:cs="Calibri"/>
          <w:color w:val="000000" w:themeColor="text1"/>
        </w:rPr>
        <w:t>apers</w:t>
      </w:r>
      <w:r w:rsidRPr="33E5808A">
        <w:rPr>
          <w:rFonts w:ascii="Calibri" w:eastAsia="Calibri" w:hAnsi="Calibri" w:cs="Calibri"/>
          <w:color w:val="000000" w:themeColor="text1"/>
        </w:rPr>
        <w:t>, which preserve</w:t>
      </w:r>
      <w:r w:rsidR="5867777D" w:rsidRPr="33E5808A">
        <w:rPr>
          <w:rFonts w:ascii="Calibri" w:eastAsia="Calibri" w:hAnsi="Calibri" w:cs="Calibri"/>
          <w:color w:val="000000" w:themeColor="text1"/>
        </w:rPr>
        <w:t>s</w:t>
      </w:r>
      <w:r w:rsidRPr="33E5808A">
        <w:rPr>
          <w:rFonts w:ascii="Calibri" w:eastAsia="Calibri" w:hAnsi="Calibri" w:cs="Calibri"/>
          <w:color w:val="000000" w:themeColor="text1"/>
        </w:rPr>
        <w:t xml:space="preserve"> documentation of their personal collection, including assorted photographs and inventory lists from 1960</w:t>
      </w:r>
      <w:r w:rsidR="5867777D" w:rsidRPr="33E5808A">
        <w:rPr>
          <w:rFonts w:ascii="Calibri" w:eastAsia="Calibri" w:hAnsi="Calibri" w:cs="Calibri"/>
          <w:color w:val="000000" w:themeColor="text1"/>
        </w:rPr>
        <w:t xml:space="preserve"> to 19</w:t>
      </w:r>
      <w:r w:rsidRPr="33E5808A">
        <w:rPr>
          <w:rFonts w:ascii="Calibri" w:eastAsia="Calibri" w:hAnsi="Calibri" w:cs="Calibri"/>
          <w:color w:val="000000" w:themeColor="text1"/>
        </w:rPr>
        <w:t>80. The</w:t>
      </w:r>
      <w:r w:rsidR="009E508B">
        <w:rPr>
          <w:rFonts w:ascii="Calibri" w:eastAsia="Calibri" w:hAnsi="Calibri" w:cs="Calibri"/>
          <w:color w:val="000000" w:themeColor="text1"/>
        </w:rPr>
        <w:t>se</w:t>
      </w:r>
      <w:r w:rsidR="5867777D" w:rsidRPr="33E5808A">
        <w:rPr>
          <w:rFonts w:ascii="Calibri" w:eastAsia="Calibri" w:hAnsi="Calibri" w:cs="Calibri"/>
          <w:color w:val="000000" w:themeColor="text1"/>
        </w:rPr>
        <w:t xml:space="preserve"> </w:t>
      </w:r>
      <w:r w:rsidRPr="33E5808A">
        <w:rPr>
          <w:rFonts w:ascii="Calibri" w:eastAsia="Calibri" w:hAnsi="Calibri" w:cs="Calibri"/>
          <w:color w:val="000000" w:themeColor="text1"/>
        </w:rPr>
        <w:t>were donated to the GRI in 1990 but do not seem to have been consulted in 2002, and no copies of materials from the archive were in the curatorial files. A 1960 inventory clearly describes this</w:t>
      </w:r>
      <w:r w:rsidR="4D6903B8" w:rsidRPr="33E5808A">
        <w:rPr>
          <w:rFonts w:ascii="Calibri" w:eastAsia="Calibri" w:hAnsi="Calibri" w:cs="Calibri"/>
          <w:color w:val="000000" w:themeColor="text1"/>
        </w:rPr>
        <w:t xml:space="preserve"> terracotta rider</w:t>
      </w:r>
      <w:r w:rsidRPr="33E5808A">
        <w:rPr>
          <w:rFonts w:ascii="Calibri" w:eastAsia="Calibri" w:hAnsi="Calibri" w:cs="Calibri"/>
          <w:color w:val="000000" w:themeColor="text1"/>
        </w:rPr>
        <w:t xml:space="preserve"> statuette, confirming Reis’s </w:t>
      </w:r>
      <w:r w:rsidRPr="33E5808A">
        <w:rPr>
          <w:rFonts w:ascii="Calibri" w:eastAsia="Calibri" w:hAnsi="Calibri" w:cs="Calibri"/>
          <w:color w:val="000000" w:themeColor="text1"/>
        </w:rPr>
        <w:lastRenderedPageBreak/>
        <w:t xml:space="preserve">ownership. And the sticker? Family letters revealed that Barbara Poe Levee’s daughter was named Lorna, and that the statuette had been given to her by 1981 but was transferred back to her mother in 2001. </w:t>
      </w:r>
      <w:r w:rsidR="73540514" w:rsidRPr="33E5808A">
        <w:rPr>
          <w:rFonts w:ascii="Calibri" w:eastAsia="Calibri" w:hAnsi="Calibri" w:cs="Calibri"/>
          <w:color w:val="000000" w:themeColor="text1"/>
        </w:rPr>
        <w:t xml:space="preserve">It was likely, therefore, that the other linen stickers also dated </w:t>
      </w:r>
      <w:r w:rsidR="08481882" w:rsidRPr="33E5808A">
        <w:rPr>
          <w:rFonts w:ascii="Calibri" w:eastAsia="Calibri" w:hAnsi="Calibri" w:cs="Calibri"/>
          <w:color w:val="000000" w:themeColor="text1"/>
        </w:rPr>
        <w:t xml:space="preserve">to </w:t>
      </w:r>
      <w:r w:rsidR="5867777D" w:rsidRPr="33E5808A">
        <w:rPr>
          <w:rFonts w:ascii="Calibri" w:eastAsia="Calibri" w:hAnsi="Calibri" w:cs="Calibri"/>
          <w:color w:val="000000" w:themeColor="text1"/>
        </w:rPr>
        <w:t xml:space="preserve">time in </w:t>
      </w:r>
      <w:r w:rsidR="08481882" w:rsidRPr="33E5808A">
        <w:rPr>
          <w:rFonts w:ascii="Calibri" w:eastAsia="Calibri" w:hAnsi="Calibri" w:cs="Calibri"/>
          <w:color w:val="000000" w:themeColor="text1"/>
        </w:rPr>
        <w:t>the Reis collection or after.</w:t>
      </w:r>
      <w:r w:rsidRPr="33E5808A">
        <w:rPr>
          <w:rFonts w:ascii="Calibri" w:eastAsia="Calibri" w:hAnsi="Calibri" w:cs="Calibri"/>
          <w:color w:val="000000" w:themeColor="text1"/>
        </w:rPr>
        <w:t xml:space="preserve"> </w:t>
      </w:r>
    </w:p>
    <w:p w14:paraId="2578F810" w14:textId="7C511FA5" w:rsidR="00A4330B" w:rsidRPr="00301F09" w:rsidRDefault="554AEE91" w:rsidP="00D7382D">
      <w:pPr>
        <w:spacing w:line="360" w:lineRule="auto"/>
        <w:ind w:firstLine="720"/>
        <w:rPr>
          <w:rFonts w:ascii="Calibri" w:eastAsia="Calibri" w:hAnsi="Calibri" w:cs="Calibri"/>
          <w:color w:val="000000" w:themeColor="text1"/>
        </w:rPr>
      </w:pPr>
      <w:r w:rsidRPr="00301F09">
        <w:rPr>
          <w:rFonts w:ascii="Calibri" w:eastAsia="Calibri" w:hAnsi="Calibri" w:cs="Calibri"/>
          <w:color w:val="000000" w:themeColor="text1"/>
        </w:rPr>
        <w:t>While the inventory lists allowed the identification of distinctive singular objects</w:t>
      </w:r>
      <w:r w:rsidR="009119F6">
        <w:rPr>
          <w:rFonts w:ascii="Calibri" w:eastAsia="Calibri" w:hAnsi="Calibri" w:cs="Calibri"/>
          <w:color w:val="000000" w:themeColor="text1"/>
        </w:rPr>
        <w:t>—</w:t>
      </w:r>
      <w:r w:rsidRPr="00301F09">
        <w:rPr>
          <w:rFonts w:ascii="Calibri" w:eastAsia="Calibri" w:hAnsi="Calibri" w:cs="Calibri"/>
          <w:color w:val="000000" w:themeColor="text1"/>
        </w:rPr>
        <w:t>including the horse and rider statuette, the Cycladic violin figure, and the bronze sphinx</w:t>
      </w:r>
      <w:r w:rsidR="009119F6">
        <w:rPr>
          <w:rFonts w:ascii="Calibri" w:eastAsia="Calibri" w:hAnsi="Calibri" w:cs="Calibri"/>
          <w:color w:val="000000" w:themeColor="text1"/>
        </w:rPr>
        <w:t>—</w:t>
      </w:r>
      <w:r w:rsidRPr="00301F09">
        <w:rPr>
          <w:rFonts w:ascii="Calibri" w:eastAsia="Calibri" w:hAnsi="Calibri" w:cs="Calibri"/>
          <w:color w:val="000000" w:themeColor="text1"/>
        </w:rPr>
        <w:t xml:space="preserve">without specific descriptions and dimensions, the other unpublished objects could not be verified as </w:t>
      </w:r>
      <w:r w:rsidR="009119F6">
        <w:rPr>
          <w:rFonts w:ascii="Calibri" w:eastAsia="Calibri" w:hAnsi="Calibri" w:cs="Calibri"/>
          <w:color w:val="000000" w:themeColor="text1"/>
        </w:rPr>
        <w:t xml:space="preserve">coming </w:t>
      </w:r>
      <w:r w:rsidRPr="00301F09">
        <w:rPr>
          <w:rFonts w:ascii="Calibri" w:eastAsia="Calibri" w:hAnsi="Calibri" w:cs="Calibri"/>
          <w:color w:val="000000" w:themeColor="text1"/>
        </w:rPr>
        <w:t xml:space="preserve">from the Reis collection. Fortunately, the archive preserves a few undated photos of </w:t>
      </w:r>
      <w:r w:rsidR="3027084C" w:rsidRPr="00301F09">
        <w:rPr>
          <w:rFonts w:ascii="Calibri" w:eastAsia="Calibri" w:hAnsi="Calibri" w:cs="Calibri"/>
          <w:color w:val="000000" w:themeColor="text1"/>
        </w:rPr>
        <w:t>Reis’s</w:t>
      </w:r>
      <w:r w:rsidRPr="00301F09">
        <w:rPr>
          <w:rFonts w:ascii="Calibri" w:eastAsia="Calibri" w:hAnsi="Calibri" w:cs="Calibri"/>
          <w:color w:val="000000" w:themeColor="text1"/>
        </w:rPr>
        <w:t xml:space="preserve"> New York apartment. Although small objects are often blurry and difficult to decipher in these images, one photo clearly shows three Boeotian statuettes in the foreground</w:t>
      </w:r>
      <w:r w:rsidR="009119F6">
        <w:rPr>
          <w:rFonts w:ascii="Calibri" w:eastAsia="Calibri" w:hAnsi="Calibri" w:cs="Calibri"/>
          <w:color w:val="000000" w:themeColor="text1"/>
        </w:rPr>
        <w:t xml:space="preserve">, </w:t>
      </w:r>
      <w:r w:rsidRPr="00301F09">
        <w:rPr>
          <w:rFonts w:ascii="Calibri" w:eastAsia="Calibri" w:hAnsi="Calibri" w:cs="Calibri"/>
          <w:color w:val="000000" w:themeColor="text1"/>
        </w:rPr>
        <w:t>two of which exactly match the Getty figures. With the display context now known, these Boeotian statuettes could be identified in an inventory list. This left just three small bronzes (</w:t>
      </w:r>
      <w:hyperlink r:id="rId51" w:history="1">
        <w:r w:rsidRPr="00F83E0A">
          <w:t>2002.79</w:t>
        </w:r>
      </w:hyperlink>
      <w:r w:rsidRPr="00F83E0A">
        <w:t xml:space="preserve">, </w:t>
      </w:r>
      <w:hyperlink r:id="rId52" w:history="1">
        <w:r w:rsidRPr="00F83E0A">
          <w:t>2002.83</w:t>
        </w:r>
      </w:hyperlink>
      <w:r w:rsidRPr="00F83E0A">
        <w:t xml:space="preserve">, and </w:t>
      </w:r>
      <w:hyperlink r:id="rId53" w:history="1">
        <w:r w:rsidRPr="00F83E0A">
          <w:t>2002.84</w:t>
        </w:r>
      </w:hyperlink>
      <w:r w:rsidRPr="00301F09">
        <w:rPr>
          <w:rFonts w:ascii="Calibri" w:eastAsia="Calibri" w:hAnsi="Calibri" w:cs="Calibri"/>
          <w:color w:val="000000" w:themeColor="text1"/>
        </w:rPr>
        <w:t>)</w:t>
      </w:r>
      <w:r w:rsidR="001E49D0">
        <w:rPr>
          <w:rFonts w:ascii="Calibri" w:eastAsia="Calibri" w:hAnsi="Calibri" w:cs="Calibri"/>
          <w:color w:val="000000" w:themeColor="text1"/>
        </w:rPr>
        <w:t>,</w:t>
      </w:r>
      <w:r w:rsidR="008A7A36" w:rsidRPr="00301F09">
        <w:rPr>
          <w:rStyle w:val="EndnoteReference"/>
          <w:rFonts w:ascii="Calibri" w:eastAsia="Calibri" w:hAnsi="Calibri" w:cs="Calibri"/>
          <w:color w:val="000000" w:themeColor="text1"/>
        </w:rPr>
        <w:endnoteReference w:id="127"/>
      </w:r>
      <w:r w:rsidRPr="00301F09">
        <w:rPr>
          <w:rFonts w:ascii="Calibri" w:eastAsia="Calibri" w:hAnsi="Calibri" w:cs="Calibri"/>
          <w:color w:val="000000" w:themeColor="text1"/>
        </w:rPr>
        <w:t xml:space="preserve"> which were</w:t>
      </w:r>
      <w:r w:rsidR="128946AF" w:rsidRPr="00301F09">
        <w:rPr>
          <w:rFonts w:ascii="Calibri" w:eastAsia="Calibri" w:hAnsi="Calibri" w:cs="Calibri"/>
          <w:color w:val="000000" w:themeColor="text1"/>
        </w:rPr>
        <w:t xml:space="preserve"> also</w:t>
      </w:r>
      <w:r w:rsidRPr="00301F09">
        <w:rPr>
          <w:rFonts w:ascii="Calibri" w:eastAsia="Calibri" w:hAnsi="Calibri" w:cs="Calibri"/>
          <w:color w:val="000000" w:themeColor="text1"/>
        </w:rPr>
        <w:t xml:space="preserve"> likely part of the Reis collection but </w:t>
      </w:r>
      <w:r w:rsidR="51BA8F3A" w:rsidRPr="00301F09">
        <w:rPr>
          <w:rFonts w:ascii="Calibri" w:eastAsia="Calibri" w:hAnsi="Calibri" w:cs="Calibri"/>
          <w:color w:val="000000" w:themeColor="text1"/>
        </w:rPr>
        <w:t>which still lack confirmation of this provenance</w:t>
      </w:r>
      <w:r w:rsidRPr="00301F09">
        <w:rPr>
          <w:rFonts w:ascii="Calibri" w:eastAsia="Calibri" w:hAnsi="Calibri" w:cs="Calibri"/>
          <w:color w:val="000000" w:themeColor="text1"/>
        </w:rPr>
        <w:t>. The portion of the Reis papers held by the Archives of American Art in Washington, DC, preserve</w:t>
      </w:r>
      <w:r w:rsidR="008676F2">
        <w:rPr>
          <w:rFonts w:ascii="Calibri" w:eastAsia="Calibri" w:hAnsi="Calibri" w:cs="Calibri"/>
          <w:color w:val="000000" w:themeColor="text1"/>
        </w:rPr>
        <w:t>s</w:t>
      </w:r>
      <w:r w:rsidRPr="00301F09">
        <w:rPr>
          <w:rFonts w:ascii="Calibri" w:eastAsia="Calibri" w:hAnsi="Calibri" w:cs="Calibri"/>
          <w:color w:val="000000" w:themeColor="text1"/>
        </w:rPr>
        <w:t xml:space="preserve"> materials similar to the Getty’s holdings, including object lists, correspondence, and photographs of the collection. While they did not answer questions of ownership history, these papers give a better sense of lived experience of the collection and the many tours and events hosted in the Reis residence, with some objects identified in lists and correspondence from collectors, museum curators, art dealers, and friends.</w:t>
      </w:r>
      <w:r w:rsidR="00162E82">
        <w:rPr>
          <w:rFonts w:ascii="Calibri" w:eastAsia="Calibri" w:hAnsi="Calibri" w:cs="Calibri"/>
          <w:color w:val="000000" w:themeColor="text1"/>
        </w:rPr>
        <w:t xml:space="preserve"> </w:t>
      </w:r>
    </w:p>
    <w:p w14:paraId="597C2EDA" w14:textId="77777777" w:rsidR="00CC0816" w:rsidRPr="00301F09" w:rsidRDefault="00CC0816" w:rsidP="00D7382D">
      <w:pPr>
        <w:spacing w:line="360" w:lineRule="auto"/>
        <w:rPr>
          <w:rFonts w:ascii="Calibri" w:eastAsia="Calibri" w:hAnsi="Calibri" w:cs="Calibri"/>
          <w:color w:val="000000" w:themeColor="text1"/>
        </w:rPr>
      </w:pPr>
    </w:p>
    <w:p w14:paraId="0A498C59" w14:textId="5665EAF7" w:rsidR="002D3FAA" w:rsidRPr="0091116C" w:rsidRDefault="002D3FAA" w:rsidP="0091116C">
      <w:pPr>
        <w:pStyle w:val="Heading4"/>
        <w:rPr>
          <w:i w:val="0"/>
          <w:iCs w:val="0"/>
        </w:rPr>
      </w:pPr>
      <w:r w:rsidRPr="0091116C">
        <w:rPr>
          <w:i w:val="0"/>
          <w:iCs w:val="0"/>
        </w:rPr>
        <w:t>Exploring</w:t>
      </w:r>
      <w:r w:rsidR="00F65280" w:rsidRPr="0091116C">
        <w:rPr>
          <w:i w:val="0"/>
          <w:iCs w:val="0"/>
        </w:rPr>
        <w:t xml:space="preserve"> the</w:t>
      </w:r>
      <w:r w:rsidRPr="0091116C">
        <w:rPr>
          <w:i w:val="0"/>
          <w:iCs w:val="0"/>
        </w:rPr>
        <w:t xml:space="preserve"> Arachne</w:t>
      </w:r>
      <w:r w:rsidR="00F65280" w:rsidRPr="0091116C">
        <w:rPr>
          <w:i w:val="0"/>
          <w:iCs w:val="0"/>
        </w:rPr>
        <w:t xml:space="preserve"> Database</w:t>
      </w:r>
    </w:p>
    <w:p w14:paraId="1F522312" w14:textId="5E17C1AF" w:rsidR="002D3FAA" w:rsidRPr="00301F09" w:rsidDel="00A34E32" w:rsidRDefault="002D3FAA" w:rsidP="00D7382D">
      <w:pPr>
        <w:spacing w:line="360" w:lineRule="auto"/>
        <w:rPr>
          <w:rFonts w:ascii="Calibri" w:eastAsia="Calibri" w:hAnsi="Calibri" w:cs="Calibri"/>
          <w:color w:val="000000" w:themeColor="text1"/>
        </w:rPr>
      </w:pPr>
      <w:r w:rsidRPr="00301F09">
        <w:rPr>
          <w:rFonts w:ascii="Calibri" w:eastAsia="Calibri" w:hAnsi="Calibri" w:cs="Calibri"/>
          <w:color w:val="000000" w:themeColor="text1"/>
        </w:rPr>
        <w:t>An invaluable resource, the</w:t>
      </w:r>
      <w:r w:rsidRPr="00301F09">
        <w:rPr>
          <w:rFonts w:ascii="Calibri" w:eastAsia="Calibri" w:hAnsi="Calibri" w:cs="Calibri"/>
        </w:rPr>
        <w:t xml:space="preserve"> </w:t>
      </w:r>
      <w:r w:rsidR="77336136" w:rsidRPr="00301F09">
        <w:rPr>
          <w:rFonts w:ascii="Calibri" w:eastAsia="Calibri" w:hAnsi="Calibri" w:cs="Calibri"/>
        </w:rPr>
        <w:t>D</w:t>
      </w:r>
      <w:r w:rsidR="495BCCA7" w:rsidRPr="00301F09">
        <w:rPr>
          <w:rFonts w:ascii="Calibri" w:eastAsia="Calibri" w:hAnsi="Calibri" w:cs="Calibri"/>
        </w:rPr>
        <w:t>eu</w:t>
      </w:r>
      <w:r w:rsidR="77B0D3F2" w:rsidRPr="00301F09">
        <w:rPr>
          <w:rFonts w:ascii="Calibri" w:eastAsia="Calibri" w:hAnsi="Calibri" w:cs="Calibri"/>
        </w:rPr>
        <w:t>tsches A</w:t>
      </w:r>
      <w:r w:rsidR="2AEE4C0B" w:rsidRPr="00301F09">
        <w:rPr>
          <w:rFonts w:ascii="Calibri" w:eastAsia="Calibri" w:hAnsi="Calibri" w:cs="Calibri"/>
        </w:rPr>
        <w:t>rchäologisches Institut</w:t>
      </w:r>
      <w:r w:rsidR="3BB0D3AD" w:rsidRPr="00301F09">
        <w:rPr>
          <w:rFonts w:ascii="Calibri" w:eastAsia="Calibri" w:hAnsi="Calibri" w:cs="Calibri"/>
        </w:rPr>
        <w:t>’s</w:t>
      </w:r>
      <w:r w:rsidR="303C5001" w:rsidRPr="00301F09">
        <w:rPr>
          <w:rFonts w:ascii="Calibri" w:eastAsia="Calibri" w:hAnsi="Calibri" w:cs="Calibri"/>
        </w:rPr>
        <w:t xml:space="preserve"> </w:t>
      </w:r>
      <w:r w:rsidR="474C64C3" w:rsidRPr="00301F09">
        <w:rPr>
          <w:rFonts w:ascii="Calibri" w:eastAsia="Calibri" w:hAnsi="Calibri" w:cs="Calibri"/>
        </w:rPr>
        <w:t xml:space="preserve">(DAI) </w:t>
      </w:r>
      <w:r w:rsidRPr="00F65280">
        <w:rPr>
          <w:rFonts w:ascii="Calibri" w:eastAsia="Calibri" w:hAnsi="Calibri" w:cs="Calibri"/>
        </w:rPr>
        <w:t>Arachne database</w:t>
      </w:r>
      <w:r w:rsidRPr="00301F09">
        <w:rPr>
          <w:rFonts w:ascii="Calibri" w:eastAsia="Calibri" w:hAnsi="Calibri" w:cs="Calibri"/>
          <w:color w:val="000000" w:themeColor="text1"/>
        </w:rPr>
        <w:t xml:space="preserve"> can be daunting to explore and difficult to understand.</w:t>
      </w:r>
      <w:r w:rsidRPr="00301F09">
        <w:rPr>
          <w:rStyle w:val="EndnoteReference"/>
          <w:rFonts w:ascii="Calibri" w:eastAsia="Calibri" w:hAnsi="Calibri" w:cs="Calibri"/>
          <w:color w:val="000000" w:themeColor="text1"/>
        </w:rPr>
        <w:endnoteReference w:id="128"/>
      </w:r>
      <w:r w:rsidRPr="00301F09">
        <w:rPr>
          <w:rFonts w:ascii="Calibri" w:eastAsia="Calibri" w:hAnsi="Calibri" w:cs="Calibri"/>
          <w:color w:val="000000" w:themeColor="text1"/>
        </w:rPr>
        <w:t xml:space="preserve"> </w:t>
      </w:r>
      <w:r w:rsidR="00A34E32" w:rsidRPr="5AE489F2">
        <w:rPr>
          <w:rFonts w:ascii="Calibri" w:eastAsia="Calibri" w:hAnsi="Calibri" w:cs="Calibri"/>
          <w:color w:val="000000" w:themeColor="text1"/>
        </w:rPr>
        <w:t xml:space="preserve">It </w:t>
      </w:r>
      <w:r w:rsidR="00A34E32">
        <w:rPr>
          <w:rFonts w:ascii="Calibri" w:eastAsia="Calibri" w:hAnsi="Calibri" w:cs="Calibri"/>
          <w:color w:val="000000" w:themeColor="text1"/>
        </w:rPr>
        <w:t>is</w:t>
      </w:r>
      <w:r w:rsidR="23EC46E2" w:rsidRPr="00301F09">
        <w:rPr>
          <w:rFonts w:ascii="Calibri" w:eastAsia="Calibri" w:hAnsi="Calibri" w:cs="Calibri"/>
          <w:color w:val="000000" w:themeColor="text1"/>
        </w:rPr>
        <w:t xml:space="preserve"> a portal to millions of digitized resources housed by the </w:t>
      </w:r>
      <w:r w:rsidR="4F0279BB" w:rsidRPr="00301F09">
        <w:rPr>
          <w:rFonts w:ascii="Calibri" w:eastAsia="Calibri" w:hAnsi="Calibri" w:cs="Calibri"/>
          <w:color w:val="000000" w:themeColor="text1"/>
        </w:rPr>
        <w:t>German Archaeological Institute</w:t>
      </w:r>
      <w:r w:rsidR="23EC46E2" w:rsidRPr="00301F09">
        <w:rPr>
          <w:rFonts w:ascii="Calibri" w:eastAsia="Calibri" w:hAnsi="Calibri" w:cs="Calibri"/>
          <w:color w:val="000000" w:themeColor="text1"/>
        </w:rPr>
        <w:t xml:space="preserve"> (which operates </w:t>
      </w:r>
      <w:r w:rsidR="259DE763" w:rsidRPr="00301F09">
        <w:rPr>
          <w:rFonts w:ascii="Calibri" w:eastAsia="Calibri" w:hAnsi="Calibri" w:cs="Calibri"/>
          <w:color w:val="000000" w:themeColor="text1"/>
        </w:rPr>
        <w:t>departments</w:t>
      </w:r>
      <w:r w:rsidR="23EC46E2" w:rsidRPr="00301F09">
        <w:rPr>
          <w:rFonts w:ascii="Calibri" w:eastAsia="Calibri" w:hAnsi="Calibri" w:cs="Calibri"/>
          <w:color w:val="000000" w:themeColor="text1"/>
        </w:rPr>
        <w:t xml:space="preserve"> in Germany, Italy, Greece</w:t>
      </w:r>
      <w:r w:rsidR="6503FDCE" w:rsidRPr="00301F09">
        <w:rPr>
          <w:rFonts w:ascii="Calibri" w:eastAsia="Calibri" w:hAnsi="Calibri" w:cs="Calibri"/>
          <w:color w:val="000000" w:themeColor="text1"/>
        </w:rPr>
        <w:t xml:space="preserve">, </w:t>
      </w:r>
      <w:r w:rsidR="23EC46E2" w:rsidRPr="00301F09">
        <w:rPr>
          <w:rFonts w:ascii="Calibri" w:eastAsia="Calibri" w:hAnsi="Calibri" w:cs="Calibri"/>
          <w:color w:val="000000" w:themeColor="text1"/>
        </w:rPr>
        <w:t>and Istanbul), including scanned book volumes, archival materials, and photographs.</w:t>
      </w:r>
      <w:r w:rsidR="00731E94" w:rsidRPr="00301F09">
        <w:rPr>
          <w:rStyle w:val="EndnoteReference"/>
          <w:rFonts w:ascii="Calibri" w:eastAsia="Calibri" w:hAnsi="Calibri" w:cs="Calibri"/>
          <w:color w:val="000000" w:themeColor="text1"/>
        </w:rPr>
        <w:endnoteReference w:id="129"/>
      </w:r>
      <w:r w:rsidR="23EC46E2" w:rsidRPr="00301F09">
        <w:rPr>
          <w:rFonts w:ascii="Calibri" w:eastAsia="Calibri" w:hAnsi="Calibri" w:cs="Calibri"/>
          <w:color w:val="000000" w:themeColor="text1"/>
        </w:rPr>
        <w:t xml:space="preserve"> Th</w:t>
      </w:r>
      <w:r w:rsidR="113B04EF" w:rsidRPr="00301F09">
        <w:rPr>
          <w:rFonts w:ascii="Calibri" w:eastAsia="Calibri" w:hAnsi="Calibri" w:cs="Calibri"/>
          <w:color w:val="000000" w:themeColor="text1"/>
        </w:rPr>
        <w:t xml:space="preserve">e </w:t>
      </w:r>
      <w:r w:rsidR="23EC46E2" w:rsidRPr="00301F09">
        <w:rPr>
          <w:rFonts w:ascii="Calibri" w:eastAsia="Calibri" w:hAnsi="Calibri" w:cs="Calibri"/>
          <w:color w:val="000000" w:themeColor="text1"/>
        </w:rPr>
        <w:t xml:space="preserve">photographic material stretches back into the nineteenth century, </w:t>
      </w:r>
      <w:r w:rsidR="113B04EF" w:rsidRPr="00301F09">
        <w:rPr>
          <w:rFonts w:ascii="Calibri" w:eastAsia="Calibri" w:hAnsi="Calibri" w:cs="Calibri"/>
          <w:color w:val="000000" w:themeColor="text1"/>
        </w:rPr>
        <w:t xml:space="preserve">and in addition to </w:t>
      </w:r>
      <w:r w:rsidR="23EC46E2" w:rsidRPr="00301F09">
        <w:rPr>
          <w:rFonts w:ascii="Calibri" w:eastAsia="Calibri" w:hAnsi="Calibri" w:cs="Calibri"/>
          <w:color w:val="000000" w:themeColor="text1"/>
        </w:rPr>
        <w:t>documenting archaeological sites across the Mediterranean and beyond</w:t>
      </w:r>
      <w:r w:rsidR="113B04EF" w:rsidRPr="00301F09">
        <w:rPr>
          <w:rFonts w:ascii="Calibri" w:eastAsia="Calibri" w:hAnsi="Calibri" w:cs="Calibri"/>
          <w:color w:val="000000" w:themeColor="text1"/>
        </w:rPr>
        <w:t xml:space="preserve">, comprises </w:t>
      </w:r>
      <w:r w:rsidR="23EC46E2" w:rsidRPr="00301F09">
        <w:rPr>
          <w:rFonts w:ascii="Calibri" w:eastAsia="Calibri" w:hAnsi="Calibri" w:cs="Calibri"/>
          <w:color w:val="000000" w:themeColor="text1"/>
        </w:rPr>
        <w:t xml:space="preserve">hundreds of thousands of images of </w:t>
      </w:r>
      <w:r w:rsidR="113B04EF" w:rsidRPr="00301F09">
        <w:rPr>
          <w:rFonts w:ascii="Calibri" w:eastAsia="Calibri" w:hAnsi="Calibri" w:cs="Calibri"/>
          <w:color w:val="000000" w:themeColor="text1"/>
        </w:rPr>
        <w:t>objects from</w:t>
      </w:r>
      <w:r w:rsidR="23EC46E2" w:rsidRPr="00301F09">
        <w:rPr>
          <w:rFonts w:ascii="Calibri" w:eastAsia="Calibri" w:hAnsi="Calibri" w:cs="Calibri"/>
          <w:color w:val="000000" w:themeColor="text1"/>
        </w:rPr>
        <w:t xml:space="preserve"> museum collections</w:t>
      </w:r>
      <w:r w:rsidR="113B04EF" w:rsidRPr="00301F09">
        <w:rPr>
          <w:rFonts w:ascii="Calibri" w:eastAsia="Calibri" w:hAnsi="Calibri" w:cs="Calibri"/>
          <w:color w:val="000000" w:themeColor="text1"/>
        </w:rPr>
        <w:t xml:space="preserve">, </w:t>
      </w:r>
      <w:r w:rsidR="23EC46E2" w:rsidRPr="00301F09">
        <w:rPr>
          <w:rFonts w:ascii="Calibri" w:eastAsia="Calibri" w:hAnsi="Calibri" w:cs="Calibri"/>
          <w:color w:val="000000" w:themeColor="text1"/>
        </w:rPr>
        <w:t>the art market</w:t>
      </w:r>
      <w:r w:rsidR="00F229CA">
        <w:rPr>
          <w:rFonts w:ascii="Calibri" w:eastAsia="Calibri" w:hAnsi="Calibri" w:cs="Calibri"/>
          <w:color w:val="000000" w:themeColor="text1"/>
        </w:rPr>
        <w:t>,</w:t>
      </w:r>
      <w:r w:rsidR="23EC46E2" w:rsidRPr="00301F09">
        <w:rPr>
          <w:rFonts w:ascii="Calibri" w:eastAsia="Calibri" w:hAnsi="Calibri" w:cs="Calibri"/>
          <w:color w:val="000000" w:themeColor="text1"/>
        </w:rPr>
        <w:t xml:space="preserve"> and private collections. </w:t>
      </w:r>
      <w:r w:rsidR="113B04EF" w:rsidRPr="00301F09">
        <w:rPr>
          <w:rFonts w:ascii="Calibri" w:eastAsia="Calibri" w:hAnsi="Calibri" w:cs="Calibri"/>
          <w:color w:val="000000" w:themeColor="text1"/>
        </w:rPr>
        <w:t>Many images</w:t>
      </w:r>
      <w:r w:rsidR="00F229CA">
        <w:rPr>
          <w:rFonts w:ascii="Calibri" w:eastAsia="Calibri" w:hAnsi="Calibri" w:cs="Calibri"/>
          <w:color w:val="000000" w:themeColor="text1"/>
        </w:rPr>
        <w:t xml:space="preserve"> in the </w:t>
      </w:r>
      <w:r w:rsidR="008676F2">
        <w:rPr>
          <w:rFonts w:ascii="Calibri" w:eastAsia="Calibri" w:hAnsi="Calibri" w:cs="Calibri"/>
          <w:color w:val="000000" w:themeColor="text1"/>
        </w:rPr>
        <w:t xml:space="preserve">online </w:t>
      </w:r>
      <w:r w:rsidR="00F229CA">
        <w:rPr>
          <w:rFonts w:ascii="Calibri" w:eastAsia="Calibri" w:hAnsi="Calibri" w:cs="Calibri"/>
          <w:color w:val="000000" w:themeColor="text1"/>
        </w:rPr>
        <w:t>database</w:t>
      </w:r>
      <w:r w:rsidR="113B04EF" w:rsidRPr="00301F09">
        <w:rPr>
          <w:rFonts w:ascii="Calibri" w:eastAsia="Calibri" w:hAnsi="Calibri" w:cs="Calibri"/>
          <w:color w:val="000000" w:themeColor="text1"/>
        </w:rPr>
        <w:t xml:space="preserve"> are of</w:t>
      </w:r>
      <w:r w:rsidR="493BA4D5" w:rsidRPr="00301F09">
        <w:rPr>
          <w:rFonts w:ascii="Calibri" w:eastAsia="Calibri" w:hAnsi="Calibri" w:cs="Calibri"/>
          <w:color w:val="000000" w:themeColor="text1"/>
        </w:rPr>
        <w:t xml:space="preserve"> the</w:t>
      </w:r>
      <w:r w:rsidR="113B04EF" w:rsidRPr="00301F09">
        <w:rPr>
          <w:rFonts w:ascii="Calibri" w:eastAsia="Calibri" w:hAnsi="Calibri" w:cs="Calibri"/>
          <w:color w:val="000000" w:themeColor="text1"/>
        </w:rPr>
        <w:t xml:space="preserve"> physical negatives, glass plate negatives, and photo</w:t>
      </w:r>
      <w:r w:rsidR="00F229CA">
        <w:rPr>
          <w:rFonts w:ascii="Calibri" w:eastAsia="Calibri" w:hAnsi="Calibri" w:cs="Calibri"/>
          <w:color w:val="000000" w:themeColor="text1"/>
        </w:rPr>
        <w:t>graphic</w:t>
      </w:r>
      <w:r w:rsidR="113B04EF" w:rsidRPr="00301F09">
        <w:rPr>
          <w:rFonts w:ascii="Calibri" w:eastAsia="Calibri" w:hAnsi="Calibri" w:cs="Calibri"/>
          <w:color w:val="000000" w:themeColor="text1"/>
        </w:rPr>
        <w:t xml:space="preserve"> prints held in the DAI archives</w:t>
      </w:r>
      <w:r w:rsidR="079191E5" w:rsidRPr="00301F09">
        <w:rPr>
          <w:rFonts w:ascii="Calibri" w:eastAsia="Calibri" w:hAnsi="Calibri" w:cs="Calibri"/>
          <w:color w:val="000000" w:themeColor="text1"/>
        </w:rPr>
        <w:t>. T</w:t>
      </w:r>
      <w:r w:rsidR="113B04EF" w:rsidRPr="00301F09">
        <w:rPr>
          <w:rFonts w:ascii="Calibri" w:eastAsia="Calibri" w:hAnsi="Calibri" w:cs="Calibri"/>
          <w:color w:val="000000" w:themeColor="text1"/>
        </w:rPr>
        <w:t>he mounts for these negatives and prints are often captured in their digitized counterparts, and these can record additional annotations pertaining to ownership or location.</w:t>
      </w:r>
      <w:r w:rsidR="493BA4D5" w:rsidRPr="00301F09">
        <w:rPr>
          <w:rFonts w:ascii="Calibri" w:eastAsia="Calibri" w:hAnsi="Calibri" w:cs="Calibri"/>
          <w:color w:val="000000" w:themeColor="text1"/>
        </w:rPr>
        <w:t xml:space="preserve"> </w:t>
      </w:r>
      <w:r w:rsidR="02261360" w:rsidRPr="00301F09">
        <w:rPr>
          <w:rFonts w:ascii="Calibri" w:eastAsia="Calibri" w:hAnsi="Calibri" w:cs="Calibri"/>
          <w:color w:val="000000" w:themeColor="text1"/>
        </w:rPr>
        <w:t xml:space="preserve">As </w:t>
      </w:r>
      <w:r w:rsidR="113B04EF" w:rsidRPr="00301F09">
        <w:rPr>
          <w:rFonts w:ascii="Calibri" w:eastAsia="Calibri" w:hAnsi="Calibri" w:cs="Calibri"/>
          <w:color w:val="000000" w:themeColor="text1"/>
        </w:rPr>
        <w:t>Arachne</w:t>
      </w:r>
      <w:r w:rsidR="23EC46E2" w:rsidRPr="00301F09">
        <w:rPr>
          <w:rFonts w:ascii="Calibri" w:eastAsia="Calibri" w:hAnsi="Calibri" w:cs="Calibri"/>
          <w:color w:val="000000" w:themeColor="text1"/>
        </w:rPr>
        <w:t xml:space="preserve"> links records of individual </w:t>
      </w:r>
      <w:r w:rsidR="23EC46E2" w:rsidRPr="00301F09">
        <w:rPr>
          <w:rFonts w:ascii="Calibri" w:eastAsia="Calibri" w:hAnsi="Calibri" w:cs="Calibri"/>
          <w:color w:val="000000" w:themeColor="text1"/>
        </w:rPr>
        <w:lastRenderedPageBreak/>
        <w:t xml:space="preserve">collections, places, publications, statue types, and more, every object record is part of a great matrix of materials. </w:t>
      </w:r>
    </w:p>
    <w:p w14:paraId="5D87EC54" w14:textId="16D9A9EC" w:rsidR="001E49D0" w:rsidRPr="00301F09" w:rsidRDefault="5D609EE0" w:rsidP="002E2E1E">
      <w:pPr>
        <w:spacing w:line="360" w:lineRule="auto"/>
        <w:ind w:firstLine="720"/>
        <w:rPr>
          <w:rFonts w:ascii="Calibri" w:eastAsia="Calibri" w:hAnsi="Calibri" w:cs="Calibri"/>
          <w:color w:val="000000" w:themeColor="text1"/>
        </w:rPr>
      </w:pPr>
      <w:r w:rsidRPr="5AE489F2">
        <w:rPr>
          <w:rFonts w:ascii="Calibri" w:eastAsia="Calibri" w:hAnsi="Calibri" w:cs="Calibri"/>
          <w:color w:val="000000" w:themeColor="text1"/>
        </w:rPr>
        <w:t>Given that</w:t>
      </w:r>
      <w:r w:rsidR="23EC46E2" w:rsidRPr="5AE489F2">
        <w:rPr>
          <w:rFonts w:ascii="Calibri" w:eastAsia="Calibri" w:hAnsi="Calibri" w:cs="Calibri"/>
          <w:color w:val="000000" w:themeColor="text1"/>
        </w:rPr>
        <w:t xml:space="preserve"> Arachne is a </w:t>
      </w:r>
      <w:r w:rsidR="006D2A95" w:rsidRPr="5AE489F2">
        <w:rPr>
          <w:rFonts w:ascii="Calibri" w:eastAsia="Calibri" w:hAnsi="Calibri" w:cs="Calibri"/>
          <w:color w:val="000000" w:themeColor="text1"/>
        </w:rPr>
        <w:t>gateway</w:t>
      </w:r>
      <w:r w:rsidR="23EC46E2" w:rsidRPr="5AE489F2">
        <w:rPr>
          <w:rFonts w:ascii="Calibri" w:eastAsia="Calibri" w:hAnsi="Calibri" w:cs="Calibri"/>
          <w:color w:val="000000" w:themeColor="text1"/>
        </w:rPr>
        <w:t xml:space="preserve"> to overlapping and interconnected digitized records, there is no one way to use it, and often different routes of inquiry can lead to the same discovery. Multiple images of the same object are not always connected, nor are all records interconnected in the same way. That said, it is important to know what types of information might be preserved and how to </w:t>
      </w:r>
      <w:r w:rsidR="3ACA9CA3" w:rsidRPr="5AE489F2">
        <w:rPr>
          <w:rFonts w:ascii="Calibri" w:eastAsia="Calibri" w:hAnsi="Calibri" w:cs="Calibri"/>
          <w:color w:val="000000" w:themeColor="text1"/>
        </w:rPr>
        <w:t>construct searches</w:t>
      </w:r>
      <w:r w:rsidR="23EC46E2" w:rsidRPr="5AE489F2">
        <w:rPr>
          <w:rFonts w:ascii="Calibri" w:eastAsia="Calibri" w:hAnsi="Calibri" w:cs="Calibri"/>
          <w:color w:val="000000" w:themeColor="text1"/>
        </w:rPr>
        <w:t xml:space="preserve">. </w:t>
      </w:r>
      <w:r w:rsidR="00365248">
        <w:rPr>
          <w:rFonts w:ascii="Calibri" w:eastAsia="Calibri" w:hAnsi="Calibri" w:cs="Calibri"/>
          <w:color w:val="000000" w:themeColor="text1"/>
        </w:rPr>
        <w:t>Here</w:t>
      </w:r>
      <w:r w:rsidR="23EC46E2" w:rsidRPr="5AE489F2">
        <w:rPr>
          <w:rFonts w:ascii="Calibri" w:eastAsia="Calibri" w:hAnsi="Calibri" w:cs="Calibri"/>
          <w:color w:val="000000" w:themeColor="text1"/>
        </w:rPr>
        <w:t xml:space="preserve">, we outline </w:t>
      </w:r>
      <w:r w:rsidR="00365248">
        <w:rPr>
          <w:rFonts w:ascii="Calibri" w:eastAsia="Calibri" w:hAnsi="Calibri" w:cs="Calibri"/>
          <w:color w:val="000000" w:themeColor="text1"/>
        </w:rPr>
        <w:t>three</w:t>
      </w:r>
      <w:r w:rsidR="23EC46E2" w:rsidRPr="5AE489F2">
        <w:rPr>
          <w:rFonts w:ascii="Calibri" w:eastAsia="Calibri" w:hAnsi="Calibri" w:cs="Calibri"/>
          <w:color w:val="000000" w:themeColor="text1"/>
        </w:rPr>
        <w:t xml:space="preserve"> strategies for searching Arachne </w:t>
      </w:r>
      <w:r w:rsidR="00F229CA">
        <w:rPr>
          <w:rFonts w:ascii="Calibri" w:eastAsia="Calibri" w:hAnsi="Calibri" w:cs="Calibri"/>
          <w:color w:val="000000" w:themeColor="text1"/>
        </w:rPr>
        <w:t>for information relevant to</w:t>
      </w:r>
      <w:r w:rsidR="00F229CA" w:rsidRPr="5AE489F2">
        <w:rPr>
          <w:rFonts w:ascii="Calibri" w:eastAsia="Calibri" w:hAnsi="Calibri" w:cs="Calibri"/>
          <w:color w:val="000000" w:themeColor="text1"/>
        </w:rPr>
        <w:t xml:space="preserve"> </w:t>
      </w:r>
      <w:r w:rsidR="7441D2F0" w:rsidRPr="5AE489F2">
        <w:rPr>
          <w:rFonts w:ascii="Calibri" w:eastAsia="Calibri" w:hAnsi="Calibri" w:cs="Calibri"/>
          <w:color w:val="000000" w:themeColor="text1"/>
        </w:rPr>
        <w:t>Barbara Poe Levee’s</w:t>
      </w:r>
      <w:r w:rsidR="23EC46E2" w:rsidRPr="5AE489F2">
        <w:rPr>
          <w:rFonts w:ascii="Calibri" w:eastAsia="Calibri" w:hAnsi="Calibri" w:cs="Calibri"/>
          <w:color w:val="000000" w:themeColor="text1"/>
        </w:rPr>
        <w:t xml:space="preserve"> terracotta horse and rider</w:t>
      </w:r>
      <w:r w:rsidR="00E8067F" w:rsidRPr="5AE489F2">
        <w:rPr>
          <w:rFonts w:ascii="Calibri" w:eastAsia="Calibri" w:hAnsi="Calibri" w:cs="Calibri"/>
          <w:color w:val="000000" w:themeColor="text1"/>
        </w:rPr>
        <w:t xml:space="preserve"> (2002.85)</w:t>
      </w:r>
      <w:r w:rsidR="0016695B" w:rsidRPr="5AE489F2">
        <w:rPr>
          <w:rFonts w:ascii="Calibri" w:eastAsia="Calibri" w:hAnsi="Calibri" w:cs="Calibri"/>
          <w:color w:val="000000" w:themeColor="text1"/>
        </w:rPr>
        <w:t xml:space="preserve"> </w:t>
      </w:r>
      <w:r w:rsidR="00C60A35" w:rsidRPr="5AE489F2">
        <w:rPr>
          <w:rFonts w:ascii="Calibri" w:eastAsia="Calibri" w:hAnsi="Calibri" w:cs="Calibri"/>
          <w:color w:val="000000" w:themeColor="text1"/>
        </w:rPr>
        <w:t xml:space="preserve">that </w:t>
      </w:r>
      <w:r w:rsidR="005C199D" w:rsidRPr="5AE489F2">
        <w:rPr>
          <w:rFonts w:ascii="Calibri" w:eastAsia="Calibri" w:hAnsi="Calibri" w:cs="Calibri"/>
          <w:color w:val="000000" w:themeColor="text1"/>
        </w:rPr>
        <w:t>i</w:t>
      </w:r>
      <w:r w:rsidR="00C60A35" w:rsidRPr="5AE489F2">
        <w:rPr>
          <w:rFonts w:ascii="Calibri" w:eastAsia="Calibri" w:hAnsi="Calibri" w:cs="Calibri"/>
          <w:color w:val="000000" w:themeColor="text1"/>
        </w:rPr>
        <w:t xml:space="preserve">s </w:t>
      </w:r>
      <w:r w:rsidR="00E8067F" w:rsidRPr="5AE489F2">
        <w:rPr>
          <w:rFonts w:ascii="Calibri" w:eastAsia="Calibri" w:hAnsi="Calibri" w:cs="Calibri"/>
          <w:color w:val="000000" w:themeColor="text1"/>
        </w:rPr>
        <w:t>discussed above</w:t>
      </w:r>
      <w:r w:rsidR="23EC46E2" w:rsidRPr="5AE489F2">
        <w:rPr>
          <w:rFonts w:ascii="Calibri" w:eastAsia="Calibri" w:hAnsi="Calibri" w:cs="Calibri"/>
          <w:color w:val="000000" w:themeColor="text1"/>
        </w:rPr>
        <w:t xml:space="preserve">: </w:t>
      </w:r>
      <w:r w:rsidR="00365248">
        <w:rPr>
          <w:rFonts w:ascii="Calibri" w:eastAsia="Calibri" w:hAnsi="Calibri" w:cs="Calibri"/>
          <w:color w:val="000000" w:themeColor="text1"/>
        </w:rPr>
        <w:t xml:space="preserve">(1) </w:t>
      </w:r>
      <w:r w:rsidR="23EC46E2" w:rsidRPr="5AE489F2">
        <w:rPr>
          <w:rFonts w:ascii="Calibri" w:eastAsia="Calibri" w:hAnsi="Calibri" w:cs="Calibri"/>
          <w:color w:val="000000" w:themeColor="text1"/>
        </w:rPr>
        <w:t xml:space="preserve">working from the </w:t>
      </w:r>
      <w:r w:rsidR="765A46C4" w:rsidRPr="5AE489F2">
        <w:rPr>
          <w:rFonts w:ascii="Calibri" w:eastAsia="Calibri" w:hAnsi="Calibri" w:cs="Calibri"/>
          <w:color w:val="000000" w:themeColor="text1"/>
        </w:rPr>
        <w:t xml:space="preserve">DAI-Rome </w:t>
      </w:r>
      <w:r w:rsidR="23EC46E2" w:rsidRPr="5AE489F2">
        <w:rPr>
          <w:rFonts w:ascii="Calibri" w:eastAsia="Calibri" w:hAnsi="Calibri" w:cs="Calibri"/>
          <w:color w:val="000000" w:themeColor="text1"/>
        </w:rPr>
        <w:t xml:space="preserve">microfiche, </w:t>
      </w:r>
      <w:r w:rsidR="00365248">
        <w:rPr>
          <w:rFonts w:ascii="Calibri" w:eastAsia="Calibri" w:hAnsi="Calibri" w:cs="Calibri"/>
          <w:color w:val="000000" w:themeColor="text1"/>
        </w:rPr>
        <w:t xml:space="preserve">(2) </w:t>
      </w:r>
      <w:r w:rsidR="23EC46E2" w:rsidRPr="5AE489F2">
        <w:rPr>
          <w:rFonts w:ascii="Calibri" w:eastAsia="Calibri" w:hAnsi="Calibri" w:cs="Calibri"/>
          <w:color w:val="000000" w:themeColor="text1"/>
        </w:rPr>
        <w:t xml:space="preserve">using the </w:t>
      </w:r>
      <w:r w:rsidR="00D72A66">
        <w:rPr>
          <w:rFonts w:ascii="Calibri" w:eastAsia="Calibri" w:hAnsi="Calibri" w:cs="Calibri"/>
          <w:color w:val="000000" w:themeColor="text1"/>
        </w:rPr>
        <w:t>i</w:t>
      </w:r>
      <w:r w:rsidR="23EC46E2" w:rsidRPr="5AE489F2">
        <w:rPr>
          <w:rFonts w:ascii="Calibri" w:eastAsia="Calibri" w:hAnsi="Calibri" w:cs="Calibri"/>
          <w:color w:val="000000" w:themeColor="text1"/>
        </w:rPr>
        <w:t xml:space="preserve">nventory </w:t>
      </w:r>
      <w:r w:rsidR="00D72A66">
        <w:rPr>
          <w:rFonts w:ascii="Calibri" w:eastAsia="Calibri" w:hAnsi="Calibri" w:cs="Calibri"/>
          <w:color w:val="000000" w:themeColor="text1"/>
        </w:rPr>
        <w:t>r</w:t>
      </w:r>
      <w:r w:rsidR="23EC46E2" w:rsidRPr="5AE489F2">
        <w:rPr>
          <w:rFonts w:ascii="Calibri" w:eastAsia="Calibri" w:hAnsi="Calibri" w:cs="Calibri"/>
          <w:color w:val="000000" w:themeColor="text1"/>
        </w:rPr>
        <w:t xml:space="preserve">egister data, and </w:t>
      </w:r>
      <w:r w:rsidR="00365248">
        <w:rPr>
          <w:rFonts w:ascii="Calibri" w:eastAsia="Calibri" w:hAnsi="Calibri" w:cs="Calibri"/>
          <w:color w:val="000000" w:themeColor="text1"/>
        </w:rPr>
        <w:t>(3)</w:t>
      </w:r>
      <w:r w:rsidR="002E2E1E">
        <w:rPr>
          <w:rFonts w:ascii="Calibri" w:eastAsia="Calibri" w:hAnsi="Calibri" w:cs="Calibri"/>
          <w:color w:val="000000" w:themeColor="text1"/>
        </w:rPr>
        <w:t xml:space="preserve"> </w:t>
      </w:r>
      <w:r w:rsidR="23EC46E2" w:rsidRPr="5AE489F2">
        <w:rPr>
          <w:rFonts w:ascii="Calibri" w:eastAsia="Calibri" w:hAnsi="Calibri" w:cs="Calibri"/>
          <w:color w:val="000000" w:themeColor="text1"/>
        </w:rPr>
        <w:t>searching by keyword.</w:t>
      </w:r>
    </w:p>
    <w:p w14:paraId="1A75D852" w14:textId="620C3A41" w:rsidR="002D3FAA" w:rsidRPr="00301F09" w:rsidRDefault="64F87D8A" w:rsidP="33E5808A">
      <w:pPr>
        <w:spacing w:line="360" w:lineRule="auto"/>
        <w:ind w:firstLine="720"/>
        <w:rPr>
          <w:rFonts w:ascii="Calibri" w:eastAsia="Calibri" w:hAnsi="Calibri" w:cs="Calibri"/>
          <w:color w:val="000000" w:themeColor="text1"/>
        </w:rPr>
      </w:pPr>
      <w:r w:rsidRPr="00301F09">
        <w:rPr>
          <w:rFonts w:ascii="Calibri" w:eastAsia="Calibri" w:hAnsi="Calibri" w:cs="Calibri"/>
          <w:color w:val="000000" w:themeColor="text1"/>
        </w:rPr>
        <w:t xml:space="preserve">The “DAI-Rome microfiche” </w:t>
      </w:r>
      <w:r w:rsidR="0A1E30B7" w:rsidRPr="00301F09">
        <w:rPr>
          <w:rFonts w:ascii="Calibri" w:eastAsia="Calibri" w:hAnsi="Calibri" w:cs="Calibri"/>
          <w:color w:val="000000" w:themeColor="text1"/>
        </w:rPr>
        <w:t xml:space="preserve">refers </w:t>
      </w:r>
      <w:r w:rsidR="27A5F686" w:rsidRPr="00301F09">
        <w:rPr>
          <w:rFonts w:ascii="Calibri" w:eastAsia="Calibri" w:hAnsi="Calibri" w:cs="Calibri"/>
          <w:color w:val="000000" w:themeColor="text1"/>
        </w:rPr>
        <w:t>to</w:t>
      </w:r>
      <w:r w:rsidR="3FE83760" w:rsidRPr="00301F09">
        <w:rPr>
          <w:rFonts w:ascii="Calibri" w:eastAsia="Calibri" w:hAnsi="Calibri" w:cs="Calibri"/>
          <w:color w:val="000000" w:themeColor="text1"/>
        </w:rPr>
        <w:t xml:space="preserve"> the microfiche cards that reproduce tens of thousands of images from the DAI-Rome's collection</w:t>
      </w:r>
      <w:r w:rsidR="77414933" w:rsidRPr="00301F09">
        <w:rPr>
          <w:rFonts w:ascii="Calibri" w:eastAsia="Calibri" w:hAnsi="Calibri" w:cs="Calibri"/>
          <w:color w:val="000000" w:themeColor="text1"/>
        </w:rPr>
        <w:t xml:space="preserve">. </w:t>
      </w:r>
      <w:r w:rsidR="70CE5F04" w:rsidRPr="00301F09">
        <w:rPr>
          <w:rFonts w:ascii="Calibri" w:eastAsia="Calibri" w:hAnsi="Calibri" w:cs="Calibri"/>
          <w:color w:val="000000" w:themeColor="text1"/>
        </w:rPr>
        <w:t>A</w:t>
      </w:r>
      <w:r w:rsidR="2919D65B" w:rsidRPr="00301F09">
        <w:rPr>
          <w:rFonts w:ascii="Calibri" w:eastAsia="Calibri" w:hAnsi="Calibri" w:cs="Calibri"/>
          <w:color w:val="000000" w:themeColor="text1"/>
        </w:rPr>
        <w:t xml:space="preserve"> print</w:t>
      </w:r>
      <w:r w:rsidR="70CE5F04" w:rsidRPr="00301F09">
        <w:rPr>
          <w:rFonts w:ascii="Calibri" w:eastAsia="Calibri" w:hAnsi="Calibri" w:cs="Calibri"/>
          <w:color w:val="000000" w:themeColor="text1"/>
        </w:rPr>
        <w:t xml:space="preserve"> index</w:t>
      </w:r>
      <w:r w:rsidR="7F608AE4" w:rsidRPr="00301F09">
        <w:rPr>
          <w:rFonts w:ascii="Calibri" w:eastAsia="Calibri" w:hAnsi="Calibri" w:cs="Calibri"/>
          <w:color w:val="000000" w:themeColor="text1"/>
        </w:rPr>
        <w:t xml:space="preserve"> created in 1991</w:t>
      </w:r>
      <w:r w:rsidR="3C56743C" w:rsidRPr="00301F09">
        <w:rPr>
          <w:rFonts w:ascii="Calibri" w:eastAsia="Calibri" w:hAnsi="Calibri" w:cs="Calibri"/>
          <w:color w:val="000000" w:themeColor="text1"/>
        </w:rPr>
        <w:t xml:space="preserve"> </w:t>
      </w:r>
      <w:r w:rsidR="4E7557AD" w:rsidRPr="00301F09">
        <w:rPr>
          <w:rFonts w:ascii="Calibri" w:eastAsia="Calibri" w:hAnsi="Calibri" w:cs="Calibri"/>
          <w:color w:val="000000" w:themeColor="text1"/>
        </w:rPr>
        <w:t xml:space="preserve">serves as </w:t>
      </w:r>
      <w:r w:rsidR="70CE5F04" w:rsidRPr="00301F09">
        <w:rPr>
          <w:rFonts w:ascii="Calibri" w:eastAsia="Calibri" w:hAnsi="Calibri" w:cs="Calibri"/>
          <w:color w:val="000000" w:themeColor="text1"/>
        </w:rPr>
        <w:t>a comprehensive guide to these cards</w:t>
      </w:r>
      <w:r w:rsidR="5F1A1552" w:rsidRPr="00301F09">
        <w:rPr>
          <w:rFonts w:ascii="Calibri" w:eastAsia="Calibri" w:hAnsi="Calibri" w:cs="Calibri"/>
          <w:color w:val="000000" w:themeColor="text1"/>
        </w:rPr>
        <w:t xml:space="preserve"> and provides one structure for navigating the images and object types</w:t>
      </w:r>
      <w:r w:rsidR="4E7557AD" w:rsidRPr="00301F09">
        <w:rPr>
          <w:rFonts w:ascii="Calibri" w:eastAsia="Calibri" w:hAnsi="Calibri" w:cs="Calibri"/>
          <w:color w:val="000000" w:themeColor="text1"/>
        </w:rPr>
        <w:t xml:space="preserve"> preserved on microfiche</w:t>
      </w:r>
      <w:r w:rsidR="5F1A1552" w:rsidRPr="00301F09">
        <w:rPr>
          <w:rFonts w:ascii="Calibri" w:eastAsia="Calibri" w:hAnsi="Calibri" w:cs="Calibri"/>
          <w:color w:val="000000" w:themeColor="text1"/>
        </w:rPr>
        <w:t>.</w:t>
      </w:r>
      <w:r w:rsidR="001C5224" w:rsidRPr="00301F09">
        <w:rPr>
          <w:rStyle w:val="EndnoteReference"/>
          <w:rFonts w:ascii="Calibri" w:eastAsia="Calibri" w:hAnsi="Calibri" w:cs="Calibri"/>
          <w:color w:val="000000" w:themeColor="text1"/>
        </w:rPr>
        <w:endnoteReference w:id="130"/>
      </w:r>
      <w:r w:rsidR="5F1A1552" w:rsidRPr="00301F09">
        <w:rPr>
          <w:rFonts w:ascii="Calibri" w:eastAsia="Calibri" w:hAnsi="Calibri" w:cs="Calibri"/>
          <w:color w:val="000000" w:themeColor="text1"/>
        </w:rPr>
        <w:t xml:space="preserve"> </w:t>
      </w:r>
      <w:r w:rsidR="39F93870" w:rsidRPr="00301F09">
        <w:rPr>
          <w:rFonts w:ascii="Calibri" w:eastAsia="Calibri" w:hAnsi="Calibri" w:cs="Calibri"/>
          <w:color w:val="000000" w:themeColor="text1"/>
        </w:rPr>
        <w:t>Each fiche contains up to</w:t>
      </w:r>
      <w:r w:rsidR="4C6CD788">
        <w:rPr>
          <w:rFonts w:ascii="Calibri" w:eastAsia="Calibri" w:hAnsi="Calibri" w:cs="Calibri"/>
          <w:color w:val="000000" w:themeColor="text1"/>
        </w:rPr>
        <w:t xml:space="preserve"> </w:t>
      </w:r>
      <w:r w:rsidR="2EBBD0D3">
        <w:rPr>
          <w:rFonts w:ascii="Calibri" w:eastAsia="Calibri" w:hAnsi="Calibri" w:cs="Calibri"/>
          <w:color w:val="000000" w:themeColor="text1"/>
        </w:rPr>
        <w:t>seven</w:t>
      </w:r>
      <w:r w:rsidR="4C6CD788">
        <w:rPr>
          <w:rFonts w:ascii="Calibri" w:eastAsia="Calibri" w:hAnsi="Calibri" w:cs="Calibri"/>
          <w:color w:val="000000" w:themeColor="text1"/>
        </w:rPr>
        <w:t xml:space="preserve"> </w:t>
      </w:r>
      <w:r w:rsidR="39F93870" w:rsidRPr="00301F09">
        <w:rPr>
          <w:rFonts w:ascii="Calibri" w:eastAsia="Calibri" w:hAnsi="Calibri" w:cs="Calibri"/>
          <w:color w:val="000000" w:themeColor="text1"/>
        </w:rPr>
        <w:t xml:space="preserve">rows of images </w:t>
      </w:r>
      <w:r w:rsidR="3B7DF5A0" w:rsidRPr="00301F09">
        <w:rPr>
          <w:rFonts w:ascii="Calibri" w:eastAsia="Calibri" w:hAnsi="Calibri" w:cs="Calibri"/>
          <w:color w:val="000000" w:themeColor="text1"/>
        </w:rPr>
        <w:t xml:space="preserve">arranged in </w:t>
      </w:r>
      <w:r w:rsidR="1AF0C7CB">
        <w:rPr>
          <w:rFonts w:ascii="Calibri" w:eastAsia="Calibri" w:hAnsi="Calibri" w:cs="Calibri"/>
          <w:color w:val="000000" w:themeColor="text1"/>
        </w:rPr>
        <w:t>fourteen</w:t>
      </w:r>
      <w:r w:rsidR="39F93870" w:rsidRPr="00301F09">
        <w:rPr>
          <w:rFonts w:ascii="Calibri" w:eastAsia="Calibri" w:hAnsi="Calibri" w:cs="Calibri"/>
          <w:color w:val="000000" w:themeColor="text1"/>
        </w:rPr>
        <w:t xml:space="preserve"> columns</w:t>
      </w:r>
      <w:r w:rsidR="3B7DF5A0" w:rsidRPr="2C64F71A">
        <w:rPr>
          <w:rFonts w:ascii="Calibri" w:eastAsia="Calibri" w:hAnsi="Calibri" w:cs="Calibri"/>
          <w:color w:val="000000" w:themeColor="text1"/>
        </w:rPr>
        <w:t xml:space="preserve">, preserving </w:t>
      </w:r>
      <w:r w:rsidR="3B7DF5A0" w:rsidRPr="00365150">
        <w:rPr>
          <w:rFonts w:ascii="Calibri" w:eastAsia="Calibri" w:hAnsi="Calibri" w:cs="Calibri"/>
          <w:color w:val="000000" w:themeColor="text1"/>
        </w:rPr>
        <w:t xml:space="preserve">up to </w:t>
      </w:r>
      <w:r w:rsidR="4EC71B5B" w:rsidRPr="00365150">
        <w:rPr>
          <w:rFonts w:ascii="Calibri" w:eastAsia="Calibri" w:hAnsi="Calibri" w:cs="Calibri"/>
          <w:color w:val="000000" w:themeColor="text1"/>
        </w:rPr>
        <w:t>ninety</w:t>
      </w:r>
      <w:r w:rsidR="5D490C36">
        <w:rPr>
          <w:rFonts w:ascii="Calibri" w:eastAsia="Calibri" w:hAnsi="Calibri" w:cs="Calibri"/>
          <w:color w:val="000000" w:themeColor="text1"/>
        </w:rPr>
        <w:t>-</w:t>
      </w:r>
      <w:r w:rsidR="4EC71B5B" w:rsidRPr="00365150">
        <w:rPr>
          <w:rFonts w:ascii="Calibri" w:eastAsia="Calibri" w:hAnsi="Calibri" w:cs="Calibri"/>
          <w:color w:val="000000" w:themeColor="text1"/>
        </w:rPr>
        <w:t>eight</w:t>
      </w:r>
      <w:r w:rsidR="3B7DF5A0" w:rsidRPr="00365150">
        <w:rPr>
          <w:rFonts w:ascii="Calibri" w:eastAsia="Calibri" w:hAnsi="Calibri" w:cs="Calibri"/>
          <w:color w:val="000000" w:themeColor="text1"/>
        </w:rPr>
        <w:t xml:space="preserve"> image</w:t>
      </w:r>
      <w:r w:rsidR="3B7DF5A0" w:rsidRPr="2C64F71A">
        <w:rPr>
          <w:rFonts w:ascii="Calibri" w:eastAsia="Calibri" w:hAnsi="Calibri" w:cs="Calibri"/>
          <w:color w:val="000000" w:themeColor="text1"/>
        </w:rPr>
        <w:t xml:space="preserve"> thumbnails</w:t>
      </w:r>
      <w:r w:rsidR="39F93870" w:rsidRPr="00301F09">
        <w:rPr>
          <w:rFonts w:ascii="Calibri" w:eastAsia="Calibri" w:hAnsi="Calibri" w:cs="Calibri"/>
          <w:color w:val="000000" w:themeColor="text1"/>
        </w:rPr>
        <w:t>; not all fiches use all spaces</w:t>
      </w:r>
      <w:r w:rsidR="06904F5A">
        <w:rPr>
          <w:rFonts w:ascii="Calibri" w:eastAsia="Calibri" w:hAnsi="Calibri" w:cs="Calibri"/>
          <w:color w:val="000000" w:themeColor="text1"/>
        </w:rPr>
        <w:t>.</w:t>
      </w:r>
      <w:r w:rsidR="39F93870" w:rsidRPr="00301F09">
        <w:rPr>
          <w:rFonts w:ascii="Calibri" w:eastAsia="Calibri" w:hAnsi="Calibri" w:cs="Calibri"/>
          <w:color w:val="000000" w:themeColor="text1"/>
        </w:rPr>
        <w:t xml:space="preserve"> Broken down into categories like “Portraits,” the subcategories contain granular differentiation of type and location, as </w:t>
      </w:r>
      <w:r w:rsidR="289C50CF" w:rsidRPr="33E5808A">
        <w:rPr>
          <w:rFonts w:ascii="Calibri" w:eastAsia="Calibri" w:hAnsi="Calibri" w:cs="Calibri"/>
          <w:color w:val="000000" w:themeColor="text1"/>
        </w:rPr>
        <w:t xml:space="preserve">in </w:t>
      </w:r>
      <w:r w:rsidR="39F93870" w:rsidRPr="00301F09">
        <w:rPr>
          <w:rFonts w:ascii="Calibri" w:eastAsia="Calibri" w:hAnsi="Calibri" w:cs="Calibri"/>
          <w:color w:val="000000" w:themeColor="text1"/>
        </w:rPr>
        <w:t xml:space="preserve">fiche 270, where the </w:t>
      </w:r>
      <w:r w:rsidR="39F93870" w:rsidRPr="33E5808A">
        <w:rPr>
          <w:rFonts w:ascii="Calibri" w:eastAsia="Calibri" w:hAnsi="Calibri" w:cs="Calibri"/>
          <w:i/>
          <w:iCs/>
          <w:color w:val="000000" w:themeColor="text1"/>
        </w:rPr>
        <w:t xml:space="preserve">Index </w:t>
      </w:r>
      <w:r w:rsidR="39F93870" w:rsidRPr="00301F09">
        <w:rPr>
          <w:rFonts w:ascii="Calibri" w:eastAsia="Calibri" w:hAnsi="Calibri" w:cs="Calibri"/>
          <w:color w:val="000000" w:themeColor="text1"/>
        </w:rPr>
        <w:t>informs us that image A1 on the fiche starts a sequence of images of “Säugetiere/Pferde (Neapel bis Kunsthandel)” (Mammals/Horses [Naples through Art Market]) and image G3 “Säugetiere/Rinder” (Mammals/Cattle). Usefully, these microfiches have all been digitized and can be accessed through Arachne itself</w:t>
      </w:r>
      <w:r w:rsidR="7C68A0FC" w:rsidRPr="33E5808A">
        <w:rPr>
          <w:rFonts w:ascii="Calibri" w:eastAsia="Calibri" w:hAnsi="Calibri" w:cs="Calibri"/>
          <w:color w:val="000000" w:themeColor="text1"/>
        </w:rPr>
        <w:t>, though</w:t>
      </w:r>
      <w:r w:rsidR="39F93870" w:rsidRPr="00301F09">
        <w:rPr>
          <w:rFonts w:ascii="Calibri" w:eastAsia="Calibri" w:hAnsi="Calibri" w:cs="Calibri"/>
          <w:color w:val="000000" w:themeColor="text1"/>
        </w:rPr>
        <w:t xml:space="preserve"> currently, the accompanying metadata </w:t>
      </w:r>
      <w:r w:rsidR="1420FD45">
        <w:rPr>
          <w:rFonts w:ascii="Calibri" w:eastAsia="Calibri" w:hAnsi="Calibri" w:cs="Calibri"/>
          <w:color w:val="000000" w:themeColor="text1"/>
        </w:rPr>
        <w:t>a</w:t>
      </w:r>
      <w:r w:rsidR="39F93870" w:rsidRPr="00301F09">
        <w:rPr>
          <w:rFonts w:ascii="Calibri" w:eastAsia="Calibri" w:hAnsi="Calibri" w:cs="Calibri"/>
          <w:color w:val="000000" w:themeColor="text1"/>
        </w:rPr>
        <w:t xml:space="preserve">re not all searchable, </w:t>
      </w:r>
      <w:r w:rsidR="33A302A8" w:rsidRPr="00301F09">
        <w:rPr>
          <w:rFonts w:ascii="Calibri" w:eastAsia="Calibri" w:hAnsi="Calibri" w:cs="Calibri"/>
          <w:color w:val="000000" w:themeColor="text1"/>
        </w:rPr>
        <w:t xml:space="preserve">making </w:t>
      </w:r>
      <w:r w:rsidR="39F93870" w:rsidRPr="00301F09">
        <w:rPr>
          <w:rFonts w:ascii="Calibri" w:eastAsia="Calibri" w:hAnsi="Calibri" w:cs="Calibri"/>
          <w:color w:val="000000" w:themeColor="text1"/>
        </w:rPr>
        <w:t>copies of the print index</w:t>
      </w:r>
      <w:r w:rsidR="39F93870" w:rsidRPr="00301F09" w:rsidDel="00A213D8">
        <w:rPr>
          <w:rFonts w:ascii="Calibri" w:eastAsia="Calibri" w:hAnsi="Calibri" w:cs="Calibri"/>
          <w:color w:val="000000" w:themeColor="text1"/>
        </w:rPr>
        <w:t xml:space="preserve"> </w:t>
      </w:r>
      <w:r w:rsidR="39F93870" w:rsidRPr="00301F09">
        <w:rPr>
          <w:rFonts w:ascii="Calibri" w:eastAsia="Calibri" w:hAnsi="Calibri" w:cs="Calibri"/>
          <w:color w:val="000000" w:themeColor="text1"/>
        </w:rPr>
        <w:t xml:space="preserve">invaluable in narrowing down potential fiches for review. However, digitized fiche images currently appear under Filmnummer: Fiche_Image Location </w:t>
      </w:r>
      <w:r w:rsidR="58575B67" w:rsidRPr="33E5808A">
        <w:rPr>
          <w:rFonts w:ascii="Calibri" w:eastAsia="Calibri" w:hAnsi="Calibri" w:cs="Calibri"/>
          <w:color w:val="000000" w:themeColor="text1"/>
        </w:rPr>
        <w:t>(</w:t>
      </w:r>
      <w:r w:rsidR="39F93870" w:rsidRPr="00301F09">
        <w:rPr>
          <w:rFonts w:ascii="Calibri" w:eastAsia="Calibri" w:hAnsi="Calibri" w:cs="Calibri"/>
          <w:color w:val="000000" w:themeColor="text1"/>
        </w:rPr>
        <w:t>e.g., the cattle sequence in fiche 270 starts with Filmnummer: 0270_G04</w:t>
      </w:r>
      <w:r w:rsidR="58575B67" w:rsidRPr="33E5808A">
        <w:rPr>
          <w:rFonts w:ascii="Calibri" w:eastAsia="Calibri" w:hAnsi="Calibri" w:cs="Calibri"/>
          <w:color w:val="000000" w:themeColor="text1"/>
        </w:rPr>
        <w:t>)</w:t>
      </w:r>
      <w:r w:rsidR="39F93870" w:rsidRPr="00301F09">
        <w:rPr>
          <w:rFonts w:ascii="Calibri" w:eastAsia="Calibri" w:hAnsi="Calibri" w:cs="Calibri"/>
          <w:color w:val="000000" w:themeColor="text1"/>
        </w:rPr>
        <w:t>.</w:t>
      </w:r>
      <w:r w:rsidR="003C3D78" w:rsidRPr="0C7C111F">
        <w:rPr>
          <w:rStyle w:val="EndnoteReference"/>
          <w:rFonts w:ascii="Calibri" w:eastAsia="Calibri" w:hAnsi="Calibri" w:cs="Calibri"/>
          <w:color w:val="000000" w:themeColor="text1"/>
        </w:rPr>
        <w:endnoteReference w:id="131"/>
      </w:r>
      <w:r w:rsidR="479811F8" w:rsidRPr="00301F09">
        <w:rPr>
          <w:rFonts w:ascii="Calibri" w:eastAsia="Calibri" w:hAnsi="Calibri" w:cs="Calibri"/>
          <w:color w:val="000000" w:themeColor="text1"/>
        </w:rPr>
        <w:t xml:space="preserve"> </w:t>
      </w:r>
      <w:r w:rsidR="39F93870" w:rsidRPr="00301F09">
        <w:rPr>
          <w:rFonts w:ascii="Calibri" w:eastAsia="Calibri" w:hAnsi="Calibri" w:cs="Calibri"/>
          <w:color w:val="000000" w:themeColor="text1"/>
        </w:rPr>
        <w:t xml:space="preserve">The microfiche images represent a small subset of Arachne’s total holdings, but they contain many useful comparanda images and no small amount of art market and private collection material. </w:t>
      </w:r>
    </w:p>
    <w:p w14:paraId="51418C3F" w14:textId="77C9274E" w:rsidR="00C03ADC" w:rsidRDefault="002D3FAA" w:rsidP="002E2E1E">
      <w:pPr>
        <w:spacing w:line="360" w:lineRule="auto"/>
        <w:ind w:firstLine="720"/>
        <w:rPr>
          <w:rFonts w:ascii="Calibri" w:eastAsia="Calibri" w:hAnsi="Calibri" w:cs="Calibri"/>
          <w:color w:val="000000" w:themeColor="text1"/>
        </w:rPr>
      </w:pPr>
      <w:r w:rsidRPr="00301F09">
        <w:rPr>
          <w:rFonts w:ascii="Calibri" w:eastAsia="Calibri" w:hAnsi="Calibri" w:cs="Calibri"/>
          <w:color w:val="000000" w:themeColor="text1"/>
        </w:rPr>
        <w:t>We first identified the rider statuette</w:t>
      </w:r>
      <w:r w:rsidR="00F028E5">
        <w:rPr>
          <w:rFonts w:ascii="Calibri" w:eastAsia="Calibri" w:hAnsi="Calibri" w:cs="Calibri"/>
          <w:color w:val="000000" w:themeColor="text1"/>
        </w:rPr>
        <w:t xml:space="preserve"> during</w:t>
      </w:r>
      <w:r w:rsidRPr="00301F09">
        <w:rPr>
          <w:rFonts w:ascii="Calibri" w:eastAsia="Calibri" w:hAnsi="Calibri" w:cs="Calibri"/>
          <w:color w:val="000000" w:themeColor="text1"/>
        </w:rPr>
        <w:t xml:space="preserve"> a review of the DAI-Rome photo archive microfiche records, available at select libraries, which included the photograph’s cataloguing information: fiche 1768, D14.</w:t>
      </w:r>
      <w:r w:rsidR="00495259" w:rsidRPr="00301F09">
        <w:rPr>
          <w:rStyle w:val="EndnoteReference"/>
          <w:rFonts w:ascii="Calibri" w:eastAsia="Calibri" w:hAnsi="Calibri" w:cs="Calibri"/>
          <w:color w:val="000000" w:themeColor="text1"/>
        </w:rPr>
        <w:endnoteReference w:id="132"/>
      </w:r>
      <w:r w:rsidRPr="00301F09">
        <w:rPr>
          <w:rFonts w:ascii="Calibri" w:eastAsia="Calibri" w:hAnsi="Calibri" w:cs="Calibri"/>
          <w:color w:val="000000" w:themeColor="text1"/>
        </w:rPr>
        <w:t xml:space="preserve"> Additional notations appear on the image itself: an identification as being in a private collection (“Privatbesitz”), the inventory year 1934, and the photo number </w:t>
      </w:r>
      <w:r w:rsidRPr="0091116C">
        <w:rPr>
          <w:rFonts w:ascii="Calibri" w:eastAsia="Calibri" w:hAnsi="Calibri" w:cs="Calibri"/>
          <w:color w:val="000000" w:themeColor="text1"/>
        </w:rPr>
        <w:t>5865 (</w:t>
      </w:r>
      <w:hyperlink w:anchor="fig-33" w:history="1">
        <w:r w:rsidRPr="0091116C">
          <w:rPr>
            <w:rStyle w:val="Hyperlink"/>
            <w:rFonts w:ascii="Calibri" w:eastAsia="Calibri" w:hAnsi="Calibri" w:cs="Calibri"/>
          </w:rPr>
          <w:t xml:space="preserve">fig. </w:t>
        </w:r>
        <w:r w:rsidR="00610B8F" w:rsidRPr="0091116C">
          <w:rPr>
            <w:rStyle w:val="Hyperlink"/>
            <w:rFonts w:ascii="Calibri" w:eastAsia="Calibri" w:hAnsi="Calibri" w:cs="Calibri"/>
          </w:rPr>
          <w:t>33</w:t>
        </w:r>
      </w:hyperlink>
      <w:r w:rsidRPr="0091116C">
        <w:rPr>
          <w:rFonts w:ascii="Calibri" w:eastAsia="Calibri" w:hAnsi="Calibri" w:cs="Calibri"/>
          <w:color w:val="000000" w:themeColor="text1"/>
        </w:rPr>
        <w:t>).</w:t>
      </w:r>
    </w:p>
    <w:p w14:paraId="41A414F5" w14:textId="64284455" w:rsidR="0091116C" w:rsidRPr="0091116C" w:rsidRDefault="0091116C" w:rsidP="0091116C">
      <w:pPr>
        <w:spacing w:line="360" w:lineRule="auto"/>
        <w:rPr>
          <w:rFonts w:ascii="Calibri" w:eastAsia="Calibri" w:hAnsi="Calibri" w:cs="Calibri"/>
          <w:b/>
          <w:bCs/>
          <w:color w:val="000000" w:themeColor="text1"/>
        </w:rPr>
      </w:pPr>
      <w:r w:rsidRPr="0091116C">
        <w:rPr>
          <w:rFonts w:ascii="Calibri" w:eastAsia="Calibri" w:hAnsi="Calibri" w:cs="Calibri"/>
          <w:b/>
          <w:bCs/>
          <w:color w:val="000000" w:themeColor="text1"/>
        </w:rPr>
        <w:t>[[fig-33]]</w:t>
      </w:r>
    </w:p>
    <w:p w14:paraId="778C3B2C" w14:textId="0D6A8652" w:rsidR="002D3FAA" w:rsidRPr="00301F09" w:rsidRDefault="39F93870" w:rsidP="33E5808A">
      <w:pPr>
        <w:spacing w:line="360" w:lineRule="auto"/>
        <w:ind w:firstLine="720"/>
        <w:rPr>
          <w:rFonts w:ascii="Calibri" w:eastAsia="Calibri" w:hAnsi="Calibri" w:cs="Calibri"/>
          <w:color w:val="000000" w:themeColor="text1"/>
        </w:rPr>
      </w:pPr>
      <w:r w:rsidRPr="00301F09">
        <w:rPr>
          <w:rFonts w:ascii="Calibri" w:eastAsia="Calibri" w:hAnsi="Calibri" w:cs="Calibri"/>
          <w:color w:val="000000" w:themeColor="text1"/>
        </w:rPr>
        <w:lastRenderedPageBreak/>
        <w:t>Perhaps as important as the images themselves</w:t>
      </w:r>
      <w:r w:rsidR="1AE4AE5E" w:rsidRPr="33E5808A">
        <w:rPr>
          <w:rFonts w:ascii="Calibri" w:eastAsia="Calibri" w:hAnsi="Calibri" w:cs="Calibri"/>
          <w:color w:val="000000" w:themeColor="text1"/>
        </w:rPr>
        <w:t xml:space="preserve"> are</w:t>
      </w:r>
      <w:r w:rsidRPr="00301F09">
        <w:rPr>
          <w:rFonts w:ascii="Calibri" w:eastAsia="Calibri" w:hAnsi="Calibri" w:cs="Calibri"/>
          <w:color w:val="000000" w:themeColor="text1"/>
        </w:rPr>
        <w:t xml:space="preserve"> the inventory registers of the DAI-Rome department’s photo</w:t>
      </w:r>
      <w:r w:rsidR="6B963CDC" w:rsidRPr="33E5808A">
        <w:rPr>
          <w:rFonts w:ascii="Calibri" w:eastAsia="Calibri" w:hAnsi="Calibri" w:cs="Calibri"/>
          <w:color w:val="000000" w:themeColor="text1"/>
        </w:rPr>
        <w:t>graph</w:t>
      </w:r>
      <w:r w:rsidRPr="00301F09">
        <w:rPr>
          <w:rFonts w:ascii="Calibri" w:eastAsia="Calibri" w:hAnsi="Calibri" w:cs="Calibri"/>
          <w:color w:val="000000" w:themeColor="text1"/>
        </w:rPr>
        <w:t xml:space="preserve"> collection</w:t>
      </w:r>
      <w:r w:rsidR="1AE4AE5E" w:rsidRPr="33E5808A">
        <w:rPr>
          <w:rFonts w:ascii="Calibri" w:eastAsia="Calibri" w:hAnsi="Calibri" w:cs="Calibri"/>
          <w:color w:val="000000" w:themeColor="text1"/>
        </w:rPr>
        <w:t>, which</w:t>
      </w:r>
      <w:r w:rsidRPr="00301F09">
        <w:rPr>
          <w:rFonts w:ascii="Calibri" w:eastAsia="Calibri" w:hAnsi="Calibri" w:cs="Calibri"/>
          <w:color w:val="000000" w:themeColor="text1"/>
        </w:rPr>
        <w:t xml:space="preserve"> serve as the archive’s official intake record and contain object descriptions and ownership information.</w:t>
      </w:r>
      <w:r w:rsidR="00933D32" w:rsidRPr="00301F09">
        <w:rPr>
          <w:rStyle w:val="EndnoteReference"/>
          <w:rFonts w:ascii="Calibri" w:eastAsia="Calibri" w:hAnsi="Calibri" w:cs="Calibri"/>
          <w:color w:val="000000" w:themeColor="text1"/>
        </w:rPr>
        <w:endnoteReference w:id="133"/>
      </w:r>
      <w:r w:rsidRPr="00301F09">
        <w:rPr>
          <w:rFonts w:ascii="Calibri" w:eastAsia="Calibri" w:hAnsi="Calibri" w:cs="Calibri"/>
          <w:color w:val="000000" w:themeColor="text1"/>
        </w:rPr>
        <w:t xml:space="preserve"> </w:t>
      </w:r>
      <w:r w:rsidR="5B6BBD3E" w:rsidRPr="33E5808A">
        <w:rPr>
          <w:rFonts w:ascii="Calibri" w:eastAsia="Calibri" w:hAnsi="Calibri" w:cs="Calibri"/>
          <w:color w:val="000000" w:themeColor="text1"/>
        </w:rPr>
        <w:t xml:space="preserve">Scans of these </w:t>
      </w:r>
      <w:r w:rsidRPr="00301F09">
        <w:rPr>
          <w:rFonts w:ascii="Calibri" w:eastAsia="Calibri" w:hAnsi="Calibri" w:cs="Calibri"/>
          <w:color w:val="000000" w:themeColor="text1"/>
        </w:rPr>
        <w:t xml:space="preserve">registers are now available in Arachne, allowing connections to be made between images and original cataloguing data not preserved elsewhere. This vital resource requires some patience to navigate—entries are all handwritten; the registers for one year might be divided into separate volumes that are not clearly sequenced; </w:t>
      </w:r>
      <w:r w:rsidR="1CBAFA4E">
        <w:rPr>
          <w:rFonts w:ascii="Calibri" w:eastAsia="Calibri" w:hAnsi="Calibri" w:cs="Calibri"/>
          <w:color w:val="000000" w:themeColor="text1"/>
        </w:rPr>
        <w:t xml:space="preserve">some photos </w:t>
      </w:r>
      <w:r w:rsidR="4FC758D6">
        <w:rPr>
          <w:rFonts w:ascii="Calibri" w:eastAsia="Calibri" w:hAnsi="Calibri" w:cs="Calibri"/>
          <w:color w:val="000000" w:themeColor="text1"/>
        </w:rPr>
        <w:t xml:space="preserve">appear multiple times with different negative numbers; </w:t>
      </w:r>
      <w:r w:rsidRPr="00301F09">
        <w:rPr>
          <w:rFonts w:ascii="Calibri" w:eastAsia="Calibri" w:hAnsi="Calibri" w:cs="Calibri"/>
          <w:color w:val="000000" w:themeColor="text1"/>
        </w:rPr>
        <w:t>many years might be grouped together as part of one larger ledger</w:t>
      </w:r>
      <w:r w:rsidR="5B8C6A34">
        <w:rPr>
          <w:rFonts w:ascii="Calibri" w:eastAsia="Calibri" w:hAnsi="Calibri" w:cs="Calibri"/>
          <w:color w:val="000000" w:themeColor="text1"/>
        </w:rPr>
        <w:t>; and</w:t>
      </w:r>
      <w:r w:rsidRPr="00301F09" w:rsidDel="00597FED">
        <w:rPr>
          <w:rFonts w:ascii="Calibri" w:eastAsia="Calibri" w:hAnsi="Calibri" w:cs="Calibri"/>
          <w:color w:val="000000" w:themeColor="text1"/>
        </w:rPr>
        <w:t xml:space="preserve"> </w:t>
      </w:r>
      <w:r w:rsidR="5B8C6A34">
        <w:rPr>
          <w:rFonts w:ascii="Calibri" w:eastAsia="Calibri" w:hAnsi="Calibri" w:cs="Calibri"/>
          <w:color w:val="000000" w:themeColor="text1"/>
        </w:rPr>
        <w:t>n</w:t>
      </w:r>
      <w:r w:rsidR="5B8C6A34" w:rsidRPr="00301F09">
        <w:rPr>
          <w:rFonts w:ascii="Calibri" w:eastAsia="Calibri" w:hAnsi="Calibri" w:cs="Calibri"/>
          <w:color w:val="000000" w:themeColor="text1"/>
        </w:rPr>
        <w:t>ot all negatives or photos have been digitized</w:t>
      </w:r>
      <w:r w:rsidR="5B8C6A34">
        <w:rPr>
          <w:rFonts w:ascii="Calibri" w:eastAsia="Calibri" w:hAnsi="Calibri" w:cs="Calibri"/>
          <w:color w:val="000000" w:themeColor="text1"/>
        </w:rPr>
        <w:t>.</w:t>
      </w:r>
      <w:r w:rsidR="5B8C6A34" w:rsidRPr="00301F09">
        <w:rPr>
          <w:rFonts w:ascii="Calibri" w:eastAsia="Calibri" w:hAnsi="Calibri" w:cs="Calibri"/>
          <w:color w:val="000000" w:themeColor="text1"/>
        </w:rPr>
        <w:t xml:space="preserve"> </w:t>
      </w:r>
      <w:r w:rsidRPr="00301F09">
        <w:rPr>
          <w:rFonts w:ascii="Calibri" w:eastAsia="Calibri" w:hAnsi="Calibri" w:cs="Calibri"/>
          <w:color w:val="000000" w:themeColor="text1"/>
        </w:rPr>
        <w:t>Organized by year, some of the digitized register page records have metadata for the “negative numbers” recorded in the far</w:t>
      </w:r>
      <w:r w:rsidR="0091116C">
        <w:rPr>
          <w:rFonts w:ascii="Calibri" w:eastAsia="Calibri" w:hAnsi="Calibri" w:cs="Calibri"/>
          <w:color w:val="000000" w:themeColor="text1"/>
        </w:rPr>
        <w:t>-</w:t>
      </w:r>
      <w:r w:rsidRPr="00301F09">
        <w:rPr>
          <w:rFonts w:ascii="Calibri" w:eastAsia="Calibri" w:hAnsi="Calibri" w:cs="Calibri"/>
          <w:color w:val="000000" w:themeColor="text1"/>
        </w:rPr>
        <w:t>right column of the register. While helpful, these numbers differ from the “photo inventory number” written in red in the far</w:t>
      </w:r>
      <w:r w:rsidR="0091116C">
        <w:rPr>
          <w:rFonts w:ascii="Calibri" w:eastAsia="Calibri" w:hAnsi="Calibri" w:cs="Calibri"/>
          <w:color w:val="000000" w:themeColor="text1"/>
        </w:rPr>
        <w:t>-</w:t>
      </w:r>
      <w:r w:rsidRPr="00301F09">
        <w:rPr>
          <w:rFonts w:ascii="Calibri" w:eastAsia="Calibri" w:hAnsi="Calibri" w:cs="Calibri"/>
          <w:color w:val="000000" w:themeColor="text1"/>
        </w:rPr>
        <w:t xml:space="preserve">left column, and, confusingly, may or may not match “Negativnummer” linked to a photo in the Arachne database. Publication information for these photos is often recorded, and the negative numbers for duplicate photos added in later decades </w:t>
      </w:r>
      <w:r w:rsidR="3E3D7565">
        <w:rPr>
          <w:rFonts w:ascii="Calibri" w:eastAsia="Calibri" w:hAnsi="Calibri" w:cs="Calibri"/>
          <w:color w:val="000000" w:themeColor="text1"/>
        </w:rPr>
        <w:t xml:space="preserve">are </w:t>
      </w:r>
      <w:r w:rsidRPr="00301F09">
        <w:rPr>
          <w:rFonts w:ascii="Calibri" w:eastAsia="Calibri" w:hAnsi="Calibri" w:cs="Calibri"/>
          <w:color w:val="000000" w:themeColor="text1"/>
        </w:rPr>
        <w:t xml:space="preserve">often added as annotations, so the same image of an object might be associated with multiple negative numbers, not all of which may be digitized. In many cases, the photographer is identified; some photos were </w:t>
      </w:r>
      <w:r w:rsidR="27DFD46C" w:rsidRPr="00301F09">
        <w:rPr>
          <w:rFonts w:ascii="Calibri" w:eastAsia="Calibri" w:hAnsi="Calibri" w:cs="Calibri"/>
          <w:color w:val="000000" w:themeColor="text1"/>
        </w:rPr>
        <w:t xml:space="preserve">also </w:t>
      </w:r>
      <w:r w:rsidRPr="00301F09">
        <w:rPr>
          <w:rFonts w:ascii="Calibri" w:eastAsia="Calibri" w:hAnsi="Calibri" w:cs="Calibri"/>
          <w:color w:val="000000" w:themeColor="text1"/>
        </w:rPr>
        <w:t>added from other archives.</w:t>
      </w:r>
    </w:p>
    <w:p w14:paraId="567D859F" w14:textId="41D139D0" w:rsidR="0012062E" w:rsidRDefault="39F93870" w:rsidP="00530574">
      <w:pPr>
        <w:spacing w:line="360" w:lineRule="auto"/>
        <w:ind w:firstLine="720"/>
        <w:rPr>
          <w:rFonts w:ascii="Calibri" w:eastAsia="Calibri" w:hAnsi="Calibri" w:cs="Calibri"/>
          <w:color w:val="000000" w:themeColor="text1"/>
        </w:rPr>
      </w:pPr>
      <w:r w:rsidRPr="00301F09">
        <w:rPr>
          <w:rFonts w:ascii="Calibri" w:eastAsia="Calibri" w:hAnsi="Calibri" w:cs="Calibri"/>
          <w:color w:val="000000" w:themeColor="text1"/>
        </w:rPr>
        <w:t>To find the 1934 photo</w:t>
      </w:r>
      <w:r w:rsidR="4419E8D0" w:rsidRPr="33E5808A">
        <w:rPr>
          <w:rFonts w:ascii="Calibri" w:eastAsia="Calibri" w:hAnsi="Calibri" w:cs="Calibri"/>
          <w:color w:val="000000" w:themeColor="text1"/>
        </w:rPr>
        <w:t>graph</w:t>
      </w:r>
      <w:r w:rsidRPr="00301F09">
        <w:rPr>
          <w:rFonts w:ascii="Calibri" w:eastAsia="Calibri" w:hAnsi="Calibri" w:cs="Calibri"/>
          <w:color w:val="000000" w:themeColor="text1"/>
        </w:rPr>
        <w:t xml:space="preserve"> of the rider statuette from its fiche, we searched its negative number across all</w:t>
      </w:r>
      <w:r w:rsidR="00530574">
        <w:rPr>
          <w:rFonts w:ascii="Calibri" w:eastAsia="Calibri" w:hAnsi="Calibri" w:cs="Calibri"/>
          <w:color w:val="000000" w:themeColor="text1"/>
        </w:rPr>
        <w:t xml:space="preserve"> four</w:t>
      </w:r>
      <w:r w:rsidRPr="00301F09">
        <w:rPr>
          <w:rFonts w:ascii="Calibri" w:eastAsia="Calibri" w:hAnsi="Calibri" w:cs="Calibri"/>
          <w:color w:val="000000" w:themeColor="text1"/>
        </w:rPr>
        <w:t xml:space="preserve"> </w:t>
      </w:r>
      <w:r w:rsidR="7A698D69" w:rsidRPr="00A76F23">
        <w:t>inventory registers</w:t>
      </w:r>
      <w:r w:rsidRPr="00301F09">
        <w:rPr>
          <w:rFonts w:ascii="Calibri" w:eastAsia="Calibri" w:hAnsi="Calibri" w:cs="Calibri"/>
          <w:color w:val="000000" w:themeColor="text1"/>
        </w:rPr>
        <w:t xml:space="preserve"> for the year 1934</w:t>
      </w:r>
      <w:r w:rsidR="00530574">
        <w:rPr>
          <w:rFonts w:ascii="Calibri" w:eastAsia="Calibri" w:hAnsi="Calibri" w:cs="Calibri"/>
          <w:color w:val="000000" w:themeColor="text1"/>
        </w:rPr>
        <w:t>.</w:t>
      </w:r>
      <w:r w:rsidR="00D72A66">
        <w:rPr>
          <w:rStyle w:val="EndnoteReference"/>
          <w:rFonts w:ascii="Calibri" w:eastAsia="Calibri" w:hAnsi="Calibri" w:cs="Calibri"/>
          <w:color w:val="000000" w:themeColor="text1"/>
        </w:rPr>
        <w:endnoteReference w:id="134"/>
      </w:r>
      <w:r w:rsidRPr="00301F09">
        <w:rPr>
          <w:rFonts w:ascii="Calibri" w:eastAsia="Calibri" w:hAnsi="Calibri" w:cs="Calibri"/>
          <w:color w:val="000000" w:themeColor="text1"/>
        </w:rPr>
        <w:t xml:space="preserve"> Some records have cover pages with additional information, including the range of photo numbers and negative numbers contained within that volume, which allowed us to narrow down the digitized register record with the statuette under photo number 5865.</w:t>
      </w:r>
      <w:r w:rsidR="007C5C21" w:rsidRPr="00301F09">
        <w:rPr>
          <w:rStyle w:val="EndnoteReference"/>
          <w:rFonts w:ascii="Calibri" w:eastAsia="Calibri" w:hAnsi="Calibri" w:cs="Calibri"/>
          <w:color w:val="000000" w:themeColor="text1"/>
        </w:rPr>
        <w:endnoteReference w:id="135"/>
      </w:r>
      <w:r w:rsidRPr="00301F09">
        <w:rPr>
          <w:rFonts w:ascii="Calibri" w:eastAsia="Calibri" w:hAnsi="Calibri" w:cs="Calibri"/>
          <w:color w:val="000000" w:themeColor="text1"/>
        </w:rPr>
        <w:t xml:space="preserve"> </w:t>
      </w:r>
      <w:r w:rsidR="4723746D" w:rsidRPr="00301F09">
        <w:rPr>
          <w:rFonts w:ascii="Calibri" w:eastAsia="Calibri" w:hAnsi="Calibri" w:cs="Calibri"/>
          <w:color w:val="000000" w:themeColor="text1"/>
        </w:rPr>
        <w:t>It</w:t>
      </w:r>
      <w:r w:rsidRPr="00301F09">
        <w:rPr>
          <w:rFonts w:ascii="Calibri" w:eastAsia="Calibri" w:hAnsi="Calibri" w:cs="Calibri"/>
          <w:color w:val="000000" w:themeColor="text1"/>
        </w:rPr>
        <w:t xml:space="preserve"> appears on page 94 of the register, where it is described as: </w:t>
      </w:r>
      <w:r w:rsidR="352D573F" w:rsidRPr="00301F09">
        <w:rPr>
          <w:rFonts w:ascii="Calibri" w:eastAsia="Calibri" w:hAnsi="Calibri" w:cs="Calibri"/>
          <w:color w:val="000000" w:themeColor="text1"/>
        </w:rPr>
        <w:t>“</w:t>
      </w:r>
      <w:r w:rsidR="7B2077E6" w:rsidRPr="00301F09">
        <w:rPr>
          <w:rFonts w:ascii="Calibri" w:eastAsia="Calibri" w:hAnsi="Calibri" w:cs="Calibri"/>
          <w:color w:val="000000" w:themeColor="text1"/>
        </w:rPr>
        <w:t>Spatgeometr. Terrakottapfer</w:t>
      </w:r>
      <w:r w:rsidR="7D259264" w:rsidRPr="00301F09">
        <w:rPr>
          <w:rFonts w:ascii="Calibri" w:eastAsia="Calibri" w:hAnsi="Calibri" w:cs="Calibri"/>
          <w:color w:val="000000" w:themeColor="text1"/>
        </w:rPr>
        <w:t>d</w:t>
      </w:r>
      <w:r w:rsidR="7B2077E6" w:rsidRPr="00301F09">
        <w:rPr>
          <w:rFonts w:ascii="Calibri" w:eastAsia="Calibri" w:hAnsi="Calibri" w:cs="Calibri"/>
          <w:color w:val="000000" w:themeColor="text1"/>
        </w:rPr>
        <w:t>chen mit Reiter”</w:t>
      </w:r>
      <w:r w:rsidR="352D573F" w:rsidRPr="00301F09">
        <w:rPr>
          <w:rFonts w:ascii="Calibri" w:eastAsia="Calibri" w:hAnsi="Calibri" w:cs="Calibri"/>
          <w:color w:val="000000" w:themeColor="text1"/>
        </w:rPr>
        <w:t xml:space="preserve"> </w:t>
      </w:r>
      <w:r w:rsidR="7A698D69" w:rsidRPr="33E5808A">
        <w:rPr>
          <w:rFonts w:ascii="Calibri" w:eastAsia="Calibri" w:hAnsi="Calibri" w:cs="Calibri"/>
          <w:color w:val="000000" w:themeColor="text1"/>
        </w:rPr>
        <w:t>(</w:t>
      </w:r>
      <w:r w:rsidRPr="00301F09">
        <w:rPr>
          <w:rFonts w:ascii="Calibri" w:eastAsia="Calibri" w:hAnsi="Calibri" w:cs="Calibri"/>
          <w:color w:val="000000" w:themeColor="text1"/>
        </w:rPr>
        <w:t xml:space="preserve">Late Geometric. </w:t>
      </w:r>
      <w:r w:rsidR="7D1D3182" w:rsidRPr="00301F09">
        <w:rPr>
          <w:rFonts w:ascii="Calibri" w:eastAsia="Calibri" w:hAnsi="Calibri" w:cs="Calibri"/>
          <w:color w:val="000000" w:themeColor="text1"/>
        </w:rPr>
        <w:t>Small</w:t>
      </w:r>
      <w:r w:rsidR="1D0D238E" w:rsidRPr="00301F09">
        <w:rPr>
          <w:rFonts w:ascii="Calibri" w:eastAsia="Calibri" w:hAnsi="Calibri" w:cs="Calibri"/>
          <w:color w:val="000000" w:themeColor="text1"/>
        </w:rPr>
        <w:t xml:space="preserve"> t</w:t>
      </w:r>
      <w:r w:rsidRPr="00301F09">
        <w:rPr>
          <w:rFonts w:ascii="Calibri" w:eastAsia="Calibri" w:hAnsi="Calibri" w:cs="Calibri"/>
          <w:color w:val="000000" w:themeColor="text1"/>
        </w:rPr>
        <w:t>erracotta horse with rider</w:t>
      </w:r>
      <w:r w:rsidR="7A698D69" w:rsidRPr="33E5808A">
        <w:rPr>
          <w:rFonts w:ascii="Calibri" w:eastAsia="Calibri" w:hAnsi="Calibri" w:cs="Calibri"/>
          <w:color w:val="000000" w:themeColor="text1"/>
        </w:rPr>
        <w:t>)</w:t>
      </w:r>
      <w:r w:rsidR="352D573F" w:rsidRPr="00301F09">
        <w:rPr>
          <w:rFonts w:ascii="Calibri" w:eastAsia="Calibri" w:hAnsi="Calibri" w:cs="Calibri"/>
          <w:color w:val="000000" w:themeColor="text1"/>
        </w:rPr>
        <w:t>,</w:t>
      </w:r>
      <w:r w:rsidRPr="00301F09">
        <w:rPr>
          <w:rFonts w:ascii="Calibri" w:eastAsia="Calibri" w:hAnsi="Calibri" w:cs="Calibri"/>
          <w:color w:val="000000" w:themeColor="text1"/>
        </w:rPr>
        <w:t xml:space="preserve"> with the collection information “</w:t>
      </w:r>
      <w:r w:rsidR="1D0D238E" w:rsidRPr="00301F09">
        <w:rPr>
          <w:rFonts w:ascii="Calibri" w:eastAsia="Calibri" w:hAnsi="Calibri" w:cs="Calibri"/>
          <w:color w:val="000000" w:themeColor="text1"/>
        </w:rPr>
        <w:t>Privat</w:t>
      </w:r>
      <w:r w:rsidR="138277FD" w:rsidRPr="00301F09">
        <w:rPr>
          <w:rFonts w:ascii="Calibri" w:eastAsia="Calibri" w:hAnsi="Calibri" w:cs="Calibri"/>
          <w:color w:val="000000" w:themeColor="text1"/>
        </w:rPr>
        <w:t xml:space="preserve">besitz; L. Curtius” </w:t>
      </w:r>
      <w:r w:rsidR="7A698D69" w:rsidRPr="33E5808A">
        <w:rPr>
          <w:rFonts w:ascii="Calibri" w:eastAsia="Calibri" w:hAnsi="Calibri" w:cs="Calibri"/>
          <w:color w:val="000000" w:themeColor="text1"/>
        </w:rPr>
        <w:t>(</w:t>
      </w:r>
      <w:r w:rsidRPr="00301F09">
        <w:rPr>
          <w:rFonts w:ascii="Calibri" w:eastAsia="Calibri" w:hAnsi="Calibri" w:cs="Calibri"/>
          <w:color w:val="000000" w:themeColor="text1"/>
        </w:rPr>
        <w:t>Private collection; L</w:t>
      </w:r>
      <w:r w:rsidRPr="0091116C">
        <w:rPr>
          <w:rFonts w:ascii="Calibri" w:eastAsia="Calibri" w:hAnsi="Calibri" w:cs="Calibri"/>
          <w:color w:val="000000" w:themeColor="text1"/>
        </w:rPr>
        <w:t>. Curtius</w:t>
      </w:r>
      <w:r w:rsidR="7A698D69" w:rsidRPr="0091116C">
        <w:rPr>
          <w:rFonts w:ascii="Calibri" w:eastAsia="Calibri" w:hAnsi="Calibri" w:cs="Calibri"/>
          <w:color w:val="000000" w:themeColor="text1"/>
        </w:rPr>
        <w:t>)</w:t>
      </w:r>
      <w:r w:rsidRPr="0091116C">
        <w:rPr>
          <w:rFonts w:ascii="Calibri" w:eastAsia="Calibri" w:hAnsi="Calibri" w:cs="Calibri"/>
          <w:color w:val="000000" w:themeColor="text1"/>
        </w:rPr>
        <w:t xml:space="preserve"> (</w:t>
      </w:r>
      <w:hyperlink w:anchor="fig-34" w:history="1">
        <w:r w:rsidRPr="0091116C">
          <w:rPr>
            <w:rStyle w:val="Hyperlink"/>
            <w:rFonts w:ascii="Calibri" w:eastAsia="Calibri" w:hAnsi="Calibri" w:cs="Calibri"/>
          </w:rPr>
          <w:t xml:space="preserve">fig. </w:t>
        </w:r>
        <w:r w:rsidR="00610B8F" w:rsidRPr="0091116C">
          <w:rPr>
            <w:rStyle w:val="Hyperlink"/>
            <w:rFonts w:ascii="Calibri" w:eastAsia="Calibri" w:hAnsi="Calibri" w:cs="Calibri"/>
          </w:rPr>
          <w:t>34</w:t>
        </w:r>
      </w:hyperlink>
      <w:r w:rsidRPr="0091116C">
        <w:rPr>
          <w:rFonts w:ascii="Calibri" w:eastAsia="Calibri" w:hAnsi="Calibri" w:cs="Calibri"/>
          <w:color w:val="000000" w:themeColor="text1"/>
        </w:rPr>
        <w:t>).</w:t>
      </w:r>
      <w:r w:rsidR="00174E9F" w:rsidRPr="0091116C">
        <w:rPr>
          <w:rStyle w:val="EndnoteReference"/>
          <w:rFonts w:ascii="Calibri" w:eastAsia="Calibri" w:hAnsi="Calibri" w:cs="Calibri"/>
          <w:color w:val="000000" w:themeColor="text1"/>
        </w:rPr>
        <w:endnoteReference w:id="136"/>
      </w:r>
      <w:r w:rsidRPr="00301F09">
        <w:rPr>
          <w:rFonts w:ascii="Calibri" w:eastAsia="Calibri" w:hAnsi="Calibri" w:cs="Calibri"/>
          <w:color w:val="000000" w:themeColor="text1"/>
        </w:rPr>
        <w:t xml:space="preserve"> </w:t>
      </w:r>
    </w:p>
    <w:p w14:paraId="2FB401C3" w14:textId="5DEC09C1" w:rsidR="0091116C" w:rsidRPr="0091116C" w:rsidRDefault="0091116C" w:rsidP="0091116C">
      <w:pPr>
        <w:spacing w:line="360" w:lineRule="auto"/>
        <w:rPr>
          <w:rFonts w:ascii="Calibri" w:eastAsia="Calibri" w:hAnsi="Calibri" w:cs="Calibri"/>
          <w:b/>
          <w:bCs/>
          <w:color w:val="000000" w:themeColor="text1"/>
        </w:rPr>
      </w:pPr>
      <w:r w:rsidRPr="0091116C">
        <w:rPr>
          <w:rFonts w:ascii="Calibri" w:eastAsia="Calibri" w:hAnsi="Calibri" w:cs="Calibri"/>
          <w:b/>
          <w:bCs/>
          <w:color w:val="000000" w:themeColor="text1"/>
        </w:rPr>
        <w:t>[[fig-34]]</w:t>
      </w:r>
    </w:p>
    <w:p w14:paraId="6BD14316" w14:textId="16F4A915" w:rsidR="002D3FAA" w:rsidRPr="00301F09" w:rsidRDefault="14E9D368" w:rsidP="00D7382D">
      <w:pPr>
        <w:spacing w:line="360" w:lineRule="auto"/>
        <w:ind w:firstLine="720"/>
        <w:rPr>
          <w:rFonts w:ascii="Calibri" w:eastAsia="Calibri" w:hAnsi="Calibri" w:cs="Calibri"/>
          <w:color w:val="000000" w:themeColor="text1"/>
        </w:rPr>
      </w:pPr>
      <w:r w:rsidRPr="33E5808A">
        <w:rPr>
          <w:rFonts w:ascii="Calibri" w:eastAsia="Calibri" w:hAnsi="Calibri" w:cs="Calibri"/>
          <w:color w:val="000000" w:themeColor="text1"/>
        </w:rPr>
        <w:t>K</w:t>
      </w:r>
      <w:r w:rsidR="617E2F01" w:rsidRPr="33E5808A">
        <w:rPr>
          <w:rFonts w:ascii="Calibri" w:eastAsia="Calibri" w:hAnsi="Calibri" w:cs="Calibri"/>
          <w:color w:val="000000" w:themeColor="text1"/>
        </w:rPr>
        <w:t>eyword search</w:t>
      </w:r>
      <w:r w:rsidRPr="33E5808A">
        <w:rPr>
          <w:rFonts w:ascii="Calibri" w:eastAsia="Calibri" w:hAnsi="Calibri" w:cs="Calibri"/>
          <w:color w:val="000000" w:themeColor="text1"/>
        </w:rPr>
        <w:t>es can be done in various categories in Arachne</w:t>
      </w:r>
      <w:r w:rsidR="293C2456" w:rsidRPr="33E5808A">
        <w:rPr>
          <w:rFonts w:ascii="Calibri" w:eastAsia="Calibri" w:hAnsi="Calibri" w:cs="Calibri"/>
          <w:color w:val="000000" w:themeColor="text1"/>
        </w:rPr>
        <w:t xml:space="preserve">. </w:t>
      </w:r>
      <w:r w:rsidR="6F32FAEA" w:rsidRPr="33E5808A">
        <w:rPr>
          <w:rFonts w:ascii="Calibri" w:eastAsia="Calibri" w:hAnsi="Calibri" w:cs="Calibri"/>
          <w:color w:val="000000" w:themeColor="text1"/>
        </w:rPr>
        <w:t xml:space="preserve">As with the fiche numbers, </w:t>
      </w:r>
      <w:r w:rsidR="293C2456" w:rsidRPr="33E5808A">
        <w:rPr>
          <w:rFonts w:ascii="Calibri" w:eastAsia="Calibri" w:hAnsi="Calibri" w:cs="Calibri"/>
          <w:color w:val="000000" w:themeColor="text1"/>
        </w:rPr>
        <w:t xml:space="preserve">searching the </w:t>
      </w:r>
      <w:r w:rsidR="6F32FAEA" w:rsidRPr="33E5808A">
        <w:rPr>
          <w:rFonts w:ascii="Calibri" w:eastAsia="Calibri" w:hAnsi="Calibri" w:cs="Calibri"/>
          <w:color w:val="000000" w:themeColor="text1"/>
        </w:rPr>
        <w:t>d</w:t>
      </w:r>
      <w:r w:rsidR="3FB128DF" w:rsidRPr="33E5808A">
        <w:rPr>
          <w:rFonts w:ascii="Calibri" w:eastAsia="Calibri" w:hAnsi="Calibri" w:cs="Calibri"/>
          <w:color w:val="000000" w:themeColor="text1"/>
        </w:rPr>
        <w:t xml:space="preserve">igitized negative numbers can </w:t>
      </w:r>
      <w:r w:rsidR="293C2456" w:rsidRPr="33E5808A">
        <w:rPr>
          <w:rFonts w:ascii="Calibri" w:eastAsia="Calibri" w:hAnsi="Calibri" w:cs="Calibri"/>
          <w:color w:val="000000" w:themeColor="text1"/>
        </w:rPr>
        <w:t xml:space="preserve">be </w:t>
      </w:r>
      <w:r w:rsidR="6F32FAEA" w:rsidRPr="33E5808A">
        <w:rPr>
          <w:rFonts w:ascii="Calibri" w:eastAsia="Calibri" w:hAnsi="Calibri" w:cs="Calibri"/>
          <w:color w:val="000000" w:themeColor="text1"/>
        </w:rPr>
        <w:t>particularly helpful for retrieving the original data and image where only a DAI negative number is cited. Additional kinds of metadata, like statue type, medium, location, owner type (</w:t>
      </w:r>
      <w:r w:rsidR="6E2BDBE3" w:rsidRPr="33E5808A">
        <w:rPr>
          <w:rFonts w:ascii="Calibri" w:eastAsia="Calibri" w:hAnsi="Calibri" w:cs="Calibri"/>
          <w:color w:val="000000" w:themeColor="text1"/>
        </w:rPr>
        <w:t xml:space="preserve">including </w:t>
      </w:r>
      <w:r w:rsidR="6F32FAEA" w:rsidRPr="33E5808A">
        <w:rPr>
          <w:rFonts w:ascii="Calibri" w:eastAsia="Calibri" w:hAnsi="Calibri" w:cs="Calibri"/>
          <w:color w:val="000000" w:themeColor="text1"/>
        </w:rPr>
        <w:t>on the art market or private collection) are not systematically updated for every photograph</w:t>
      </w:r>
      <w:r w:rsidR="4FAE29B3" w:rsidRPr="33E5808A">
        <w:rPr>
          <w:rFonts w:ascii="Calibri" w:eastAsia="Calibri" w:hAnsi="Calibri" w:cs="Calibri"/>
          <w:color w:val="000000" w:themeColor="text1"/>
        </w:rPr>
        <w:t>,</w:t>
      </w:r>
      <w:r w:rsidR="6F32FAEA" w:rsidRPr="33E5808A">
        <w:rPr>
          <w:rFonts w:ascii="Calibri" w:eastAsia="Calibri" w:hAnsi="Calibri" w:cs="Calibri"/>
          <w:color w:val="000000" w:themeColor="text1"/>
        </w:rPr>
        <w:t xml:space="preserve"> so </w:t>
      </w:r>
      <w:r w:rsidR="55287021" w:rsidRPr="33E5808A">
        <w:rPr>
          <w:rFonts w:ascii="Calibri" w:eastAsia="Calibri" w:hAnsi="Calibri" w:cs="Calibri"/>
          <w:color w:val="000000" w:themeColor="text1"/>
        </w:rPr>
        <w:t xml:space="preserve">a search </w:t>
      </w:r>
      <w:r w:rsidR="6F32FAEA" w:rsidRPr="33E5808A">
        <w:rPr>
          <w:rFonts w:ascii="Calibri" w:eastAsia="Calibri" w:hAnsi="Calibri" w:cs="Calibri"/>
          <w:color w:val="000000" w:themeColor="text1"/>
        </w:rPr>
        <w:t>cannot be relied upon to retrieve all relevant results.</w:t>
      </w:r>
      <w:r w:rsidR="31A3968B" w:rsidRPr="33E5808A">
        <w:rPr>
          <w:rFonts w:ascii="Calibri" w:eastAsia="Calibri" w:hAnsi="Calibri" w:cs="Calibri"/>
          <w:color w:val="000000" w:themeColor="text1"/>
        </w:rPr>
        <w:t xml:space="preserve"> </w:t>
      </w:r>
      <w:r w:rsidR="39F93870" w:rsidRPr="33E5808A">
        <w:rPr>
          <w:rFonts w:ascii="Calibri" w:eastAsia="Calibri" w:hAnsi="Calibri" w:cs="Calibri"/>
          <w:color w:val="000000" w:themeColor="text1"/>
        </w:rPr>
        <w:t xml:space="preserve">For the terracotta statuette of a rider, if we did not have any identifying numbers but wanted to check Arachne for photographs, images could be searched by an object category like medium, object type, or culture. </w:t>
      </w:r>
      <w:r w:rsidR="39F93870" w:rsidRPr="33E5808A">
        <w:rPr>
          <w:rFonts w:ascii="Calibri" w:eastAsia="Calibri" w:hAnsi="Calibri" w:cs="Calibri"/>
          <w:color w:val="000000" w:themeColor="text1"/>
        </w:rPr>
        <w:lastRenderedPageBreak/>
        <w:t>For example, searching “Terrakotta Reiter” (terracotta rider) pulls up 206 records with images, including one of this statuette. Fortunately, the metadata is complete for this image, allowing it to be retrieved.</w:t>
      </w:r>
      <w:r w:rsidR="273DF5D0" w:rsidRPr="33E5808A">
        <w:rPr>
          <w:rFonts w:ascii="Calibri" w:eastAsia="Calibri" w:hAnsi="Calibri" w:cs="Calibri"/>
          <w:color w:val="000000" w:themeColor="text1"/>
        </w:rPr>
        <w:t xml:space="preserve"> </w:t>
      </w:r>
    </w:p>
    <w:p w14:paraId="1EAF159F" w14:textId="1E0E6E39" w:rsidR="002D3FAA" w:rsidRPr="00301F09" w:rsidRDefault="002D3FAA" w:rsidP="00D7382D">
      <w:pPr>
        <w:spacing w:line="360" w:lineRule="auto"/>
        <w:rPr>
          <w:rFonts w:ascii="Calibri" w:eastAsia="Calibri" w:hAnsi="Calibri" w:cs="Calibri"/>
          <w:color w:val="000000" w:themeColor="text1"/>
        </w:rPr>
      </w:pPr>
    </w:p>
    <w:p w14:paraId="685E4A2D" w14:textId="1EF3F693" w:rsidR="002D3FAA" w:rsidRPr="0091116C" w:rsidRDefault="0EA63D42" w:rsidP="0091116C">
      <w:pPr>
        <w:pStyle w:val="Heading4"/>
        <w:rPr>
          <w:i w:val="0"/>
          <w:iCs w:val="0"/>
        </w:rPr>
      </w:pPr>
      <w:r w:rsidRPr="0091116C">
        <w:rPr>
          <w:i w:val="0"/>
          <w:iCs w:val="0"/>
        </w:rPr>
        <w:t>Case Study: Photographic Archives in Context</w:t>
      </w:r>
    </w:p>
    <w:p w14:paraId="76AA5014" w14:textId="6A00CA84" w:rsidR="005B7BB0" w:rsidRDefault="002D3FAA" w:rsidP="00D7382D">
      <w:pPr>
        <w:widowControl w:val="0"/>
        <w:tabs>
          <w:tab w:val="left" w:pos="720"/>
          <w:tab w:val="left" w:pos="1350"/>
        </w:tabs>
        <w:autoSpaceDE w:val="0"/>
        <w:autoSpaceDN w:val="0"/>
        <w:adjustRightInd w:val="0"/>
        <w:spacing w:line="360" w:lineRule="auto"/>
        <w:rPr>
          <w:rFonts w:ascii="Calibri" w:eastAsia="Calibri" w:hAnsi="Calibri" w:cs="Calibri"/>
          <w:color w:val="000000"/>
        </w:rPr>
      </w:pPr>
      <w:r w:rsidRPr="00301F09">
        <w:rPr>
          <w:rFonts w:ascii="Calibri" w:eastAsia="Calibri" w:hAnsi="Calibri" w:cs="Calibri"/>
          <w:color w:val="000000"/>
        </w:rPr>
        <w:t xml:space="preserve">In 2018 the Getty acquired a Roman marble </w:t>
      </w:r>
      <w:r w:rsidRPr="00425217">
        <w:rPr>
          <w:rFonts w:ascii="Calibri" w:eastAsia="Calibri" w:hAnsi="Calibri" w:cs="Calibri"/>
          <w:color w:val="000000"/>
        </w:rPr>
        <w:t>Portrait Bust of a Man</w:t>
      </w:r>
      <w:r w:rsidRPr="00425217">
        <w:rPr>
          <w:rFonts w:ascii="Calibri" w:eastAsia="Calibri" w:hAnsi="Calibri" w:cs="Calibri"/>
          <w:color w:val="000000" w:themeColor="text1"/>
        </w:rPr>
        <w:t xml:space="preserve"> </w:t>
      </w:r>
      <w:r w:rsidRPr="00301F09">
        <w:rPr>
          <w:rFonts w:ascii="Calibri" w:eastAsia="Calibri" w:hAnsi="Calibri" w:cs="Calibri"/>
          <w:color w:val="000000" w:themeColor="text1"/>
        </w:rPr>
        <w:t>(</w:t>
      </w:r>
      <w:hyperlink r:id="rId54" w:history="1">
        <w:r w:rsidRPr="00007FBF">
          <w:t>2018.31</w:t>
        </w:r>
      </w:hyperlink>
      <w:r w:rsidRPr="00301F09">
        <w:rPr>
          <w:rFonts w:ascii="Calibri" w:eastAsia="Calibri" w:hAnsi="Calibri" w:cs="Calibri"/>
          <w:color w:val="000000" w:themeColor="text1"/>
        </w:rPr>
        <w:t>)</w:t>
      </w:r>
      <w:r w:rsidR="00425217">
        <w:rPr>
          <w:rFonts w:ascii="Calibri" w:eastAsia="Calibri" w:hAnsi="Calibri" w:cs="Calibri"/>
          <w:color w:val="000000" w:themeColor="text1"/>
        </w:rPr>
        <w:t>,</w:t>
      </w:r>
      <w:r w:rsidR="0072427D" w:rsidRPr="00301F09">
        <w:rPr>
          <w:rStyle w:val="EndnoteReference"/>
          <w:rFonts w:ascii="Calibri" w:eastAsia="Calibri" w:hAnsi="Calibri" w:cs="Calibri"/>
          <w:color w:val="000000" w:themeColor="text1"/>
        </w:rPr>
        <w:endnoteReference w:id="137"/>
      </w:r>
      <w:r w:rsidRPr="00301F09">
        <w:rPr>
          <w:rFonts w:ascii="Calibri" w:eastAsia="Calibri" w:hAnsi="Calibri" w:cs="Calibri"/>
          <w:color w:val="000000" w:themeColor="text1"/>
        </w:rPr>
        <w:t xml:space="preserve"> which </w:t>
      </w:r>
      <w:r w:rsidR="259A5A52" w:rsidRPr="00301F09">
        <w:rPr>
          <w:rFonts w:ascii="Calibri" w:eastAsia="Calibri" w:hAnsi="Calibri" w:cs="Calibri"/>
          <w:color w:val="000000" w:themeColor="text1"/>
        </w:rPr>
        <w:t>had</w:t>
      </w:r>
      <w:r w:rsidRPr="00301F09">
        <w:rPr>
          <w:rFonts w:ascii="Calibri" w:eastAsia="Calibri" w:hAnsi="Calibri" w:cs="Calibri"/>
          <w:color w:val="000000" w:themeColor="text1"/>
        </w:rPr>
        <w:t xml:space="preserve"> </w:t>
      </w:r>
      <w:r w:rsidRPr="00301F09">
        <w:rPr>
          <w:rFonts w:ascii="Calibri" w:eastAsia="Calibri" w:hAnsi="Calibri" w:cs="Calibri"/>
          <w:color w:val="000000"/>
        </w:rPr>
        <w:t>first</w:t>
      </w:r>
      <w:r w:rsidR="259A5A52" w:rsidRPr="00301F09">
        <w:rPr>
          <w:rFonts w:ascii="Calibri" w:eastAsia="Calibri" w:hAnsi="Calibri" w:cs="Calibri"/>
          <w:color w:val="000000" w:themeColor="text1"/>
        </w:rPr>
        <w:t xml:space="preserve"> been</w:t>
      </w:r>
      <w:r w:rsidRPr="00301F09">
        <w:rPr>
          <w:rFonts w:ascii="Calibri" w:eastAsia="Calibri" w:hAnsi="Calibri" w:cs="Calibri"/>
          <w:color w:val="000000"/>
        </w:rPr>
        <w:t xml:space="preserve"> published as a loan by dealer Adolph Loewi </w:t>
      </w:r>
      <w:r w:rsidR="1E2AE80D" w:rsidRPr="00301F09">
        <w:rPr>
          <w:rFonts w:ascii="Calibri" w:eastAsia="Calibri" w:hAnsi="Calibri" w:cs="Calibri"/>
          <w:color w:val="000000" w:themeColor="text1"/>
        </w:rPr>
        <w:t xml:space="preserve">to an American exhibition </w:t>
      </w:r>
      <w:r w:rsidRPr="00301F09">
        <w:rPr>
          <w:rFonts w:ascii="Calibri" w:eastAsia="Calibri" w:hAnsi="Calibri" w:cs="Calibri"/>
          <w:color w:val="000000"/>
        </w:rPr>
        <w:t>in 1961</w:t>
      </w:r>
      <w:r w:rsidR="1E2AE80D" w:rsidRPr="00301F09">
        <w:rPr>
          <w:rFonts w:ascii="Calibri" w:eastAsia="Calibri" w:hAnsi="Calibri" w:cs="Calibri"/>
          <w:color w:val="000000" w:themeColor="text1"/>
        </w:rPr>
        <w:t>. It was</w:t>
      </w:r>
      <w:r w:rsidRPr="00301F09">
        <w:rPr>
          <w:rFonts w:ascii="Calibri" w:eastAsia="Calibri" w:hAnsi="Calibri" w:cs="Calibri"/>
          <w:color w:val="000000" w:themeColor="text1"/>
        </w:rPr>
        <w:t xml:space="preserve"> subsequently acquired by the Denver Art Museum</w:t>
      </w:r>
      <w:r w:rsidR="1E2AE80D" w:rsidRPr="00301F09">
        <w:rPr>
          <w:rFonts w:ascii="Calibri" w:eastAsia="Calibri" w:hAnsi="Calibri" w:cs="Calibri"/>
          <w:color w:val="000000" w:themeColor="text1"/>
        </w:rPr>
        <w:t xml:space="preserve"> but</w:t>
      </w:r>
      <w:r w:rsidRPr="00301F09">
        <w:rPr>
          <w:rFonts w:ascii="Calibri" w:eastAsia="Calibri" w:hAnsi="Calibri" w:cs="Calibri"/>
          <w:color w:val="000000" w:themeColor="text1"/>
        </w:rPr>
        <w:t xml:space="preserve"> </w:t>
      </w:r>
      <w:r w:rsidR="00B02DE3">
        <w:rPr>
          <w:rFonts w:ascii="Calibri" w:eastAsia="Calibri" w:hAnsi="Calibri" w:cs="Calibri"/>
          <w:color w:val="000000" w:themeColor="text1"/>
        </w:rPr>
        <w:t xml:space="preserve">was </w:t>
      </w:r>
      <w:r w:rsidRPr="00301F09">
        <w:rPr>
          <w:rFonts w:ascii="Calibri" w:eastAsia="Calibri" w:hAnsi="Calibri" w:cs="Calibri"/>
          <w:color w:val="000000" w:themeColor="text1"/>
        </w:rPr>
        <w:t>later deaccessioned and sold</w:t>
      </w:r>
      <w:r w:rsidR="006A3D21">
        <w:rPr>
          <w:rFonts w:ascii="Calibri" w:eastAsia="Calibri" w:hAnsi="Calibri" w:cs="Calibri"/>
          <w:color w:val="000000" w:themeColor="text1"/>
        </w:rPr>
        <w:t xml:space="preserve"> at Sotheby</w:t>
      </w:r>
      <w:r w:rsidR="006A3D21" w:rsidRPr="00301F09">
        <w:rPr>
          <w:rFonts w:ascii="Calibri" w:eastAsia="Calibri" w:hAnsi="Calibri" w:cs="Calibri"/>
        </w:rPr>
        <w:t>’</w:t>
      </w:r>
      <w:r w:rsidR="006A3D21">
        <w:rPr>
          <w:rFonts w:ascii="Calibri" w:eastAsia="Calibri" w:hAnsi="Calibri" w:cs="Calibri"/>
          <w:color w:val="000000" w:themeColor="text1"/>
        </w:rPr>
        <w:t>s</w:t>
      </w:r>
      <w:r w:rsidRPr="00301F09">
        <w:rPr>
          <w:rFonts w:ascii="Calibri" w:eastAsia="Calibri" w:hAnsi="Calibri" w:cs="Calibri"/>
          <w:color w:val="000000" w:themeColor="text1"/>
        </w:rPr>
        <w:t xml:space="preserve"> in 2017. Archival photographs of the bust were identified by the time </w:t>
      </w:r>
      <w:r w:rsidR="00B02DE3">
        <w:rPr>
          <w:rFonts w:ascii="Calibri" w:eastAsia="Calibri" w:hAnsi="Calibri" w:cs="Calibri"/>
          <w:color w:val="000000" w:themeColor="text1"/>
        </w:rPr>
        <w:t xml:space="preserve">it </w:t>
      </w:r>
      <w:r w:rsidRPr="00301F09">
        <w:rPr>
          <w:rFonts w:ascii="Calibri" w:eastAsia="Calibri" w:hAnsi="Calibri" w:cs="Calibri"/>
          <w:color w:val="000000" w:themeColor="text1"/>
        </w:rPr>
        <w:t>appeared at auction</w:t>
      </w:r>
      <w:r w:rsidRPr="00301F09">
        <w:rPr>
          <w:rFonts w:ascii="Calibri" w:eastAsia="Calibri" w:hAnsi="Calibri" w:cs="Calibri"/>
          <w:color w:val="000000"/>
        </w:rPr>
        <w:t>. T</w:t>
      </w:r>
      <w:r w:rsidRPr="00301F09">
        <w:rPr>
          <w:rFonts w:ascii="Calibri" w:eastAsia="Calibri" w:hAnsi="Calibri" w:cs="Calibri"/>
          <w:color w:val="000000" w:themeColor="text1"/>
        </w:rPr>
        <w:t xml:space="preserve">hese </w:t>
      </w:r>
      <w:r w:rsidRPr="00301F09">
        <w:rPr>
          <w:rFonts w:ascii="Calibri" w:eastAsia="Calibri" w:hAnsi="Calibri" w:cs="Calibri"/>
          <w:color w:val="000000"/>
        </w:rPr>
        <w:t xml:space="preserve">had been taken by the photographer </w:t>
      </w:r>
      <w:r w:rsidRPr="00301F09">
        <w:rPr>
          <w:rFonts w:ascii="Calibri" w:eastAsia="Calibri" w:hAnsi="Calibri" w:cs="Calibri"/>
        </w:rPr>
        <w:t>Johannes Felbermeyer (1903–1988) and</w:t>
      </w:r>
      <w:r w:rsidRPr="00301F09">
        <w:rPr>
          <w:rFonts w:ascii="Calibri" w:eastAsia="Calibri" w:hAnsi="Calibri" w:cs="Calibri"/>
          <w:color w:val="000000" w:themeColor="text1"/>
        </w:rPr>
        <w:t xml:space="preserve"> made available through the photo archive of the </w:t>
      </w:r>
      <w:r w:rsidR="699394D0" w:rsidRPr="00301F09" w:rsidDel="001B6209">
        <w:rPr>
          <w:rFonts w:ascii="Calibri" w:eastAsia="Calibri" w:hAnsi="Calibri" w:cs="Calibri"/>
          <w:color w:val="000000"/>
        </w:rPr>
        <w:t>DAI-Rome</w:t>
      </w:r>
      <w:r w:rsidR="259A5A52" w:rsidRPr="00301F09">
        <w:rPr>
          <w:rFonts w:ascii="Calibri" w:eastAsia="Calibri" w:hAnsi="Calibri" w:cs="Calibri"/>
          <w:color w:val="000000" w:themeColor="text1"/>
        </w:rPr>
        <w:t>.</w:t>
      </w:r>
      <w:r w:rsidRPr="00301F09">
        <w:rPr>
          <w:rFonts w:ascii="Calibri" w:eastAsia="Calibri" w:hAnsi="Calibri" w:cs="Calibri"/>
          <w:color w:val="000000"/>
        </w:rPr>
        <w:t xml:space="preserve"> Some</w:t>
      </w:r>
      <w:r w:rsidRPr="00301F09">
        <w:rPr>
          <w:rFonts w:ascii="Calibri" w:eastAsia="Calibri" w:hAnsi="Calibri" w:cs="Calibri"/>
          <w:color w:val="C00000"/>
        </w:rPr>
        <w:t xml:space="preserve"> </w:t>
      </w:r>
      <w:r w:rsidRPr="00301F09">
        <w:rPr>
          <w:rFonts w:ascii="Calibri" w:eastAsia="Calibri" w:hAnsi="Calibri" w:cs="Calibri"/>
        </w:rPr>
        <w:t>of Felbermeyer’s</w:t>
      </w:r>
      <w:r w:rsidRPr="00301F09">
        <w:rPr>
          <w:rFonts w:ascii="Calibri" w:hAnsi="Calibri"/>
        </w:rPr>
        <w:t xml:space="preserve"> </w:t>
      </w:r>
      <w:r w:rsidRPr="00301F09">
        <w:rPr>
          <w:rFonts w:ascii="Calibri" w:eastAsia="Calibri" w:hAnsi="Calibri" w:cs="Calibri"/>
          <w:color w:val="000000" w:themeColor="text1"/>
        </w:rPr>
        <w:t>photos</w:t>
      </w:r>
      <w:r w:rsidR="1E2AE80D" w:rsidRPr="00301F09">
        <w:rPr>
          <w:rFonts w:ascii="Calibri" w:eastAsia="Calibri" w:hAnsi="Calibri" w:cs="Calibri"/>
          <w:color w:val="000000"/>
        </w:rPr>
        <w:t xml:space="preserve"> of this bust </w:t>
      </w:r>
      <w:r w:rsidRPr="00301F09" w:rsidDel="40C8F0AB">
        <w:rPr>
          <w:rFonts w:ascii="Calibri" w:eastAsia="Calibri" w:hAnsi="Calibri" w:cs="Calibri"/>
          <w:color w:val="000000"/>
        </w:rPr>
        <w:t>were entered into the DAI-</w:t>
      </w:r>
      <w:r w:rsidRPr="00301F09">
        <w:rPr>
          <w:rFonts w:ascii="Calibri" w:eastAsia="Calibri" w:hAnsi="Calibri" w:cs="Calibri"/>
          <w:color w:val="000000"/>
        </w:rPr>
        <w:t xml:space="preserve">Rome’s </w:t>
      </w:r>
      <w:r w:rsidRPr="00B02DE3">
        <w:rPr>
          <w:rFonts w:ascii="Calibri" w:eastAsia="Calibri" w:hAnsi="Calibri" w:cs="Calibri"/>
          <w:i/>
          <w:iCs/>
          <w:color w:val="000000"/>
        </w:rPr>
        <w:t>Inventarbuch</w:t>
      </w:r>
      <w:r w:rsidRPr="00425217">
        <w:rPr>
          <w:rFonts w:ascii="Calibri" w:eastAsia="Calibri" w:hAnsi="Calibri" w:cs="Calibri"/>
          <w:color w:val="000000"/>
        </w:rPr>
        <w:t xml:space="preserve"> </w:t>
      </w:r>
      <w:r w:rsidRPr="00301F09">
        <w:rPr>
          <w:rFonts w:ascii="Calibri" w:eastAsia="Calibri" w:hAnsi="Calibri" w:cs="Calibri"/>
          <w:color w:val="000000"/>
        </w:rPr>
        <w:t>on December 12, 1960</w:t>
      </w:r>
      <w:r w:rsidR="00425217">
        <w:rPr>
          <w:rFonts w:ascii="Calibri" w:eastAsia="Calibri" w:hAnsi="Calibri" w:cs="Calibri"/>
          <w:color w:val="000000"/>
        </w:rPr>
        <w:t>,</w:t>
      </w:r>
      <w:r w:rsidR="00162E82">
        <w:rPr>
          <w:rFonts w:ascii="Calibri" w:eastAsia="Calibri" w:hAnsi="Calibri" w:cs="Calibri"/>
          <w:color w:val="000000"/>
        </w:rPr>
        <w:t xml:space="preserve"> </w:t>
      </w:r>
      <w:r w:rsidRPr="00301F09">
        <w:rPr>
          <w:rFonts w:ascii="Calibri" w:eastAsia="Calibri" w:hAnsi="Calibri" w:cs="Calibri"/>
          <w:color w:val="000000"/>
        </w:rPr>
        <w:t>with a location of “Rom Kunsthandel,” and</w:t>
      </w:r>
      <w:r w:rsidR="1E2AE80D" w:rsidRPr="00301F09">
        <w:rPr>
          <w:rFonts w:ascii="Calibri" w:eastAsia="Calibri" w:hAnsi="Calibri" w:cs="Calibri"/>
          <w:color w:val="000000" w:themeColor="text1"/>
        </w:rPr>
        <w:t>,</w:t>
      </w:r>
      <w:r w:rsidRPr="00301F09">
        <w:rPr>
          <w:rFonts w:ascii="Calibri" w:eastAsia="Calibri" w:hAnsi="Calibri" w:cs="Calibri"/>
          <w:color w:val="000000"/>
        </w:rPr>
        <w:t xml:space="preserve"> on another line</w:t>
      </w:r>
      <w:r w:rsidRPr="00301F09">
        <w:rPr>
          <w:rFonts w:ascii="Calibri" w:eastAsia="Calibri" w:hAnsi="Calibri" w:cs="Calibri"/>
          <w:color w:val="000000" w:themeColor="text1"/>
        </w:rPr>
        <w:t>,</w:t>
      </w:r>
      <w:r w:rsidRPr="00301F09">
        <w:rPr>
          <w:rFonts w:ascii="Calibri" w:eastAsia="Calibri" w:hAnsi="Calibri" w:cs="Calibri"/>
          <w:color w:val="000000"/>
        </w:rPr>
        <w:t xml:space="preserve"> “Jetzt: Amerika, Priv.Besitz”</w:t>
      </w:r>
      <w:r w:rsidR="00425217">
        <w:rPr>
          <w:rFonts w:ascii="Calibri" w:eastAsia="Calibri" w:hAnsi="Calibri" w:cs="Calibri"/>
          <w:color w:val="000000"/>
        </w:rPr>
        <w:t xml:space="preserve"> (</w:t>
      </w:r>
      <w:r w:rsidR="00425217" w:rsidRPr="00425217">
        <w:rPr>
          <w:rFonts w:ascii="Calibri" w:eastAsia="Calibri" w:hAnsi="Calibri" w:cs="Calibri"/>
          <w:color w:val="000000"/>
        </w:rPr>
        <w:t>Rome, art market</w:t>
      </w:r>
      <w:r w:rsidR="00425217">
        <w:rPr>
          <w:rFonts w:ascii="Calibri" w:eastAsia="Calibri" w:hAnsi="Calibri" w:cs="Calibri"/>
          <w:color w:val="000000"/>
        </w:rPr>
        <w:t xml:space="preserve">, and </w:t>
      </w:r>
      <w:r w:rsidR="00425217" w:rsidRPr="00425217">
        <w:rPr>
          <w:rFonts w:ascii="Calibri" w:eastAsia="Calibri" w:hAnsi="Calibri" w:cs="Calibri"/>
          <w:color w:val="000000"/>
        </w:rPr>
        <w:t>Now: America, private collection</w:t>
      </w:r>
      <w:r w:rsidR="00425217">
        <w:rPr>
          <w:rFonts w:ascii="Calibri" w:eastAsia="Calibri" w:hAnsi="Calibri" w:cs="Calibri"/>
          <w:color w:val="000000"/>
        </w:rPr>
        <w:t>)</w:t>
      </w:r>
      <w:r w:rsidR="00425217" w:rsidRPr="00425217">
        <w:rPr>
          <w:rFonts w:ascii="Calibri" w:eastAsia="Calibri" w:hAnsi="Calibri" w:cs="Calibri"/>
          <w:color w:val="000000"/>
        </w:rPr>
        <w:t>.</w:t>
      </w:r>
      <w:r w:rsidRPr="00301F09">
        <w:rPr>
          <w:rFonts w:ascii="Calibri" w:eastAsia="Calibri" w:hAnsi="Calibri" w:cs="Calibri"/>
          <w:vertAlign w:val="superscript"/>
        </w:rPr>
        <w:endnoteReference w:id="138"/>
      </w:r>
      <w:r w:rsidRPr="00301F09">
        <w:rPr>
          <w:rFonts w:ascii="Calibri" w:eastAsia="Calibri" w:hAnsi="Calibri" w:cs="Calibri"/>
          <w:color w:val="000000"/>
        </w:rPr>
        <w:t xml:space="preserve"> </w:t>
      </w:r>
      <w:r w:rsidR="514870FD" w:rsidRPr="00301F09">
        <w:rPr>
          <w:rFonts w:ascii="Calibri" w:eastAsia="Calibri" w:hAnsi="Calibri" w:cs="Calibri"/>
          <w:color w:val="000000" w:themeColor="text1"/>
        </w:rPr>
        <w:t xml:space="preserve">So in 2017, </w:t>
      </w:r>
      <w:r w:rsidR="1E2AE80D" w:rsidRPr="00301F09">
        <w:rPr>
          <w:rFonts w:ascii="Calibri" w:eastAsia="Calibri" w:hAnsi="Calibri" w:cs="Calibri"/>
          <w:color w:val="000000" w:themeColor="text1"/>
        </w:rPr>
        <w:t>when</w:t>
      </w:r>
      <w:r w:rsidRPr="00301F09">
        <w:rPr>
          <w:rFonts w:ascii="Calibri" w:eastAsia="Calibri" w:hAnsi="Calibri" w:cs="Calibri"/>
          <w:color w:val="000000" w:themeColor="text1"/>
        </w:rPr>
        <w:t xml:space="preserve"> the bust was</w:t>
      </w:r>
      <w:r w:rsidRPr="00301F09">
        <w:rPr>
          <w:rFonts w:ascii="Calibri" w:eastAsia="Calibri" w:hAnsi="Calibri" w:cs="Calibri"/>
        </w:rPr>
        <w:t xml:space="preserve"> </w:t>
      </w:r>
      <w:r w:rsidRPr="00301F09">
        <w:rPr>
          <w:rFonts w:ascii="Calibri" w:eastAsia="Calibri" w:hAnsi="Calibri" w:cs="Calibri"/>
          <w:color w:val="000000"/>
        </w:rPr>
        <w:t xml:space="preserve">auctioned, </w:t>
      </w:r>
      <w:r w:rsidR="514870FD" w:rsidRPr="00301F09">
        <w:rPr>
          <w:rFonts w:ascii="Calibri" w:eastAsia="Calibri" w:hAnsi="Calibri" w:cs="Calibri"/>
          <w:color w:val="000000" w:themeColor="text1"/>
        </w:rPr>
        <w:t xml:space="preserve">its </w:t>
      </w:r>
      <w:r w:rsidRPr="00301F09">
        <w:rPr>
          <w:rFonts w:ascii="Calibri" w:eastAsia="Calibri" w:hAnsi="Calibri" w:cs="Calibri"/>
          <w:color w:val="000000"/>
        </w:rPr>
        <w:t>earliest known documentation</w:t>
      </w:r>
      <w:r w:rsidR="514870FD" w:rsidRPr="00301F09">
        <w:rPr>
          <w:rFonts w:ascii="Calibri" w:eastAsia="Calibri" w:hAnsi="Calibri" w:cs="Calibri"/>
          <w:color w:val="000000" w:themeColor="text1"/>
        </w:rPr>
        <w:t xml:space="preserve"> was dated to 1960</w:t>
      </w:r>
      <w:r w:rsidR="00425217">
        <w:rPr>
          <w:rFonts w:ascii="Calibri" w:eastAsia="Calibri" w:hAnsi="Calibri" w:cs="Calibri"/>
          <w:color w:val="000000" w:themeColor="text1"/>
        </w:rPr>
        <w:t>,</w:t>
      </w:r>
      <w:r w:rsidR="34ADEDFC" w:rsidRPr="00301F09">
        <w:rPr>
          <w:rFonts w:ascii="Calibri" w:eastAsia="Calibri" w:hAnsi="Calibri" w:cs="Calibri"/>
          <w:color w:val="000000" w:themeColor="text1"/>
        </w:rPr>
        <w:t xml:space="preserve"> as</w:t>
      </w:r>
      <w:r w:rsidRPr="00301F09">
        <w:rPr>
          <w:rFonts w:ascii="Calibri" w:eastAsia="Calibri" w:hAnsi="Calibri" w:cs="Calibri"/>
          <w:color w:val="000000" w:themeColor="text1"/>
        </w:rPr>
        <w:t xml:space="preserve"> </w:t>
      </w:r>
      <w:r w:rsidR="514870FD" w:rsidRPr="00301F09">
        <w:rPr>
          <w:rFonts w:ascii="Calibri" w:eastAsia="Calibri" w:hAnsi="Calibri" w:cs="Calibri"/>
          <w:color w:val="000000" w:themeColor="text1"/>
        </w:rPr>
        <w:t>Felbermeyer’s</w:t>
      </w:r>
      <w:r w:rsidR="1E2AE80D" w:rsidRPr="00301F09">
        <w:rPr>
          <w:rFonts w:ascii="Calibri" w:eastAsia="Calibri" w:hAnsi="Calibri" w:cs="Calibri"/>
          <w:color w:val="000000" w:themeColor="text1"/>
        </w:rPr>
        <w:t xml:space="preserve"> photos were </w:t>
      </w:r>
      <w:r w:rsidRPr="00301F09">
        <w:rPr>
          <w:rFonts w:ascii="Calibri" w:eastAsia="Calibri" w:hAnsi="Calibri" w:cs="Calibri"/>
          <w:color w:val="000000"/>
        </w:rPr>
        <w:t>presumed to have been taken close to the time th</w:t>
      </w:r>
      <w:r w:rsidR="1E2AE80D" w:rsidRPr="00301F09">
        <w:rPr>
          <w:rFonts w:ascii="Calibri" w:eastAsia="Calibri" w:hAnsi="Calibri" w:cs="Calibri"/>
          <w:color w:val="000000"/>
        </w:rPr>
        <w:t>at they</w:t>
      </w:r>
      <w:r w:rsidRPr="00301F09">
        <w:rPr>
          <w:rFonts w:ascii="Calibri" w:eastAsia="Calibri" w:hAnsi="Calibri" w:cs="Calibri"/>
          <w:color w:val="000000"/>
        </w:rPr>
        <w:t xml:space="preserve"> were added to the DAI-Rome‘s archive.</w:t>
      </w:r>
      <w:r w:rsidR="2E6228AB" w:rsidRPr="00301F09">
        <w:rPr>
          <w:rFonts w:ascii="Calibri" w:eastAsia="Calibri" w:hAnsi="Calibri" w:cs="Calibri"/>
          <w:color w:val="000000"/>
        </w:rPr>
        <w:t xml:space="preserve"> </w:t>
      </w:r>
    </w:p>
    <w:p w14:paraId="668E51C3" w14:textId="4C639D2F" w:rsidR="002D3FAA" w:rsidRPr="00301F09" w:rsidRDefault="005B7BB0" w:rsidP="00D7382D">
      <w:pPr>
        <w:widowControl w:val="0"/>
        <w:tabs>
          <w:tab w:val="left" w:pos="720"/>
          <w:tab w:val="left" w:pos="1350"/>
        </w:tabs>
        <w:autoSpaceDE w:val="0"/>
        <w:autoSpaceDN w:val="0"/>
        <w:adjustRightInd w:val="0"/>
        <w:spacing w:line="360" w:lineRule="auto"/>
        <w:rPr>
          <w:rFonts w:ascii="Calibri" w:eastAsia="Calibri" w:hAnsi="Calibri" w:cs="Calibri"/>
          <w:color w:val="000000"/>
          <w:vertAlign w:val="superscript"/>
        </w:rPr>
      </w:pPr>
      <w:r>
        <w:rPr>
          <w:rFonts w:ascii="Calibri" w:eastAsia="Calibri" w:hAnsi="Calibri" w:cs="Calibri"/>
          <w:color w:val="000000"/>
        </w:rPr>
        <w:tab/>
      </w:r>
      <w:r w:rsidR="002D3FAA" w:rsidRPr="00301F09">
        <w:rPr>
          <w:rFonts w:ascii="Calibri" w:eastAsia="Calibri" w:hAnsi="Calibri" w:cs="Calibri"/>
          <w:color w:val="000000"/>
        </w:rPr>
        <w:t>Archival photographs can enrich and inform provenance research, but they require careful interrogation. One of the largest holdings of Felbermeyer photos is the archive now held by the Getty Research Institute (GRI), including his famous series made at the Central Collecting Point, Munich,</w:t>
      </w:r>
      <w:r w:rsidR="002D3FAA" w:rsidRPr="29F1E622">
        <w:rPr>
          <w:rFonts w:ascii="Calibri" w:eastAsia="Calibri" w:hAnsi="Calibri" w:cs="Calibri"/>
          <w:color w:val="ED7D31" w:themeColor="accent2"/>
        </w:rPr>
        <w:t xml:space="preserve"> </w:t>
      </w:r>
      <w:r w:rsidR="002D3FAA" w:rsidRPr="29F1E622">
        <w:rPr>
          <w:rFonts w:ascii="Calibri" w:eastAsia="Calibri" w:hAnsi="Calibri" w:cs="Calibri"/>
        </w:rPr>
        <w:t>in the aftermath of World War II.</w:t>
      </w:r>
      <w:r w:rsidR="002D3FAA" w:rsidRPr="29F1E622">
        <w:rPr>
          <w:rStyle w:val="EndnoteReference"/>
          <w:rFonts w:ascii="Calibri" w:eastAsia="Calibri" w:hAnsi="Calibri" w:cs="Calibri"/>
          <w:color w:val="000000" w:themeColor="text1"/>
        </w:rPr>
        <w:endnoteReference w:id="139"/>
      </w:r>
      <w:r w:rsidR="002D3FAA" w:rsidRPr="00301F09">
        <w:rPr>
          <w:rFonts w:ascii="Calibri" w:eastAsia="Calibri" w:hAnsi="Calibri" w:cs="Calibri"/>
          <w:color w:val="000000"/>
        </w:rPr>
        <w:t xml:space="preserve"> But Felbermeyer had a long career before and after the war, photographing archaeological sites and artworks for the DAI-Rome and later the American Academy in Rome. He also photographed ancient objects both on the market and in private collections, and copies of some of these were added to the DAI-Rom</w:t>
      </w:r>
      <w:r w:rsidR="787882B0" w:rsidRPr="00301F09">
        <w:rPr>
          <w:rFonts w:ascii="Calibri" w:eastAsia="Calibri" w:hAnsi="Calibri" w:cs="Calibri"/>
          <w:color w:val="000000"/>
        </w:rPr>
        <w:t>e</w:t>
      </w:r>
      <w:r w:rsidR="002D3FAA" w:rsidRPr="00301F09">
        <w:rPr>
          <w:rFonts w:ascii="Calibri" w:eastAsia="Calibri" w:hAnsi="Calibri" w:cs="Calibri"/>
          <w:color w:val="000000"/>
        </w:rPr>
        <w:t>’s photo archive, including the images of the Denver bust</w:t>
      </w:r>
      <w:r w:rsidR="514870FD" w:rsidRPr="00301F09">
        <w:rPr>
          <w:rFonts w:ascii="Calibri" w:eastAsia="Calibri" w:hAnsi="Calibri" w:cs="Calibri"/>
          <w:color w:val="000000"/>
        </w:rPr>
        <w:t xml:space="preserve"> noted above</w:t>
      </w:r>
      <w:r w:rsidR="002D3FAA" w:rsidRPr="00301F09">
        <w:rPr>
          <w:rFonts w:ascii="Calibri" w:eastAsia="Calibri" w:hAnsi="Calibri" w:cs="Calibri"/>
          <w:color w:val="000000"/>
        </w:rPr>
        <w:t xml:space="preserve">. Some of Felbermeyer’s work was intended for specific projects, but for others their purpose is unclear. </w:t>
      </w:r>
      <w:r w:rsidR="514870FD" w:rsidRPr="00301F09">
        <w:rPr>
          <w:rFonts w:ascii="Calibri" w:eastAsia="Calibri" w:hAnsi="Calibri" w:cs="Calibri"/>
          <w:color w:val="000000"/>
        </w:rPr>
        <w:t>He</w:t>
      </w:r>
      <w:r w:rsidR="002D3FAA" w:rsidRPr="00301F09">
        <w:rPr>
          <w:rFonts w:ascii="Calibri" w:eastAsia="Calibri" w:hAnsi="Calibri" w:cs="Calibri"/>
          <w:color w:val="000000"/>
        </w:rPr>
        <w:t xml:space="preserve"> did not organize or document his </w:t>
      </w:r>
      <w:r w:rsidRPr="7937B84B">
        <w:rPr>
          <w:rFonts w:ascii="Calibri" w:eastAsia="Calibri" w:hAnsi="Calibri" w:cs="Calibri"/>
          <w:color w:val="000000" w:themeColor="text1"/>
        </w:rPr>
        <w:t xml:space="preserve">photographs </w:t>
      </w:r>
      <w:r w:rsidR="002D3FAA" w:rsidRPr="00301F09">
        <w:rPr>
          <w:rFonts w:ascii="Calibri" w:eastAsia="Calibri" w:hAnsi="Calibri" w:cs="Calibri"/>
          <w:color w:val="000000"/>
        </w:rPr>
        <w:t xml:space="preserve">chronologically, so no overall </w:t>
      </w:r>
      <w:r w:rsidR="514870FD" w:rsidRPr="00301F09">
        <w:rPr>
          <w:rFonts w:ascii="Calibri" w:eastAsia="Calibri" w:hAnsi="Calibri" w:cs="Calibri"/>
          <w:color w:val="000000"/>
        </w:rPr>
        <w:t xml:space="preserve">sequence </w:t>
      </w:r>
      <w:r w:rsidR="002D3FAA" w:rsidRPr="00301F09">
        <w:rPr>
          <w:rFonts w:ascii="Calibri" w:eastAsia="Calibri" w:hAnsi="Calibri" w:cs="Calibri"/>
          <w:color w:val="000000"/>
        </w:rPr>
        <w:t xml:space="preserve">of his postwar work </w:t>
      </w:r>
      <w:r w:rsidR="514870FD" w:rsidRPr="00301F09">
        <w:rPr>
          <w:rFonts w:ascii="Calibri" w:eastAsia="Calibri" w:hAnsi="Calibri" w:cs="Calibri"/>
          <w:color w:val="000000"/>
        </w:rPr>
        <w:t>can</w:t>
      </w:r>
      <w:r w:rsidR="002D3FAA" w:rsidRPr="00301F09">
        <w:rPr>
          <w:rFonts w:ascii="Calibri" w:eastAsia="Calibri" w:hAnsi="Calibri" w:cs="Calibri"/>
          <w:color w:val="000000"/>
        </w:rPr>
        <w:t xml:space="preserve"> be reconstructed</w:t>
      </w:r>
      <w:r w:rsidR="514870FD" w:rsidRPr="00301F09">
        <w:rPr>
          <w:rFonts w:ascii="Calibri" w:eastAsia="Calibri" w:hAnsi="Calibri" w:cs="Calibri"/>
          <w:color w:val="000000"/>
        </w:rPr>
        <w:t>,</w:t>
      </w:r>
      <w:r w:rsidR="002D3FAA" w:rsidRPr="29F1E622">
        <w:rPr>
          <w:rFonts w:ascii="Calibri" w:eastAsia="Calibri" w:hAnsi="Calibri" w:cs="Calibri"/>
          <w:color w:val="000000" w:themeColor="text1"/>
          <w:vertAlign w:val="superscript"/>
        </w:rPr>
        <w:endnoteReference w:id="140"/>
      </w:r>
      <w:r w:rsidR="514870FD" w:rsidRPr="00301F09">
        <w:rPr>
          <w:rFonts w:ascii="Calibri" w:eastAsia="Calibri" w:hAnsi="Calibri" w:cs="Calibri"/>
          <w:color w:val="000000"/>
        </w:rPr>
        <w:t xml:space="preserve"> and t</w:t>
      </w:r>
      <w:r w:rsidR="002D3FAA" w:rsidRPr="00301F09">
        <w:rPr>
          <w:rFonts w:ascii="Calibri" w:eastAsia="Calibri" w:hAnsi="Calibri" w:cs="Calibri"/>
          <w:color w:val="000000"/>
        </w:rPr>
        <w:t xml:space="preserve">he distribution of </w:t>
      </w:r>
      <w:r w:rsidR="514870FD" w:rsidRPr="00301F09">
        <w:rPr>
          <w:rFonts w:ascii="Calibri" w:eastAsia="Calibri" w:hAnsi="Calibri" w:cs="Calibri"/>
          <w:color w:val="000000"/>
        </w:rPr>
        <w:t xml:space="preserve">his </w:t>
      </w:r>
      <w:r w:rsidR="002D3FAA" w:rsidRPr="00301F09">
        <w:rPr>
          <w:rFonts w:ascii="Calibri" w:eastAsia="Calibri" w:hAnsi="Calibri" w:cs="Calibri"/>
          <w:color w:val="000000"/>
        </w:rPr>
        <w:t>photos</w:t>
      </w:r>
      <w:r w:rsidR="514870FD" w:rsidRPr="00301F09">
        <w:rPr>
          <w:rFonts w:ascii="Calibri" w:eastAsia="Calibri" w:hAnsi="Calibri" w:cs="Calibri"/>
          <w:color w:val="000000"/>
        </w:rPr>
        <w:t xml:space="preserve"> today</w:t>
      </w:r>
      <w:r w:rsidR="002D3FAA" w:rsidRPr="00301F09">
        <w:rPr>
          <w:rFonts w:ascii="Calibri" w:eastAsia="Calibri" w:hAnsi="Calibri" w:cs="Calibri"/>
          <w:color w:val="000000"/>
        </w:rPr>
        <w:t xml:space="preserve"> is likewise unclear. One image of the</w:t>
      </w:r>
      <w:r w:rsidR="514870FD" w:rsidRPr="00301F09">
        <w:rPr>
          <w:rFonts w:ascii="Calibri" w:eastAsia="Calibri" w:hAnsi="Calibri" w:cs="Calibri"/>
          <w:color w:val="000000"/>
        </w:rPr>
        <w:t xml:space="preserve"> Denver</w:t>
      </w:r>
      <w:r w:rsidR="002D3FAA" w:rsidRPr="00301F09">
        <w:rPr>
          <w:rFonts w:ascii="Calibri" w:eastAsia="Calibri" w:hAnsi="Calibri" w:cs="Calibri"/>
          <w:color w:val="000000"/>
        </w:rPr>
        <w:t xml:space="preserve"> bust </w:t>
      </w:r>
      <w:r w:rsidR="1E2AE80D" w:rsidRPr="00301F09">
        <w:rPr>
          <w:rFonts w:ascii="Calibri" w:eastAsia="Calibri" w:hAnsi="Calibri" w:cs="Calibri"/>
          <w:color w:val="000000"/>
        </w:rPr>
        <w:t xml:space="preserve">is </w:t>
      </w:r>
      <w:r w:rsidR="002D3FAA" w:rsidRPr="00301F09">
        <w:rPr>
          <w:rFonts w:ascii="Calibri" w:eastAsia="Calibri" w:hAnsi="Calibri" w:cs="Calibri"/>
          <w:color w:val="000000"/>
        </w:rPr>
        <w:t>held by the GRI</w:t>
      </w:r>
      <w:r w:rsidR="63590A20" w:rsidRPr="00301F09">
        <w:rPr>
          <w:rFonts w:ascii="Calibri" w:eastAsia="Calibri" w:hAnsi="Calibri" w:cs="Calibri"/>
          <w:color w:val="000000"/>
        </w:rPr>
        <w:t>,</w:t>
      </w:r>
      <w:r w:rsidR="002D3FAA" w:rsidRPr="00301F09">
        <w:rPr>
          <w:rFonts w:ascii="Calibri" w:eastAsia="Calibri" w:hAnsi="Calibri" w:cs="Calibri"/>
          <w:color w:val="000000"/>
        </w:rPr>
        <w:t xml:space="preserve"> but </w:t>
      </w:r>
      <w:r w:rsidR="00516CC5" w:rsidRPr="7937B84B">
        <w:rPr>
          <w:rFonts w:ascii="Calibri" w:eastAsia="Calibri" w:hAnsi="Calibri" w:cs="Calibri"/>
          <w:color w:val="000000" w:themeColor="text1"/>
        </w:rPr>
        <w:t xml:space="preserve">it </w:t>
      </w:r>
      <w:r w:rsidR="002D3FAA" w:rsidRPr="00301F09">
        <w:rPr>
          <w:rFonts w:ascii="Calibri" w:eastAsia="Calibri" w:hAnsi="Calibri" w:cs="Calibri"/>
          <w:color w:val="000000"/>
        </w:rPr>
        <w:t>may be part of the same sequence</w:t>
      </w:r>
      <w:r w:rsidR="514870FD" w:rsidRPr="00301F09">
        <w:rPr>
          <w:rFonts w:ascii="Calibri" w:eastAsia="Calibri" w:hAnsi="Calibri" w:cs="Calibri"/>
          <w:color w:val="000000"/>
        </w:rPr>
        <w:t xml:space="preserve"> as that in Rome</w:t>
      </w:r>
      <w:r w:rsidR="002D3FAA" w:rsidRPr="00301F09">
        <w:rPr>
          <w:rFonts w:ascii="Calibri" w:eastAsia="Calibri" w:hAnsi="Calibri" w:cs="Calibri"/>
          <w:color w:val="000000"/>
        </w:rPr>
        <w:t>.</w:t>
      </w:r>
      <w:r w:rsidR="002D3FAA" w:rsidRPr="00301F09">
        <w:rPr>
          <w:rStyle w:val="EndnoteReference"/>
          <w:rFonts w:ascii="Calibri" w:eastAsia="Calibri" w:hAnsi="Calibri" w:cs="Calibri"/>
          <w:color w:val="000000" w:themeColor="text1"/>
        </w:rPr>
        <w:endnoteReference w:id="141"/>
      </w:r>
    </w:p>
    <w:p w14:paraId="7CE39D7F" w14:textId="02FE5FDA" w:rsidR="002D3FAA" w:rsidRPr="00301F09" w:rsidRDefault="002D3FAA" w:rsidP="00D7382D">
      <w:pPr>
        <w:widowControl w:val="0"/>
        <w:tabs>
          <w:tab w:val="left" w:pos="720"/>
          <w:tab w:val="left" w:pos="1350"/>
        </w:tabs>
        <w:autoSpaceDE w:val="0"/>
        <w:autoSpaceDN w:val="0"/>
        <w:adjustRightInd w:val="0"/>
        <w:spacing w:line="360" w:lineRule="auto"/>
        <w:rPr>
          <w:rFonts w:ascii="Calibri" w:eastAsia="Calibri" w:hAnsi="Calibri" w:cs="Calibri"/>
          <w:color w:val="000000"/>
        </w:rPr>
      </w:pPr>
      <w:r w:rsidRPr="00301F09">
        <w:rPr>
          <w:rFonts w:ascii="Calibri" w:eastAsia="Calibri" w:hAnsi="Calibri" w:cs="Calibri"/>
          <w:color w:val="000000"/>
        </w:rPr>
        <w:tab/>
        <w:t xml:space="preserve">Felbermeyer’s photographs of a </w:t>
      </w:r>
      <w:r w:rsidRPr="00516CC5">
        <w:t xml:space="preserve">Portrait Bust of a Man </w:t>
      </w:r>
      <w:r w:rsidR="514870FD" w:rsidRPr="00301F09">
        <w:rPr>
          <w:rFonts w:ascii="Calibri" w:eastAsia="Calibri" w:hAnsi="Calibri" w:cs="Calibri"/>
          <w:color w:val="000000" w:themeColor="text1"/>
        </w:rPr>
        <w:t xml:space="preserve">show the figure </w:t>
      </w:r>
      <w:r w:rsidRPr="00301F09">
        <w:rPr>
          <w:rFonts w:ascii="Calibri" w:eastAsia="Calibri" w:hAnsi="Calibri" w:cs="Calibri"/>
          <w:color w:val="000000"/>
        </w:rPr>
        <w:t xml:space="preserve">with the same restorations </w:t>
      </w:r>
      <w:r w:rsidR="514870FD" w:rsidRPr="00301F09">
        <w:rPr>
          <w:rFonts w:ascii="Calibri" w:eastAsia="Calibri" w:hAnsi="Calibri" w:cs="Calibri"/>
          <w:color w:val="000000"/>
        </w:rPr>
        <w:t xml:space="preserve">that are </w:t>
      </w:r>
      <w:r w:rsidRPr="00301F09">
        <w:rPr>
          <w:rFonts w:ascii="Calibri" w:eastAsia="Calibri" w:hAnsi="Calibri" w:cs="Calibri"/>
          <w:color w:val="000000"/>
        </w:rPr>
        <w:t xml:space="preserve">extant today, but neither its location nor the purpose of the photos </w:t>
      </w:r>
      <w:r w:rsidR="514870FD" w:rsidRPr="00301F09">
        <w:rPr>
          <w:rFonts w:ascii="Calibri" w:eastAsia="Calibri" w:hAnsi="Calibri" w:cs="Calibri"/>
          <w:color w:val="000000"/>
        </w:rPr>
        <w:t xml:space="preserve">are </w:t>
      </w:r>
      <w:r w:rsidRPr="00301F09">
        <w:rPr>
          <w:rFonts w:ascii="Calibri" w:eastAsia="Calibri" w:hAnsi="Calibri" w:cs="Calibri"/>
          <w:color w:val="000000"/>
        </w:rPr>
        <w:t>clear. Here, examining the object itself led to a further discovery: a museum sticker on the underside of the</w:t>
      </w:r>
      <w:r w:rsidR="009548DC">
        <w:rPr>
          <w:rFonts w:ascii="Calibri" w:eastAsia="Calibri" w:hAnsi="Calibri" w:cs="Calibri"/>
          <w:color w:val="000000"/>
        </w:rPr>
        <w:t xml:space="preserve"> bust near th</w:t>
      </w:r>
      <w:r w:rsidR="00190074">
        <w:rPr>
          <w:rFonts w:ascii="Calibri" w:eastAsia="Calibri" w:hAnsi="Calibri" w:cs="Calibri"/>
          <w:color w:val="000000"/>
        </w:rPr>
        <w:t>e</w:t>
      </w:r>
      <w:r w:rsidR="009548DC">
        <w:rPr>
          <w:rFonts w:ascii="Calibri" w:eastAsia="Calibri" w:hAnsi="Calibri" w:cs="Calibri"/>
          <w:color w:val="000000"/>
        </w:rPr>
        <w:t xml:space="preserve"> </w:t>
      </w:r>
      <w:r w:rsidRPr="00301F09">
        <w:rPr>
          <w:rFonts w:ascii="Calibri" w:eastAsia="Calibri" w:hAnsi="Calibri" w:cs="Calibri"/>
          <w:color w:val="000000"/>
        </w:rPr>
        <w:t>rim, which records a loan made by Loewi to the Minneapolis Institute of Art (MIA) in 1958.</w:t>
      </w:r>
      <w:r w:rsidRPr="00301F09">
        <w:rPr>
          <w:rFonts w:ascii="Calibri" w:eastAsia="Calibri" w:hAnsi="Calibri" w:cs="Calibri"/>
          <w:color w:val="000000"/>
          <w:vertAlign w:val="superscript"/>
        </w:rPr>
        <w:endnoteReference w:id="142"/>
      </w:r>
      <w:r w:rsidRPr="00301F09">
        <w:rPr>
          <w:rFonts w:ascii="Calibri" w:eastAsia="Calibri" w:hAnsi="Calibri" w:cs="Calibri"/>
          <w:color w:val="000000"/>
        </w:rPr>
        <w:t xml:space="preserve"> </w:t>
      </w:r>
      <w:r w:rsidRPr="00301F09">
        <w:rPr>
          <w:rFonts w:ascii="Calibri" w:eastAsia="Calibri" w:hAnsi="Calibri" w:cs="Calibri"/>
          <w:color w:val="000000"/>
        </w:rPr>
        <w:lastRenderedPageBreak/>
        <w:t xml:space="preserve">This loan, otherwise unrecorded in the bust’s known provenance or publication histories, complicates the earlier understanding of the timeframe by which Felbermeyer’s </w:t>
      </w:r>
      <w:r w:rsidRPr="5883CA0A">
        <w:rPr>
          <w:rFonts w:ascii="Calibri" w:eastAsia="Calibri" w:hAnsi="Calibri" w:cs="Calibri"/>
          <w:color w:val="000000" w:themeColor="text1"/>
        </w:rPr>
        <w:t xml:space="preserve">photos </w:t>
      </w:r>
      <w:r w:rsidRPr="00301F09">
        <w:rPr>
          <w:rFonts w:ascii="Calibri" w:eastAsia="Calibri" w:hAnsi="Calibri" w:cs="Calibri"/>
          <w:color w:val="000000"/>
        </w:rPr>
        <w:t>were shared with the DAI</w:t>
      </w:r>
      <w:r w:rsidRPr="29F1E622">
        <w:rPr>
          <w:rFonts w:ascii="Calibri" w:eastAsia="Calibri" w:hAnsi="Calibri" w:cs="Calibri"/>
          <w:color w:val="000000"/>
        </w:rPr>
        <w:t>-Rome</w:t>
      </w:r>
      <w:r w:rsidRPr="00301F09">
        <w:rPr>
          <w:rFonts w:ascii="Calibri" w:eastAsia="Calibri" w:hAnsi="Calibri" w:cs="Calibri"/>
          <w:color w:val="000000"/>
        </w:rPr>
        <w:t>. The entry of the photographs in</w:t>
      </w:r>
      <w:r w:rsidR="001812DC" w:rsidRPr="5883CA0A">
        <w:rPr>
          <w:rFonts w:ascii="Calibri" w:eastAsia="Calibri" w:hAnsi="Calibri" w:cs="Calibri"/>
          <w:color w:val="000000" w:themeColor="text1"/>
        </w:rPr>
        <w:t>to</w:t>
      </w:r>
      <w:r w:rsidRPr="00301F09">
        <w:rPr>
          <w:rFonts w:ascii="Calibri" w:eastAsia="Calibri" w:hAnsi="Calibri" w:cs="Calibri"/>
          <w:color w:val="000000"/>
        </w:rPr>
        <w:t xml:space="preserve"> the DAI</w:t>
      </w:r>
      <w:r w:rsidRPr="29F1E622">
        <w:rPr>
          <w:rFonts w:ascii="Calibri" w:eastAsia="Calibri" w:hAnsi="Calibri" w:cs="Calibri"/>
          <w:color w:val="000000"/>
        </w:rPr>
        <w:t>-Rome</w:t>
      </w:r>
      <w:r w:rsidRPr="00301F09">
        <w:rPr>
          <w:rFonts w:ascii="Calibri" w:eastAsia="Calibri" w:hAnsi="Calibri" w:cs="Calibri"/>
          <w:color w:val="000000"/>
        </w:rPr>
        <w:t>’s files in December 1960 comes nearly three years after the object can now be documented in the United States</w:t>
      </w:r>
      <w:r w:rsidR="59599ECE" w:rsidRPr="00301F09">
        <w:rPr>
          <w:rFonts w:ascii="Calibri" w:eastAsia="Calibri" w:hAnsi="Calibri" w:cs="Calibri"/>
          <w:color w:val="000000"/>
        </w:rPr>
        <w:t xml:space="preserve">. The </w:t>
      </w:r>
      <w:r w:rsidRPr="00301F09">
        <w:rPr>
          <w:rFonts w:ascii="Calibri" w:eastAsia="Calibri" w:hAnsi="Calibri" w:cs="Calibri"/>
          <w:color w:val="000000"/>
        </w:rPr>
        <w:t xml:space="preserve">actual date on which the photos </w:t>
      </w:r>
      <w:r w:rsidR="514870FD" w:rsidRPr="00301F09">
        <w:rPr>
          <w:rFonts w:ascii="Calibri" w:eastAsia="Calibri" w:hAnsi="Calibri" w:cs="Calibri"/>
          <w:color w:val="000000"/>
        </w:rPr>
        <w:t xml:space="preserve">were </w:t>
      </w:r>
      <w:r w:rsidRPr="00301F09">
        <w:rPr>
          <w:rFonts w:ascii="Calibri" w:eastAsia="Calibri" w:hAnsi="Calibri" w:cs="Calibri"/>
          <w:color w:val="000000"/>
        </w:rPr>
        <w:t xml:space="preserve">taken </w:t>
      </w:r>
      <w:r w:rsidR="003355AD" w:rsidRPr="5883CA0A">
        <w:rPr>
          <w:rFonts w:ascii="Calibri" w:eastAsia="Calibri" w:hAnsi="Calibri" w:cs="Calibri"/>
          <w:color w:val="000000" w:themeColor="text1"/>
        </w:rPr>
        <w:t xml:space="preserve">thus </w:t>
      </w:r>
      <w:r w:rsidRPr="00301F09">
        <w:rPr>
          <w:rFonts w:ascii="Calibri" w:eastAsia="Calibri" w:hAnsi="Calibri" w:cs="Calibri"/>
          <w:color w:val="000000"/>
        </w:rPr>
        <w:t xml:space="preserve">remains unknown. </w:t>
      </w:r>
    </w:p>
    <w:p w14:paraId="1CA771DE" w14:textId="4A0CF2DF" w:rsidR="002D3FAA" w:rsidRPr="00301F09" w:rsidDel="00D077D3" w:rsidRDefault="002D3FAA" w:rsidP="29F1E622">
      <w:pPr>
        <w:widowControl w:val="0"/>
        <w:tabs>
          <w:tab w:val="left" w:pos="720"/>
          <w:tab w:val="left" w:pos="1350"/>
        </w:tabs>
        <w:autoSpaceDE w:val="0"/>
        <w:autoSpaceDN w:val="0"/>
        <w:adjustRightInd w:val="0"/>
        <w:spacing w:line="360" w:lineRule="auto"/>
        <w:rPr>
          <w:rFonts w:ascii="Calibri" w:eastAsia="Calibri" w:hAnsi="Calibri" w:cs="Calibri"/>
          <w:color w:val="000000" w:themeColor="text1"/>
        </w:rPr>
      </w:pPr>
      <w:r w:rsidRPr="00301F09">
        <w:rPr>
          <w:rFonts w:ascii="Calibri" w:eastAsia="Calibri" w:hAnsi="Calibri" w:cs="Calibri"/>
          <w:color w:val="000000" w:themeColor="text1"/>
        </w:rPr>
        <w:tab/>
        <w:t xml:space="preserve">The presence of photographs of the same object in the two different photographic archives is important: they provide </w:t>
      </w:r>
      <w:r w:rsidR="00A853BE" w:rsidRPr="00301F09">
        <w:rPr>
          <w:rFonts w:ascii="Calibri" w:eastAsia="Calibri" w:hAnsi="Calibri" w:cs="Calibri"/>
          <w:color w:val="000000" w:themeColor="text1"/>
        </w:rPr>
        <w:t xml:space="preserve">a </w:t>
      </w:r>
      <w:r w:rsidRPr="00301F09">
        <w:rPr>
          <w:rFonts w:ascii="Calibri" w:eastAsia="Calibri" w:hAnsi="Calibri" w:cs="Calibri"/>
          <w:color w:val="000000" w:themeColor="text1"/>
        </w:rPr>
        <w:t xml:space="preserve">record of the bust’s condition, and document Felbermeyer’s access to the bust, perhaps in Rome. But without other sources of information, they remain incomplete records of its ownership, location, and—as the MIA sticker indicates—even chronology, which further research will hopefully elucidate. </w:t>
      </w:r>
    </w:p>
    <w:p w14:paraId="431E1469" w14:textId="38E2AD40" w:rsidR="002D3FAA" w:rsidRPr="00301F09" w:rsidDel="00D077D3" w:rsidRDefault="002D3FAA" w:rsidP="29F1E622">
      <w:pPr>
        <w:widowControl w:val="0"/>
        <w:tabs>
          <w:tab w:val="left" w:pos="720"/>
          <w:tab w:val="left" w:pos="1350"/>
        </w:tabs>
        <w:autoSpaceDE w:val="0"/>
        <w:autoSpaceDN w:val="0"/>
        <w:adjustRightInd w:val="0"/>
        <w:spacing w:line="360" w:lineRule="auto"/>
        <w:ind w:firstLine="720"/>
        <w:rPr>
          <w:rFonts w:ascii="Calibri" w:eastAsia="Calibri" w:hAnsi="Calibri" w:cs="Calibri"/>
          <w:color w:val="000000"/>
        </w:rPr>
      </w:pPr>
      <w:r w:rsidRPr="5AE489F2">
        <w:rPr>
          <w:rFonts w:ascii="Calibri" w:eastAsia="Calibri" w:hAnsi="Calibri" w:cs="Calibri"/>
          <w:color w:val="000000" w:themeColor="text1"/>
        </w:rPr>
        <w:t xml:space="preserve">These challenges are acute for many kinds of archival photographs, particularly those </w:t>
      </w:r>
      <w:r w:rsidR="23EEBECD" w:rsidRPr="5AE489F2">
        <w:rPr>
          <w:rFonts w:ascii="Calibri" w:eastAsia="Calibri" w:hAnsi="Calibri" w:cs="Calibri"/>
          <w:color w:val="000000" w:themeColor="text1"/>
        </w:rPr>
        <w:t>that are poorly documented.</w:t>
      </w:r>
      <w:r w:rsidRPr="5AE489F2">
        <w:rPr>
          <w:rFonts w:ascii="Calibri" w:eastAsia="Calibri" w:hAnsi="Calibri" w:cs="Calibri"/>
          <w:color w:val="000000" w:themeColor="text1"/>
        </w:rPr>
        <w:t xml:space="preserve"> A photocopy of an otherwise unknown photograph may still be helpful, but without its own context, its utility will ultimately be limited. </w:t>
      </w:r>
    </w:p>
    <w:p w14:paraId="7EC2319F" w14:textId="6895F412" w:rsidR="002D3FAA" w:rsidRPr="00301F09" w:rsidRDefault="002D3FAA" w:rsidP="00AB0EB1">
      <w:pPr>
        <w:widowControl w:val="0"/>
        <w:tabs>
          <w:tab w:val="left" w:pos="720"/>
          <w:tab w:val="left" w:pos="1350"/>
        </w:tabs>
        <w:autoSpaceDE w:val="0"/>
        <w:autoSpaceDN w:val="0"/>
        <w:adjustRightInd w:val="0"/>
        <w:spacing w:line="360" w:lineRule="auto"/>
        <w:rPr>
          <w:rFonts w:ascii="Calibri" w:eastAsia="Calibri" w:hAnsi="Calibri" w:cs="Calibri"/>
          <w:color w:val="000000" w:themeColor="text1"/>
        </w:rPr>
      </w:pPr>
    </w:p>
    <w:p w14:paraId="4782B68A" w14:textId="1CE3AD21" w:rsidR="002D3FAA" w:rsidRPr="00301F09" w:rsidRDefault="00D82E4D" w:rsidP="0091116C">
      <w:pPr>
        <w:pStyle w:val="Heading3"/>
      </w:pPr>
      <w:r>
        <w:t xml:space="preserve">Auction and </w:t>
      </w:r>
      <w:r w:rsidR="002D3FAA">
        <w:t>Sale</w:t>
      </w:r>
      <w:r w:rsidR="006F6EBA">
        <w:t>s</w:t>
      </w:r>
      <w:r w:rsidR="002D3FAA">
        <w:t xml:space="preserve"> Catalogues</w:t>
      </w:r>
    </w:p>
    <w:p w14:paraId="69FA4F0A" w14:textId="76682D95" w:rsidR="002D3FAA" w:rsidRPr="00301F09" w:rsidRDefault="09595D15" w:rsidP="00D7382D">
      <w:pPr>
        <w:spacing w:line="360" w:lineRule="auto"/>
      </w:pPr>
      <w:r>
        <w:t xml:space="preserve">Here we include </w:t>
      </w:r>
      <w:r w:rsidR="39F93870">
        <w:t>auction catalogues, dealer price lists, checklists, private treaty publications, and other documentary material</w:t>
      </w:r>
      <w:r w:rsidR="76B8700C">
        <w:t xml:space="preserve">, but </w:t>
      </w:r>
      <w:r w:rsidR="39F93870">
        <w:t xml:space="preserve">we chiefly discuss </w:t>
      </w:r>
      <w:r w:rsidR="370BA27A">
        <w:t>auction catalogues</w:t>
      </w:r>
      <w:r w:rsidR="39F93870">
        <w:t xml:space="preserve">, as </w:t>
      </w:r>
      <w:r w:rsidR="76B8700C">
        <w:t xml:space="preserve">these </w:t>
      </w:r>
      <w:r w:rsidR="39F93870">
        <w:t>are a significant source of provenance information.</w:t>
      </w:r>
      <w:r w:rsidR="1EDC40E7">
        <w:t xml:space="preserve"> While many readers are</w:t>
      </w:r>
      <w:r w:rsidR="3A235F3C">
        <w:t xml:space="preserve"> likely</w:t>
      </w:r>
      <w:r w:rsidR="1EDC40E7">
        <w:t xml:space="preserve"> familiar with this material, we have found that auction and </w:t>
      </w:r>
      <w:r w:rsidR="00B767CF">
        <w:t>sales</w:t>
      </w:r>
      <w:r w:rsidR="1EDC40E7">
        <w:t xml:space="preserve"> catalogues are rarely </w:t>
      </w:r>
      <w:r w:rsidR="12EC7C00">
        <w:t xml:space="preserve">taught </w:t>
      </w:r>
      <w:r w:rsidR="00633DF8">
        <w:t>in</w:t>
      </w:r>
      <w:r w:rsidR="00633DF8" w:rsidRPr="00633DF8">
        <w:t xml:space="preserve"> archaeological curricul</w:t>
      </w:r>
      <w:r w:rsidR="006F6EBA">
        <w:t>a</w:t>
      </w:r>
      <w:r w:rsidR="00633DF8" w:rsidRPr="00633DF8">
        <w:t xml:space="preserve"> </w:t>
      </w:r>
      <w:r w:rsidR="1EDC40E7">
        <w:t>as a specific kind of document and that it is worth breaking down the basics here.</w:t>
      </w:r>
      <w:r w:rsidR="00162E82">
        <w:t xml:space="preserve"> </w:t>
      </w:r>
    </w:p>
    <w:p w14:paraId="043837AB" w14:textId="22827FDE" w:rsidR="00FE4701" w:rsidRPr="00301F09" w:rsidRDefault="005555E0" w:rsidP="00D7382D">
      <w:pPr>
        <w:spacing w:line="360" w:lineRule="auto"/>
        <w:ind w:firstLine="720"/>
      </w:pPr>
      <w:r w:rsidRPr="00301F09">
        <w:t xml:space="preserve">Auction catalogues of Mediterranean antiquities </w:t>
      </w:r>
      <w:r w:rsidR="00FE4701" w:rsidRPr="00301F09">
        <w:t>have been published since</w:t>
      </w:r>
      <w:r w:rsidRPr="00301F09">
        <w:t xml:space="preserve"> </w:t>
      </w:r>
      <w:r w:rsidR="5C2C9CBD">
        <w:t xml:space="preserve">at least </w:t>
      </w:r>
      <w:r w:rsidRPr="00301F09">
        <w:t>the seventeenth century.</w:t>
      </w:r>
      <w:r w:rsidR="00207379">
        <w:rPr>
          <w:rStyle w:val="EndnoteReference"/>
        </w:rPr>
        <w:endnoteReference w:id="143"/>
      </w:r>
      <w:r w:rsidRPr="00301F09">
        <w:t xml:space="preserve"> T</w:t>
      </w:r>
      <w:r w:rsidR="002D3FAA" w:rsidRPr="00301F09">
        <w:t>hey are not always</w:t>
      </w:r>
      <w:r w:rsidRPr="00301F09">
        <w:t xml:space="preserve"> </w:t>
      </w:r>
      <w:r w:rsidR="002D3FAA" w:rsidRPr="00301F09">
        <w:t xml:space="preserve">dated, although dealers </w:t>
      </w:r>
      <w:r w:rsidR="004B1C99" w:rsidRPr="00301F09">
        <w:t xml:space="preserve">occasionally </w:t>
      </w:r>
      <w:r w:rsidRPr="00301F09">
        <w:t>use</w:t>
      </w:r>
      <w:r w:rsidR="002D3FAA" w:rsidRPr="00301F09">
        <w:t xml:space="preserve"> numbering systems for their own publications. When publication dates are lacking, library acquisition dates of the print material or cross-referencing known acquisition dates of objects within the catalogue can help date a specific publication. </w:t>
      </w:r>
    </w:p>
    <w:p w14:paraId="28B35A36" w14:textId="4D8409C4" w:rsidR="00D53106" w:rsidRPr="00301F09" w:rsidDel="001E290A" w:rsidRDefault="5BD5561B" w:rsidP="00AB0EB1">
      <w:pPr>
        <w:spacing w:line="360" w:lineRule="auto"/>
        <w:ind w:firstLine="720"/>
      </w:pPr>
      <w:r w:rsidRPr="00301F09">
        <w:t xml:space="preserve">Catalogues </w:t>
      </w:r>
      <w:r w:rsidR="2A028554" w:rsidRPr="00301F09">
        <w:t>generally include a list of objects along</w:t>
      </w:r>
      <w:r w:rsidR="4F8FDA7B">
        <w:t xml:space="preserve"> with</w:t>
      </w:r>
      <w:r w:rsidR="2A028554" w:rsidRPr="00301F09">
        <w:t xml:space="preserve"> brief descriptions or descriptive titles and sometimes </w:t>
      </w:r>
      <w:r w:rsidR="6B620B11">
        <w:t>a</w:t>
      </w:r>
      <w:r w:rsidR="2A028554" w:rsidRPr="00301F09">
        <w:t xml:space="preserve"> list of prices</w:t>
      </w:r>
      <w:r w:rsidR="6B620B11" w:rsidRPr="007B6F85">
        <w:t xml:space="preserve"> </w:t>
      </w:r>
      <w:r w:rsidR="6B620B11" w:rsidRPr="00301F09">
        <w:t>or estimate</w:t>
      </w:r>
      <w:r w:rsidR="6B620B11">
        <w:t>s</w:t>
      </w:r>
      <w:r w:rsidR="2A028554" w:rsidRPr="00301F09">
        <w:t>.</w:t>
      </w:r>
      <w:r w:rsidRPr="00301F09">
        <w:t xml:space="preserve"> Individual lots </w:t>
      </w:r>
      <w:r w:rsidR="394C8341" w:rsidRPr="00301F09">
        <w:t>can</w:t>
      </w:r>
      <w:r w:rsidRPr="00301F09">
        <w:t xml:space="preserve"> comprise large groups of items, and </w:t>
      </w:r>
      <w:r w:rsidR="39F93870" w:rsidRPr="00301F09">
        <w:t>illustrations</w:t>
      </w:r>
      <w:r w:rsidRPr="00301F09" w:rsidDel="00CB1A05">
        <w:t xml:space="preserve"> may be few or absent </w:t>
      </w:r>
      <w:r w:rsidR="39F93870" w:rsidRPr="00301F09">
        <w:t>altogether. M</w:t>
      </w:r>
      <w:r w:rsidR="39F93870" w:rsidRPr="00301F09" w:rsidDel="00CB1A05">
        <w:t>any</w:t>
      </w:r>
      <w:r w:rsidR="39F93870" w:rsidRPr="00301F09">
        <w:t xml:space="preserve"> historic </w:t>
      </w:r>
      <w:r w:rsidR="39F93870" w:rsidRPr="00301F09" w:rsidDel="00CB1A05">
        <w:t xml:space="preserve">auctions </w:t>
      </w:r>
      <w:r w:rsidR="39F93870" w:rsidRPr="00301F09">
        <w:t xml:space="preserve">had no associated publication, although print advertisements for the sale could include object descriptions among other details. As </w:t>
      </w:r>
      <w:r w:rsidR="39F93870" w:rsidRPr="00301F09">
        <w:lastRenderedPageBreak/>
        <w:t>with today’s markets, antiquities may have been sold</w:t>
      </w:r>
      <w:r w:rsidR="5217681D">
        <w:t xml:space="preserve"> in</w:t>
      </w:r>
      <w:r w:rsidR="39F93870" w:rsidRPr="00301F09">
        <w:t xml:space="preserve"> their own specialty auction or grouped with</w:t>
      </w:r>
      <w:r w:rsidR="4F8FDA7B">
        <w:t>, for e</w:t>
      </w:r>
      <w:r w:rsidR="1A7D7224">
        <w:t>x</w:t>
      </w:r>
      <w:r w:rsidR="4F8FDA7B">
        <w:t>ample,</w:t>
      </w:r>
      <w:r w:rsidR="39F93870" w:rsidRPr="00301F09">
        <w:t xml:space="preserve"> natural history collections, decorative arts, </w:t>
      </w:r>
      <w:r w:rsidR="4F8FDA7B">
        <w:t xml:space="preserve">or </w:t>
      </w:r>
      <w:r w:rsidR="39F93870" w:rsidRPr="00301F09">
        <w:t>ethnographic materials, particularly</w:t>
      </w:r>
      <w:r w:rsidR="4F8FDA7B">
        <w:t xml:space="preserve"> in the case of </w:t>
      </w:r>
      <w:r w:rsidR="39F93870" w:rsidRPr="00301F09">
        <w:t xml:space="preserve">large mixed sales from properties or family estates. Auction catalogues should not be taken as stand-ins for the actual auction, since </w:t>
      </w:r>
      <w:r w:rsidRPr="00301F09">
        <w:t>they</w:t>
      </w:r>
      <w:r w:rsidR="39F93870" w:rsidRPr="00301F09">
        <w:t xml:space="preserve"> represent a singular, presale moment at the time of their printing. Not all auctions ended up being conducted on the listed day, and lots</w:t>
      </w:r>
      <w:r w:rsidR="6DE5F998">
        <w:t xml:space="preserve"> might have been</w:t>
      </w:r>
      <w:r w:rsidRPr="00301F09">
        <w:t xml:space="preserve"> </w:t>
      </w:r>
      <w:r w:rsidR="39F93870" w:rsidRPr="00301F09">
        <w:t xml:space="preserve">withdrawn or added after the catalogue </w:t>
      </w:r>
      <w:r w:rsidR="4F8FDA7B">
        <w:t xml:space="preserve">was </w:t>
      </w:r>
      <w:r w:rsidR="39F93870" w:rsidRPr="00301F09">
        <w:t>produced,</w:t>
      </w:r>
      <w:r w:rsidR="005E79FC" w:rsidRPr="00301F09">
        <w:rPr>
          <w:rStyle w:val="EndnoteReference"/>
        </w:rPr>
        <w:endnoteReference w:id="144"/>
      </w:r>
      <w:r w:rsidR="54F2D318">
        <w:t xml:space="preserve"> as</w:t>
      </w:r>
      <w:r w:rsidRPr="00301F09">
        <w:t xml:space="preserve"> is</w:t>
      </w:r>
      <w:r w:rsidR="39F93870" w:rsidRPr="00301F09">
        <w:t xml:space="preserve"> still common today</w:t>
      </w:r>
      <w:r w:rsidR="39F93870" w:rsidRPr="00301F09">
        <w:rPr>
          <w:rStyle w:val="EndnoteReference"/>
          <w:vertAlign w:val="baseline"/>
        </w:rPr>
        <w:t>.</w:t>
      </w:r>
      <w:r w:rsidR="39F93870" w:rsidRPr="00301F09">
        <w:t xml:space="preserve"> </w:t>
      </w:r>
      <w:r w:rsidR="251ABE6F" w:rsidRPr="001939E0">
        <w:t>Comparing annotations in different catalogues, news reports on the auction, and printed postsale supplements like price lists can substantiate changes to the auction, but others may not have been documented.</w:t>
      </w:r>
      <w:r w:rsidR="68D63296" w:rsidRPr="00D53106">
        <w:t xml:space="preserve"> </w:t>
      </w:r>
      <w:r w:rsidR="07CF99DA">
        <w:t>Note</w:t>
      </w:r>
      <w:r w:rsidR="04A0362B">
        <w:t>,</w:t>
      </w:r>
      <w:r w:rsidR="07CF99DA">
        <w:t xml:space="preserve"> too</w:t>
      </w:r>
      <w:r w:rsidR="04A0362B">
        <w:t>,</w:t>
      </w:r>
      <w:r w:rsidR="07CF99DA">
        <w:t xml:space="preserve"> that d</w:t>
      </w:r>
      <w:r w:rsidR="68D63296">
        <w:t xml:space="preserve">ealers and auction houses may operate multiple sales models, which may not be </w:t>
      </w:r>
      <w:r w:rsidR="07CF99DA">
        <w:t>record</w:t>
      </w:r>
      <w:r w:rsidR="68D63296">
        <w:t xml:space="preserve">ed in publications. Unsold objects could rotate through multiple price lists or auctions by the same dealer or through those of another firm. </w:t>
      </w:r>
    </w:p>
    <w:p w14:paraId="3B503C68" w14:textId="6CA8A3E7" w:rsidR="00D7386E" w:rsidRDefault="00FB701C" w:rsidP="00D7382D">
      <w:pPr>
        <w:spacing w:line="360" w:lineRule="auto"/>
        <w:ind w:firstLine="720"/>
      </w:pPr>
      <w:r>
        <w:t xml:space="preserve">For provenance research, </w:t>
      </w:r>
      <w:r w:rsidRPr="5AE489F2">
        <w:rPr>
          <w:rStyle w:val="EndnoteReference"/>
          <w:vertAlign w:val="baseline"/>
        </w:rPr>
        <w:t xml:space="preserve">the </w:t>
      </w:r>
      <w:r w:rsidR="002D3FAA" w:rsidRPr="5AE489F2">
        <w:rPr>
          <w:rStyle w:val="EndnoteReference"/>
          <w:vertAlign w:val="baseline"/>
        </w:rPr>
        <w:t>basic components of documenting an auction are simple: confirm the auction was held, the auction house or auctioneer involved, the dates of the sale, whether a lot was part of the sale, and</w:t>
      </w:r>
      <w:r w:rsidR="002D3FAA">
        <w:t xml:space="preserve"> </w:t>
      </w:r>
      <w:r w:rsidR="002D3FAA" w:rsidRPr="5AE489F2">
        <w:rPr>
          <w:rStyle w:val="EndnoteReference"/>
          <w:vertAlign w:val="baseline"/>
        </w:rPr>
        <w:t xml:space="preserve">whether it was sold. An object </w:t>
      </w:r>
      <w:r w:rsidR="002D3FAA">
        <w:t xml:space="preserve">that was </w:t>
      </w:r>
      <w:r w:rsidR="002D3FAA" w:rsidRPr="5AE489F2">
        <w:rPr>
          <w:rStyle w:val="EndnoteReference"/>
          <w:vertAlign w:val="baseline"/>
        </w:rPr>
        <w:t>unsold or withdrawn from auction should still be</w:t>
      </w:r>
      <w:r w:rsidR="002D3FAA">
        <w:t xml:space="preserve"> documented</w:t>
      </w:r>
      <w:r w:rsidR="002D3FAA" w:rsidRPr="5AE489F2">
        <w:rPr>
          <w:rStyle w:val="EndnoteReference"/>
          <w:vertAlign w:val="baseline"/>
        </w:rPr>
        <w:t xml:space="preserve"> and its publication record</w:t>
      </w:r>
      <w:r w:rsidR="002D3FAA">
        <w:t>ed</w:t>
      </w:r>
      <w:r w:rsidR="002D3FAA" w:rsidRPr="5AE489F2">
        <w:rPr>
          <w:rStyle w:val="EndnoteReference"/>
          <w:vertAlign w:val="baseline"/>
        </w:rPr>
        <w:t xml:space="preserve"> in some form in its collection record, even if the actual ownership of the object did not change.</w:t>
      </w:r>
      <w:r w:rsidR="00162E82">
        <w:rPr>
          <w:rStyle w:val="EndnoteReference"/>
          <w:vertAlign w:val="baseline"/>
        </w:rPr>
        <w:t xml:space="preserve"> </w:t>
      </w:r>
      <w:r w:rsidR="002D3FAA">
        <w:t xml:space="preserve">For those new to auction catalogues, we outline </w:t>
      </w:r>
      <w:r w:rsidR="00795F28">
        <w:t>some</w:t>
      </w:r>
      <w:r w:rsidR="002D3FAA">
        <w:t xml:space="preserve"> basics below. As there is no single template for auction catalogues, this is intended as a broad overview.</w:t>
      </w:r>
    </w:p>
    <w:p w14:paraId="786EB094" w14:textId="734535D9" w:rsidR="00C06BB5" w:rsidRPr="00301F09" w:rsidRDefault="00C06BB5" w:rsidP="00D7382D">
      <w:pPr>
        <w:spacing w:line="360" w:lineRule="auto"/>
        <w:ind w:firstLine="720"/>
        <w:rPr>
          <w:rStyle w:val="EndnoteReference"/>
        </w:rPr>
      </w:pPr>
    </w:p>
    <w:p w14:paraId="4FABD424" w14:textId="10472E03" w:rsidR="002D3FAA" w:rsidRPr="0091116C" w:rsidRDefault="002D3FAA" w:rsidP="0091116C">
      <w:pPr>
        <w:pStyle w:val="Heading4"/>
        <w:rPr>
          <w:i w:val="0"/>
          <w:iCs w:val="0"/>
        </w:rPr>
      </w:pPr>
      <w:r w:rsidRPr="0091116C">
        <w:rPr>
          <w:i w:val="0"/>
          <w:iCs w:val="0"/>
        </w:rPr>
        <w:t>Ownership</w:t>
      </w:r>
    </w:p>
    <w:p w14:paraId="3243009E" w14:textId="0432721C" w:rsidR="002D3FAA" w:rsidRDefault="39F93870" w:rsidP="00C15726">
      <w:pPr>
        <w:spacing w:line="360" w:lineRule="auto"/>
      </w:pPr>
      <w:r>
        <w:t>Generally, sellers are consigners and retain ownership</w:t>
      </w:r>
      <w:r w:rsidR="00B046C2">
        <w:t>,</w:t>
      </w:r>
      <w:r>
        <w:t xml:space="preserve"> while placing items up for auction with the auction house as agent. Ownership therefore rarely transfers to the auction house itself, although some firms run auctions involving their own stock or have ownership transferred before the sale. The auction house should not be included as the seller in a provenance unless this ownership is specified.</w:t>
      </w:r>
      <w:r w:rsidR="00162E82">
        <w:t xml:space="preserve"> </w:t>
      </w:r>
      <w:r>
        <w:t xml:space="preserve">Anonymity has been a common feature of auctions for centuries; owners may </w:t>
      </w:r>
      <w:r w:rsidR="773B1404">
        <w:t xml:space="preserve">or may not </w:t>
      </w:r>
      <w:r>
        <w:t xml:space="preserve">be identified by name, by their heirs, or as an anonymous private collection, sometimes distinguished by </w:t>
      </w:r>
      <w:r w:rsidR="008F1CF9">
        <w:t xml:space="preserve">a </w:t>
      </w:r>
      <w:r w:rsidR="00B046C2">
        <w:t xml:space="preserve">personal </w:t>
      </w:r>
      <w:r>
        <w:t xml:space="preserve">title or </w:t>
      </w:r>
      <w:r w:rsidR="00B046C2">
        <w:t xml:space="preserve">an </w:t>
      </w:r>
      <w:r>
        <w:t xml:space="preserve">owner location. Commonly, owners will be referred to with niceties like “Property of a Gentleman” or “Property of a Lady”; historical references include “A Man of Fashion” or “A Man of Title,” although these are equally ambiguous and should never be accepted as factual </w:t>
      </w:r>
      <w:r w:rsidR="0D09BB8C">
        <w:t>without additional</w:t>
      </w:r>
      <w:r>
        <w:t xml:space="preserve"> confirmation. </w:t>
      </w:r>
    </w:p>
    <w:p w14:paraId="05B74DC1" w14:textId="77777777" w:rsidR="001E49D0" w:rsidRPr="00301F09" w:rsidRDefault="001E49D0" w:rsidP="00D7382D">
      <w:pPr>
        <w:spacing w:line="360" w:lineRule="auto"/>
        <w:rPr>
          <w:i/>
          <w:iCs/>
        </w:rPr>
      </w:pPr>
    </w:p>
    <w:p w14:paraId="6170D602" w14:textId="15BCDCF1" w:rsidR="002D3FAA" w:rsidRPr="0091116C" w:rsidRDefault="002D3FAA" w:rsidP="0091116C">
      <w:pPr>
        <w:pStyle w:val="Heading4"/>
        <w:rPr>
          <w:i w:val="0"/>
          <w:iCs w:val="0"/>
        </w:rPr>
      </w:pPr>
      <w:r w:rsidRPr="0091116C">
        <w:rPr>
          <w:i w:val="0"/>
          <w:iCs w:val="0"/>
        </w:rPr>
        <w:lastRenderedPageBreak/>
        <w:t>Agents</w:t>
      </w:r>
    </w:p>
    <w:p w14:paraId="4D8DA98B" w14:textId="21F4E40A" w:rsidR="002D3FAA" w:rsidRDefault="002D3FAA" w:rsidP="00D7382D">
      <w:pPr>
        <w:spacing w:line="360" w:lineRule="auto"/>
      </w:pPr>
      <w:r>
        <w:t xml:space="preserve">Many buyers utilize agents, who are authorized to bid on their behalf. Agents may themselves be dealers working on behalf of clients, and </w:t>
      </w:r>
      <w:r w:rsidR="000829A8">
        <w:t xml:space="preserve">in auction catalogue price lists and annotations </w:t>
      </w:r>
      <w:r>
        <w:t xml:space="preserve">it </w:t>
      </w:r>
      <w:r w:rsidR="000829A8">
        <w:t xml:space="preserve">can be </w:t>
      </w:r>
      <w:r>
        <w:t>difficult to distinguish thei</w:t>
      </w:r>
      <w:r w:rsidR="00FE4701">
        <w:t>r</w:t>
      </w:r>
      <w:r>
        <w:t xml:space="preserve"> </w:t>
      </w:r>
      <w:r w:rsidR="000829A8">
        <w:t xml:space="preserve">own </w:t>
      </w:r>
      <w:r>
        <w:t>purchases from those conducted for a client.</w:t>
      </w:r>
    </w:p>
    <w:p w14:paraId="6A83EBD1" w14:textId="77777777" w:rsidR="001E49D0" w:rsidRPr="00301F09" w:rsidDel="00AD48CC" w:rsidRDefault="001E49D0" w:rsidP="00D7382D">
      <w:pPr>
        <w:spacing w:line="360" w:lineRule="auto"/>
      </w:pPr>
    </w:p>
    <w:p w14:paraId="6588A4C0" w14:textId="0974D7B4" w:rsidR="002D3FAA" w:rsidRPr="0091116C" w:rsidRDefault="002D3FAA" w:rsidP="0091116C">
      <w:pPr>
        <w:pStyle w:val="Heading4"/>
        <w:rPr>
          <w:i w:val="0"/>
          <w:iCs w:val="0"/>
        </w:rPr>
      </w:pPr>
      <w:r w:rsidRPr="0091116C">
        <w:rPr>
          <w:i w:val="0"/>
          <w:iCs w:val="0"/>
        </w:rPr>
        <w:t>Price</w:t>
      </w:r>
    </w:p>
    <w:p w14:paraId="5959DB86" w14:textId="762BD15C" w:rsidR="00B12A4D" w:rsidRDefault="002D3FAA" w:rsidP="00D7382D">
      <w:pPr>
        <w:spacing w:line="360" w:lineRule="auto"/>
      </w:pPr>
      <w:r>
        <w:t xml:space="preserve">The starting price </w:t>
      </w:r>
      <w:r w:rsidR="00C42E85">
        <w:t xml:space="preserve">of an item </w:t>
      </w:r>
      <w:r>
        <w:t>is th</w:t>
      </w:r>
      <w:r w:rsidR="000829A8">
        <w:t>at</w:t>
      </w:r>
      <w:r>
        <w:t xml:space="preserve"> at which bidding begins. The hammer price is </w:t>
      </w:r>
      <w:r w:rsidR="000829A8">
        <w:t>that</w:t>
      </w:r>
      <w:r>
        <w:t xml:space="preserve"> </w:t>
      </w:r>
      <w:r w:rsidR="2DD5B369">
        <w:t xml:space="preserve">price </w:t>
      </w:r>
      <w:r>
        <w:t>gaveled in by the auctioneer during the auction. The final price paid by the buyer may reflect additional fees, including the buyer’s premium. Some auctions include special arrangements</w:t>
      </w:r>
      <w:r w:rsidR="00AD77D4">
        <w:t>,</w:t>
      </w:r>
      <w:r>
        <w:t xml:space="preserve"> </w:t>
      </w:r>
      <w:r w:rsidR="003D5CD3">
        <w:t>such as</w:t>
      </w:r>
      <w:r>
        <w:t xml:space="preserve"> a minimum price guarantee, where regardless of the outcome at auction, the auction house and any third parties involved in the contract agree to pay a minimum price to the seller.</w:t>
      </w:r>
    </w:p>
    <w:p w14:paraId="69C60C85" w14:textId="77777777" w:rsidR="001E49D0" w:rsidRPr="00301F09" w:rsidRDefault="001E49D0" w:rsidP="00D7382D">
      <w:pPr>
        <w:spacing w:line="360" w:lineRule="auto"/>
      </w:pPr>
    </w:p>
    <w:p w14:paraId="0EC75DB7" w14:textId="6283D92C" w:rsidR="00AD48CC" w:rsidRPr="0091116C" w:rsidRDefault="00AD48CC" w:rsidP="0091116C">
      <w:pPr>
        <w:pStyle w:val="Heading4"/>
        <w:rPr>
          <w:i w:val="0"/>
          <w:iCs w:val="0"/>
        </w:rPr>
      </w:pPr>
      <w:r w:rsidRPr="0091116C">
        <w:rPr>
          <w:i w:val="0"/>
          <w:iCs w:val="0"/>
        </w:rPr>
        <w:t xml:space="preserve">Buying </w:t>
      </w:r>
      <w:r w:rsidR="00AD77D4" w:rsidRPr="0091116C">
        <w:rPr>
          <w:i w:val="0"/>
          <w:iCs w:val="0"/>
        </w:rPr>
        <w:t>In, Not Meeting Reserve</w:t>
      </w:r>
    </w:p>
    <w:p w14:paraId="1162FE77" w14:textId="5606D573" w:rsidR="00AD48CC" w:rsidRPr="00301F09" w:rsidRDefault="00AD48CC" w:rsidP="00AD48CC">
      <w:pPr>
        <w:spacing w:line="360" w:lineRule="auto"/>
      </w:pPr>
      <w:r>
        <w:t>When an item does not meet a given reserve (or minimum) price, the object remains unsold. This is sometimes referred to as “buying in” or “being bought in.” Reserve prices are usually confidential; some catalogues indicate which lots have no reserve. If an item is unsold or bought in, no transfer in ownership occurs. However, buying</w:t>
      </w:r>
      <w:r w:rsidR="00C42E85">
        <w:t xml:space="preserve"> </w:t>
      </w:r>
      <w:r>
        <w:t xml:space="preserve">in can incur a commission or fee, and during some periods auction houses have represented bought-in lots as sales in price lists, sometimes with no distinction between these and true sales. In some cases, spurious buyer names or buy-in prices mask bought-in lots in price </w:t>
      </w:r>
      <w:r w:rsidRPr="00301F09">
        <w:t>lists.</w:t>
      </w:r>
      <w:r w:rsidRPr="00301F09">
        <w:rPr>
          <w:rStyle w:val="EndnoteReference"/>
        </w:rPr>
        <w:endnoteReference w:id="145"/>
      </w:r>
    </w:p>
    <w:p w14:paraId="371624CF" w14:textId="77777777" w:rsidR="002D3FAA" w:rsidRPr="00301F09" w:rsidRDefault="002D3FAA" w:rsidP="00D7382D">
      <w:pPr>
        <w:spacing w:line="360" w:lineRule="auto"/>
        <w:rPr>
          <w:b/>
          <w:bCs/>
        </w:rPr>
      </w:pPr>
    </w:p>
    <w:p w14:paraId="0E317FBD" w14:textId="772F6371" w:rsidR="001E49D0" w:rsidRPr="0091116C" w:rsidRDefault="002D3FAA" w:rsidP="0091116C">
      <w:pPr>
        <w:pStyle w:val="Heading4"/>
        <w:rPr>
          <w:i w:val="0"/>
          <w:iCs w:val="0"/>
        </w:rPr>
      </w:pPr>
      <w:r w:rsidRPr="0091116C">
        <w:rPr>
          <w:i w:val="0"/>
          <w:iCs w:val="0"/>
        </w:rPr>
        <w:t xml:space="preserve">Anatomy of an </w:t>
      </w:r>
      <w:r w:rsidR="00AD77D4" w:rsidRPr="0091116C">
        <w:rPr>
          <w:i w:val="0"/>
          <w:iCs w:val="0"/>
        </w:rPr>
        <w:t>Auction Catalogue</w:t>
      </w:r>
    </w:p>
    <w:p w14:paraId="11E125AE" w14:textId="08D39946" w:rsidR="002D3FAA" w:rsidRPr="0091116C" w:rsidRDefault="002D3FAA" w:rsidP="0091116C">
      <w:pPr>
        <w:pStyle w:val="Heading5"/>
        <w:rPr>
          <w:i/>
          <w:iCs/>
        </w:rPr>
      </w:pPr>
      <w:r w:rsidRPr="0091116C">
        <w:rPr>
          <w:i/>
          <w:iCs/>
        </w:rPr>
        <w:t>Front</w:t>
      </w:r>
      <w:r w:rsidR="480F8AED" w:rsidRPr="0091116C">
        <w:rPr>
          <w:i/>
          <w:iCs/>
        </w:rPr>
        <w:t>matter</w:t>
      </w:r>
    </w:p>
    <w:p w14:paraId="7EBC898F" w14:textId="033D3EB8" w:rsidR="001E49D0" w:rsidRPr="00301F09" w:rsidRDefault="002D3FAA" w:rsidP="00B12A4D">
      <w:pPr>
        <w:spacing w:line="360" w:lineRule="auto"/>
      </w:pPr>
      <w:r w:rsidRPr="00301F09">
        <w:t>In general, if a print catalogue for an auction exists, the frontispiece and introductory pages will contain basic information about the sale itself. This</w:t>
      </w:r>
      <w:r w:rsidR="004B1C99" w:rsidRPr="00301F09">
        <w:t xml:space="preserve"> can</w:t>
      </w:r>
      <w:r w:rsidRPr="00301F09">
        <w:t xml:space="preserve"> include: </w:t>
      </w:r>
    </w:p>
    <w:p w14:paraId="69A475F4" w14:textId="3783AF49" w:rsidR="00E25ED0" w:rsidRPr="0091116C" w:rsidRDefault="002D3FAA" w:rsidP="0091116C">
      <w:pPr>
        <w:pStyle w:val="Heading6"/>
        <w:rPr>
          <w:color w:val="auto"/>
        </w:rPr>
      </w:pPr>
      <w:r w:rsidRPr="0091116C">
        <w:rPr>
          <w:color w:val="auto"/>
        </w:rPr>
        <w:lastRenderedPageBreak/>
        <w:t>Date</w:t>
      </w:r>
    </w:p>
    <w:p w14:paraId="3EDD122A" w14:textId="45F439FE" w:rsidR="008F1CF9" w:rsidRDefault="00EC429D" w:rsidP="00B12A4D">
      <w:pPr>
        <w:spacing w:line="360" w:lineRule="auto"/>
      </w:pPr>
      <w:r>
        <w:t>In addition to the date or dates of an auction, c</w:t>
      </w:r>
      <w:r w:rsidR="39F93870">
        <w:t>onfirming the date of a lot within a sale is critical, as auction houses can mount multiple sales on the same day</w:t>
      </w:r>
      <w:r w:rsidR="4F9F9634">
        <w:t>, and</w:t>
      </w:r>
      <w:r w:rsidR="39F93870">
        <w:t xml:space="preserve"> historic auctions </w:t>
      </w:r>
      <w:r w:rsidR="002D3FAA">
        <w:t xml:space="preserve">could </w:t>
      </w:r>
      <w:r w:rsidR="39F93870">
        <w:t>last months. Information about viewing items prior to the sale may be</w:t>
      </w:r>
      <w:r w:rsidR="39F93870" w:rsidRPr="33E5808A">
        <w:rPr>
          <w:i/>
          <w:iCs/>
        </w:rPr>
        <w:t xml:space="preserve"> </w:t>
      </w:r>
      <w:r w:rsidR="39F93870">
        <w:t>included.</w:t>
      </w:r>
    </w:p>
    <w:p w14:paraId="310F938D" w14:textId="3E222473" w:rsidR="00B12A4D" w:rsidRPr="0091116C" w:rsidRDefault="002D3FAA" w:rsidP="0091116C">
      <w:pPr>
        <w:pStyle w:val="Heading6"/>
        <w:rPr>
          <w:color w:val="auto"/>
        </w:rPr>
      </w:pPr>
      <w:r w:rsidRPr="0091116C">
        <w:rPr>
          <w:color w:val="auto"/>
        </w:rPr>
        <w:t>Location</w:t>
      </w:r>
    </w:p>
    <w:p w14:paraId="45B3C072" w14:textId="45619A64" w:rsidR="5D7FDE1B" w:rsidRPr="00B12A4D" w:rsidRDefault="002D3FAA" w:rsidP="00B12A4D">
      <w:pPr>
        <w:spacing w:line="360" w:lineRule="auto"/>
        <w:rPr>
          <w:i/>
          <w:iCs/>
        </w:rPr>
      </w:pPr>
      <w:r>
        <w:t>Auctions could take place at the auctioneer’s premises, a</w:t>
      </w:r>
      <w:r w:rsidR="00620996">
        <w:t xml:space="preserve">t </w:t>
      </w:r>
      <w:r>
        <w:t xml:space="preserve">a central auction location like the </w:t>
      </w:r>
      <w:r w:rsidR="000F7442">
        <w:t xml:space="preserve">Hôtel Drouot </w:t>
      </w:r>
      <w:r>
        <w:t>in Paris, or a</w:t>
      </w:r>
      <w:r w:rsidR="00620996">
        <w:t xml:space="preserve">t a </w:t>
      </w:r>
      <w:r>
        <w:t>third-party partner space like a hotel or department store. Even if held by auctioneers based in a specific city, sales</w:t>
      </w:r>
      <w:r w:rsidR="004B1C99">
        <w:t xml:space="preserve"> can</w:t>
      </w:r>
      <w:r>
        <w:t xml:space="preserve"> also </w:t>
      </w:r>
      <w:r w:rsidR="000829A8">
        <w:t xml:space="preserve">take place </w:t>
      </w:r>
      <w:r>
        <w:t>at the location of the collection itself, a particularly common occurrence in sale</w:t>
      </w:r>
      <w:r w:rsidR="000829A8">
        <w:t>s</w:t>
      </w:r>
      <w:r>
        <w:t xml:space="preserve"> of entire estates. </w:t>
      </w:r>
    </w:p>
    <w:p w14:paraId="3DB890E4" w14:textId="15CD135D" w:rsidR="002D3FAA" w:rsidRPr="0091116C" w:rsidRDefault="002D3FAA" w:rsidP="0091116C">
      <w:pPr>
        <w:pStyle w:val="Heading6"/>
        <w:rPr>
          <w:color w:val="auto"/>
        </w:rPr>
      </w:pPr>
      <w:r w:rsidRPr="0091116C">
        <w:rPr>
          <w:color w:val="auto"/>
        </w:rPr>
        <w:t>Personnel</w:t>
      </w:r>
    </w:p>
    <w:p w14:paraId="6C9B5B42" w14:textId="47FE6827" w:rsidR="002D3FAA" w:rsidRPr="00301F09" w:rsidRDefault="002D3FAA" w:rsidP="00FF3B09">
      <w:pPr>
        <w:spacing w:line="360" w:lineRule="auto"/>
      </w:pPr>
      <w:r w:rsidRPr="00301F09">
        <w:t>The personnel in charge of the sale may include an expert or subject specialist</w:t>
      </w:r>
      <w:r w:rsidR="00A14142">
        <w:t>, and</w:t>
      </w:r>
      <w:r w:rsidRPr="00301F09">
        <w:t xml:space="preserve"> </w:t>
      </w:r>
      <w:r w:rsidR="00A14142">
        <w:t>s</w:t>
      </w:r>
      <w:r w:rsidRPr="00301F09">
        <w:t xml:space="preserve">ome auctions will indicate the author of lot descriptions, although experts might also remain anonymous. </w:t>
      </w:r>
    </w:p>
    <w:p w14:paraId="1F08EA6A" w14:textId="2E2034CE" w:rsidR="002D3FAA" w:rsidRPr="0091116C" w:rsidRDefault="002D3FAA" w:rsidP="0091116C">
      <w:pPr>
        <w:pStyle w:val="Heading6"/>
        <w:rPr>
          <w:color w:val="auto"/>
        </w:rPr>
      </w:pPr>
      <w:r w:rsidRPr="0091116C">
        <w:rPr>
          <w:color w:val="auto"/>
        </w:rPr>
        <w:t xml:space="preserve">Rules </w:t>
      </w:r>
    </w:p>
    <w:p w14:paraId="3415ACAA" w14:textId="61E23DC0" w:rsidR="002D3FAA" w:rsidRPr="00301F09" w:rsidRDefault="002D3FAA" w:rsidP="00A14142">
      <w:pPr>
        <w:spacing w:line="360" w:lineRule="auto"/>
      </w:pPr>
      <w:r w:rsidRPr="00301F09">
        <w:t xml:space="preserve">Auction catalogues usually include a standard rules list for prospective bidders and attendees of the sale, including the purchasing and removal of objects. </w:t>
      </w:r>
    </w:p>
    <w:p w14:paraId="3E8DCC86" w14:textId="3CB42CC4" w:rsidR="002D3FAA" w:rsidRPr="0091116C" w:rsidRDefault="002D3FAA" w:rsidP="0091116C">
      <w:pPr>
        <w:pStyle w:val="Heading6"/>
        <w:rPr>
          <w:color w:val="auto"/>
        </w:rPr>
      </w:pPr>
      <w:r w:rsidRPr="0091116C">
        <w:rPr>
          <w:color w:val="auto"/>
        </w:rPr>
        <w:t xml:space="preserve">Owners and </w:t>
      </w:r>
      <w:r w:rsidR="00EC429D" w:rsidRPr="0091116C">
        <w:rPr>
          <w:color w:val="auto"/>
        </w:rPr>
        <w:t xml:space="preserve">Kinds </w:t>
      </w:r>
      <w:r w:rsidRPr="0091116C">
        <w:rPr>
          <w:color w:val="auto"/>
        </w:rPr>
        <w:t xml:space="preserve">of </w:t>
      </w:r>
      <w:r w:rsidR="00EC429D" w:rsidRPr="0091116C">
        <w:rPr>
          <w:color w:val="auto"/>
        </w:rPr>
        <w:t xml:space="preserve">Objects Represented </w:t>
      </w:r>
    </w:p>
    <w:p w14:paraId="60EC178E" w14:textId="5801EB33" w:rsidR="002D3FAA" w:rsidRPr="00301F09" w:rsidRDefault="00C42DA5" w:rsidP="00B12A4D">
      <w:pPr>
        <w:spacing w:line="360" w:lineRule="auto"/>
      </w:pPr>
      <w:r w:rsidRPr="00301F09">
        <w:t>I</w:t>
      </w:r>
      <w:r w:rsidR="002D3FAA" w:rsidRPr="00301F09">
        <w:t xml:space="preserve">nformation about </w:t>
      </w:r>
      <w:r w:rsidR="00EC429D">
        <w:t xml:space="preserve">the owner or </w:t>
      </w:r>
      <w:r w:rsidR="002D3FAA" w:rsidRPr="00301F09">
        <w:t xml:space="preserve">owners </w:t>
      </w:r>
      <w:r w:rsidR="00EC429D">
        <w:t xml:space="preserve">of the items for sale </w:t>
      </w:r>
      <w:r w:rsidR="002D3FAA" w:rsidRPr="00301F09">
        <w:t>can appear in the title or frontispiece as well as in lot-by-lot subtitles. Although a single owner may be listed in an auction’s title, the sale</w:t>
      </w:r>
      <w:r w:rsidR="004B1C99" w:rsidRPr="00301F09">
        <w:t xml:space="preserve"> might</w:t>
      </w:r>
      <w:r w:rsidR="002D3FAA" w:rsidRPr="00301F09">
        <w:t xml:space="preserve"> include additional lots from other owners; this should be confirmed on a sale-by-sale basis. As noted above, sellers are frequently anonymous. Where given, </w:t>
      </w:r>
      <w:r w:rsidR="000829A8" w:rsidRPr="00301F09">
        <w:t xml:space="preserve">a lot’s </w:t>
      </w:r>
      <w:r w:rsidR="002D3FAA" w:rsidRPr="00301F09">
        <w:t xml:space="preserve">prior provenance information may be limited and uncited; a frequent construction is the use of “with” to indicate that an object was in the possession of a dealer. </w:t>
      </w:r>
    </w:p>
    <w:p w14:paraId="5C508B7C" w14:textId="7FEB0EE7" w:rsidR="002D3FAA" w:rsidRPr="0064773F" w:rsidRDefault="002D3FAA" w:rsidP="0091116C">
      <w:pPr>
        <w:pStyle w:val="Heading6"/>
      </w:pPr>
      <w:r w:rsidRPr="0091116C">
        <w:rPr>
          <w:color w:val="auto"/>
        </w:rPr>
        <w:t>Introduction</w:t>
      </w:r>
      <w:r w:rsidRPr="0064773F">
        <w:t xml:space="preserve"> </w:t>
      </w:r>
    </w:p>
    <w:p w14:paraId="1903F947" w14:textId="5E54DA14" w:rsidR="002D3FAA" w:rsidRDefault="002D3FAA" w:rsidP="00B12A4D">
      <w:pPr>
        <w:spacing w:line="360" w:lineRule="auto"/>
      </w:pPr>
      <w:r w:rsidRPr="00301F09">
        <w:t>Catalogues may contain an introduction to the collection being sold or to the collector</w:t>
      </w:r>
      <w:r w:rsidR="00EC429D">
        <w:t xml:space="preserve"> or collectors</w:t>
      </w:r>
      <w:r w:rsidRPr="00301F09">
        <w:t xml:space="preserve"> involved. These </w:t>
      </w:r>
      <w:r w:rsidR="004B1C99" w:rsidRPr="00301F09">
        <w:t xml:space="preserve">sometimes </w:t>
      </w:r>
      <w:r w:rsidRPr="00301F09">
        <w:t xml:space="preserve">include potential provenance or </w:t>
      </w:r>
      <w:r w:rsidR="00584C7E">
        <w:t>findspot</w:t>
      </w:r>
      <w:r w:rsidRPr="00301F09">
        <w:t xml:space="preserve"> </w:t>
      </w:r>
      <w:r w:rsidR="00092284">
        <w:t>commentary</w:t>
      </w:r>
      <w:r w:rsidR="00092284" w:rsidRPr="00301F09">
        <w:t xml:space="preserve"> </w:t>
      </w:r>
      <w:r w:rsidRPr="00301F09">
        <w:t xml:space="preserve">not repeated in individual lot notes. </w:t>
      </w:r>
    </w:p>
    <w:p w14:paraId="4CDEF6DF" w14:textId="77777777" w:rsidR="00B12A4D" w:rsidRPr="00301F09" w:rsidRDefault="00B12A4D" w:rsidP="00B12A4D">
      <w:pPr>
        <w:spacing w:line="360" w:lineRule="auto"/>
      </w:pPr>
    </w:p>
    <w:p w14:paraId="45B6CA7C" w14:textId="3506C84D" w:rsidR="002D3FAA" w:rsidRPr="0091116C" w:rsidRDefault="002D3FAA" w:rsidP="0091116C">
      <w:pPr>
        <w:pStyle w:val="Heading5"/>
        <w:rPr>
          <w:i/>
          <w:iCs/>
        </w:rPr>
      </w:pPr>
      <w:r w:rsidRPr="0091116C">
        <w:rPr>
          <w:i/>
          <w:iCs/>
        </w:rPr>
        <w:t>Lots</w:t>
      </w:r>
    </w:p>
    <w:p w14:paraId="1082D7DC" w14:textId="5448BE61" w:rsidR="002D3FAA" w:rsidRPr="00301F09" w:rsidRDefault="00CB4385" w:rsidP="00D7382D">
      <w:pPr>
        <w:spacing w:line="360" w:lineRule="auto"/>
        <w:rPr>
          <w:i/>
          <w:iCs/>
        </w:rPr>
      </w:pPr>
      <w:r>
        <w:t>Items for a</w:t>
      </w:r>
      <w:r w:rsidR="002D3FAA" w:rsidRPr="00301F09">
        <w:t xml:space="preserve">uction are </w:t>
      </w:r>
      <w:r w:rsidR="00D82E4D">
        <w:t xml:space="preserve">organized as </w:t>
      </w:r>
      <w:r w:rsidR="002D3FAA" w:rsidRPr="00301F09">
        <w:t xml:space="preserve">lots, which may include a single object or a group of objects. If a lot contains multiple objects, the total number of pieces </w:t>
      </w:r>
      <w:r w:rsidR="004B1C99" w:rsidRPr="00301F09">
        <w:t>is sometimes</w:t>
      </w:r>
      <w:r w:rsidR="002D3FAA" w:rsidRPr="00301F09">
        <w:t xml:space="preserve"> indicated</w:t>
      </w:r>
      <w:r>
        <w:t xml:space="preserve"> in the catalogue</w:t>
      </w:r>
      <w:r w:rsidR="002D3FAA" w:rsidRPr="00301F09">
        <w:t xml:space="preserve"> by a number in parentheses</w:t>
      </w:r>
      <w:r w:rsidR="00C42DA5" w:rsidRPr="00301F09">
        <w:t>.</w:t>
      </w:r>
      <w:r w:rsidR="002D3FAA" w:rsidRPr="00301F09">
        <w:t xml:space="preserve"> Lot</w:t>
      </w:r>
      <w:r w:rsidR="00A2673F">
        <w:t xml:space="preserve"> </w:t>
      </w:r>
      <w:r w:rsidR="00687E3B">
        <w:t>notes in the catalogue</w:t>
      </w:r>
      <w:r w:rsidR="002D3FAA" w:rsidRPr="00301F09">
        <w:t xml:space="preserve"> </w:t>
      </w:r>
      <w:r w:rsidR="004B1C99" w:rsidRPr="00301F09">
        <w:t xml:space="preserve">can </w:t>
      </w:r>
      <w:r w:rsidR="002D3FAA" w:rsidRPr="00301F09">
        <w:t xml:space="preserve">include a basic title, descriptive title, and a </w:t>
      </w:r>
      <w:r w:rsidR="002D3FAA" w:rsidRPr="00301F09">
        <w:lastRenderedPageBreak/>
        <w:t xml:space="preserve">description of the object and its condition. They may also </w:t>
      </w:r>
      <w:r w:rsidR="004B1C99" w:rsidRPr="00301F09">
        <w:t>provide</w:t>
      </w:r>
      <w:r w:rsidR="00A2673F">
        <w:t xml:space="preserve"> the</w:t>
      </w:r>
      <w:r w:rsidR="00A2673F" w:rsidRPr="00A2673F">
        <w:t xml:space="preserve"> </w:t>
      </w:r>
      <w:r w:rsidR="00A2673F" w:rsidRPr="00301F09">
        <w:t>object’s</w:t>
      </w:r>
      <w:r w:rsidR="002D3FAA" w:rsidRPr="00301F09">
        <w:t xml:space="preserve"> measurements and information about the </w:t>
      </w:r>
      <w:r w:rsidR="004B1C99" w:rsidRPr="00301F09">
        <w:t>medium</w:t>
      </w:r>
      <w:r w:rsidR="002D3FAA" w:rsidRPr="00301F09">
        <w:t xml:space="preserve">. </w:t>
      </w:r>
    </w:p>
    <w:p w14:paraId="069FBA1D" w14:textId="52F79750" w:rsidR="002D3FAA" w:rsidRPr="00301F09" w:rsidRDefault="002D3FAA" w:rsidP="00D7382D">
      <w:pPr>
        <w:spacing w:line="360" w:lineRule="auto"/>
        <w:ind w:firstLine="720"/>
        <w:rPr>
          <w:color w:val="000000" w:themeColor="text1"/>
        </w:rPr>
      </w:pPr>
      <w:r>
        <w:t>Sometimes these entries are derived from earlier publications of a collection and copy entire or partial descriptions or provenance data from these publications</w:t>
      </w:r>
      <w:r w:rsidR="13ABA426">
        <w:t>, however spurious and unsubstantiated that information may be. As in many areas of provenance</w:t>
      </w:r>
      <w:r w:rsidR="00687E3B">
        <w:t xml:space="preserve"> research</w:t>
      </w:r>
      <w:r w:rsidR="13ABA426">
        <w:t xml:space="preserve">, repetition does not </w:t>
      </w:r>
      <w:r w:rsidR="295FDDBC">
        <w:t xml:space="preserve">equal </w:t>
      </w:r>
      <w:r w:rsidR="13ABA426">
        <w:t xml:space="preserve">validity. </w:t>
      </w:r>
      <w:r>
        <w:t xml:space="preserve">In some cases, these earlier publications may have been written specifically for a prospective sale. Lot notes </w:t>
      </w:r>
      <w:r w:rsidR="004B1C99">
        <w:t>can</w:t>
      </w:r>
      <w:r>
        <w:t xml:space="preserve"> describe a specific object’s condition, or there may be a collective</w:t>
      </w:r>
      <w:r w:rsidRPr="5D7FDE1B">
        <w:rPr>
          <w:color w:val="000000" w:themeColor="text1"/>
        </w:rPr>
        <w:t xml:space="preserve"> disclaimer about the condition of ancient materials. Today, condition reports </w:t>
      </w:r>
      <w:r w:rsidR="004B1C99" w:rsidRPr="5D7FDE1B">
        <w:rPr>
          <w:color w:val="000000" w:themeColor="text1"/>
        </w:rPr>
        <w:t xml:space="preserve">can </w:t>
      </w:r>
      <w:r w:rsidRPr="5D7FDE1B">
        <w:rPr>
          <w:color w:val="000000" w:themeColor="text1"/>
        </w:rPr>
        <w:t xml:space="preserve">be requested separately for each lot from most auction houses. The results of scientific tests, such as thermoluminescence (TL) or metallurgical analyses, may also be indicated. </w:t>
      </w:r>
    </w:p>
    <w:p w14:paraId="7EC13AE7" w14:textId="26FA0DED" w:rsidR="002D3FAA" w:rsidRPr="00301F09" w:rsidRDefault="002D3FAA" w:rsidP="00D7382D">
      <w:pPr>
        <w:spacing w:line="360" w:lineRule="auto"/>
        <w:ind w:firstLine="720"/>
      </w:pPr>
      <w:r>
        <w:t>Lots drawn from different owners</w:t>
      </w:r>
      <w:r w:rsidR="009B1FDD">
        <w:t xml:space="preserve"> may</w:t>
      </w:r>
      <w:r>
        <w:t xml:space="preserve"> be grouped together under “Multiple Properties” or similar head</w:t>
      </w:r>
      <w:r w:rsidR="00687E3B">
        <w:t>ings</w:t>
      </w:r>
      <w:r>
        <w:t xml:space="preserve">. Lots belonging to the same owner may appear in multiple sections within a larger sale </w:t>
      </w:r>
      <w:r w:rsidR="009B1FDD">
        <w:t>(</w:t>
      </w:r>
      <w:r>
        <w:t>particularly if the sale is organized along cultural or geographic divisions</w:t>
      </w:r>
      <w:r w:rsidR="009B1FDD">
        <w:t>)</w:t>
      </w:r>
      <w:r>
        <w:t xml:space="preserve">, and they may also be spread out across multiple sales. An object unsold at previous auctions </w:t>
      </w:r>
      <w:r w:rsidR="004B1C99">
        <w:t xml:space="preserve">can </w:t>
      </w:r>
      <w:r>
        <w:t>reappear in successive sales with</w:t>
      </w:r>
      <w:r w:rsidR="41E4EC6E">
        <w:t xml:space="preserve"> or without</w:t>
      </w:r>
      <w:r>
        <w:t xml:space="preserve"> reference to those prior attempts. </w:t>
      </w:r>
    </w:p>
    <w:p w14:paraId="1A297D7B" w14:textId="5449AFF0" w:rsidR="00026F22" w:rsidRPr="00301F09" w:rsidRDefault="002D3FAA" w:rsidP="00ED657A">
      <w:pPr>
        <w:spacing w:line="360" w:lineRule="auto"/>
        <w:ind w:firstLine="720"/>
        <w:rPr>
          <w:rFonts w:eastAsia="Times New Roman"/>
          <w:color w:val="000000" w:themeColor="text1"/>
        </w:rPr>
      </w:pPr>
      <w:r w:rsidRPr="00301F09">
        <w:t xml:space="preserve">Objects are sometimes suggestively grouped together in the same lot to suggest a shared </w:t>
      </w:r>
      <w:r w:rsidR="00056674">
        <w:t>ow</w:t>
      </w:r>
      <w:r w:rsidR="001A643C">
        <w:t>n</w:t>
      </w:r>
      <w:r w:rsidR="00056674">
        <w:t>ership history</w:t>
      </w:r>
      <w:r w:rsidR="2AAF614B">
        <w:t>, particular context,</w:t>
      </w:r>
      <w:r w:rsidR="00056674">
        <w:t xml:space="preserve"> </w:t>
      </w:r>
      <w:r w:rsidRPr="00301F09">
        <w:t xml:space="preserve">or </w:t>
      </w:r>
      <w:r w:rsidR="00056674">
        <w:t>findspot</w:t>
      </w:r>
      <w:r w:rsidRPr="00301F09">
        <w:t xml:space="preserve">. This widespread practice should be regarded with extreme caution. </w:t>
      </w:r>
      <w:r w:rsidR="6EB1EE96" w:rsidRPr="00301F09">
        <w:t xml:space="preserve">Furthermore, </w:t>
      </w:r>
      <w:r w:rsidR="6EB1EE96" w:rsidRPr="00301F09">
        <w:rPr>
          <w:rFonts w:eastAsia="Times New Roman"/>
          <w:color w:val="000000" w:themeColor="text1"/>
        </w:rPr>
        <w:t>these groups may be split up while on the market, segregating any evidence or paperwork from subsequent owners.</w:t>
      </w:r>
      <w:r w:rsidR="6EB1EE96" w:rsidRPr="00301F09">
        <w:rPr>
          <w:rStyle w:val="EndnoteReference"/>
          <w:rFonts w:eastAsia="Times New Roman"/>
          <w:color w:val="000000" w:themeColor="text1"/>
        </w:rPr>
        <w:t xml:space="preserve"> </w:t>
      </w:r>
      <w:r w:rsidR="00026F22" w:rsidRPr="00301F09">
        <w:rPr>
          <w:rStyle w:val="EndnoteReference"/>
          <w:rFonts w:eastAsia="Times New Roman"/>
          <w:color w:val="000000" w:themeColor="text1"/>
        </w:rPr>
        <w:endnoteReference w:id="146"/>
      </w:r>
      <w:r w:rsidR="00ED657A">
        <w:rPr>
          <w:rFonts w:eastAsia="Times New Roman"/>
          <w:color w:val="000000" w:themeColor="text1"/>
        </w:rPr>
        <w:t xml:space="preserve"> </w:t>
      </w:r>
      <w:r w:rsidR="00ED657A" w:rsidRPr="00370E97">
        <w:rPr>
          <w:rFonts w:eastAsia="Times New Roman"/>
          <w:color w:val="000000" w:themeColor="text1"/>
        </w:rPr>
        <w:t>One side benefit of publishing provenance data</w:t>
      </w:r>
      <w:r w:rsidR="00ED657A">
        <w:rPr>
          <w:rFonts w:eastAsia="Times New Roman"/>
          <w:color w:val="000000" w:themeColor="text1"/>
        </w:rPr>
        <w:t>, however,</w:t>
      </w:r>
      <w:r w:rsidR="00ED657A" w:rsidRPr="00370E97">
        <w:rPr>
          <w:rFonts w:eastAsia="Times New Roman"/>
          <w:color w:val="000000" w:themeColor="text1"/>
        </w:rPr>
        <w:t xml:space="preserve"> is that groups once sold together and later dispersed on the market can be reconnected, at least virtually</w:t>
      </w:r>
      <w:r w:rsidR="009B1FDD">
        <w:rPr>
          <w:rFonts w:eastAsia="Times New Roman"/>
          <w:color w:val="000000" w:themeColor="text1"/>
        </w:rPr>
        <w:t>.</w:t>
      </w:r>
      <w:r w:rsidR="00ED657A" w:rsidRPr="00370E97">
        <w:rPr>
          <w:rFonts w:eastAsia="Times New Roman"/>
          <w:color w:val="000000" w:themeColor="text1"/>
        </w:rPr>
        <w:t xml:space="preserve"> </w:t>
      </w:r>
      <w:r w:rsidR="009B1FDD">
        <w:rPr>
          <w:rFonts w:eastAsia="Times New Roman"/>
          <w:color w:val="000000" w:themeColor="text1"/>
        </w:rPr>
        <w:t>R</w:t>
      </w:r>
      <w:r w:rsidR="00ED657A" w:rsidRPr="00370E97">
        <w:rPr>
          <w:rFonts w:eastAsia="Times New Roman"/>
          <w:color w:val="000000" w:themeColor="text1"/>
        </w:rPr>
        <w:t xml:space="preserve">eferences to the contents of these original market groups should be </w:t>
      </w:r>
      <w:r w:rsidR="00E3179B" w:rsidRPr="0A611DA7">
        <w:rPr>
          <w:rFonts w:eastAsia="Times New Roman"/>
          <w:color w:val="000000" w:themeColor="text1"/>
        </w:rPr>
        <w:t>retained</w:t>
      </w:r>
      <w:r w:rsidR="36C85412" w:rsidRPr="0A611DA7">
        <w:rPr>
          <w:rFonts w:eastAsia="Times New Roman"/>
          <w:color w:val="000000" w:themeColor="text1"/>
        </w:rPr>
        <w:t>.</w:t>
      </w:r>
    </w:p>
    <w:p w14:paraId="5DBECAE4" w14:textId="3926973E" w:rsidR="002D3FAA" w:rsidRDefault="002D3FAA" w:rsidP="00D7382D">
      <w:pPr>
        <w:spacing w:line="360" w:lineRule="auto"/>
        <w:ind w:firstLine="720"/>
      </w:pPr>
      <w:r w:rsidRPr="00301F09">
        <w:t xml:space="preserve">Lots may have price estimates listed, or an estimate list may be a separate supplement produced for the catalogue. </w:t>
      </w:r>
    </w:p>
    <w:p w14:paraId="0A0ED1A5" w14:textId="77777777" w:rsidR="001E49D0" w:rsidRPr="00301F09" w:rsidRDefault="001E49D0" w:rsidP="00D7382D">
      <w:pPr>
        <w:spacing w:line="360" w:lineRule="auto"/>
        <w:ind w:firstLine="720"/>
      </w:pPr>
    </w:p>
    <w:p w14:paraId="7B7A6A56" w14:textId="62CBD349" w:rsidR="002D3FAA" w:rsidRPr="0091116C" w:rsidRDefault="002D3FAA" w:rsidP="0091116C">
      <w:pPr>
        <w:pStyle w:val="Heading5"/>
        <w:rPr>
          <w:i/>
          <w:iCs/>
        </w:rPr>
      </w:pPr>
      <w:r w:rsidRPr="0091116C">
        <w:rPr>
          <w:i/>
          <w:iCs/>
        </w:rPr>
        <w:t>Results</w:t>
      </w:r>
      <w:r w:rsidR="00E3179B" w:rsidRPr="0091116C">
        <w:rPr>
          <w:i/>
          <w:iCs/>
        </w:rPr>
        <w:t>, or Prices Realized</w:t>
      </w:r>
    </w:p>
    <w:p w14:paraId="32CAACDB" w14:textId="084672C0" w:rsidR="002D3FAA" w:rsidRPr="00301F09" w:rsidDel="009B1B1E" w:rsidRDefault="002D3FAA" w:rsidP="00D7382D">
      <w:pPr>
        <w:spacing w:line="360" w:lineRule="auto"/>
      </w:pPr>
      <w:r w:rsidRPr="00301F09">
        <w:t xml:space="preserve">Lists of results (also called prices realized) published by the auction house </w:t>
      </w:r>
      <w:r w:rsidR="00DB43FB">
        <w:t xml:space="preserve">after the sale </w:t>
      </w:r>
      <w:r w:rsidRPr="00301F09">
        <w:t>may be available as a separate print or digital supplement. These lists may reflect the hammer prices or the aggregate total, including any buyer’s premiums and other fees</w:t>
      </w:r>
      <w:r w:rsidR="00CB4385">
        <w:t xml:space="preserve">; </w:t>
      </w:r>
      <w:r w:rsidRPr="00301F09">
        <w:t>it</w:t>
      </w:r>
      <w:r w:rsidR="44DB3585" w:rsidRPr="00301F09">
        <w:t xml:space="preserve"> i</w:t>
      </w:r>
      <w:r w:rsidRPr="00301F09">
        <w:t xml:space="preserve">s wise to clarify with the auction house if unclear. Historically, some editions of catalogues were printed after the sale and incorporated final prices (as opposed to separately printed price lists); both these and catalogues with annotated prices </w:t>
      </w:r>
      <w:r w:rsidR="07B17813" w:rsidRPr="00301F09">
        <w:lastRenderedPageBreak/>
        <w:t xml:space="preserve">can </w:t>
      </w:r>
      <w:r w:rsidRPr="00301F09">
        <w:t>be referred to as “priced catalogues.”</w:t>
      </w:r>
      <w:r w:rsidRPr="00301F09">
        <w:rPr>
          <w:rStyle w:val="EndnoteReference"/>
        </w:rPr>
        <w:endnoteReference w:id="147"/>
      </w:r>
      <w:r w:rsidRPr="00301F09">
        <w:t xml:space="preserve"> Price lists will also confirm whether a given lot sold at auction, as opposed to being withdrawn prior to the sale or bought in. </w:t>
      </w:r>
    </w:p>
    <w:p w14:paraId="775ECAD4" w14:textId="208FCD44" w:rsidR="002D3FAA" w:rsidRPr="00301F09" w:rsidRDefault="002D3FAA" w:rsidP="00D7382D">
      <w:pPr>
        <w:spacing w:line="360" w:lineRule="auto"/>
        <w:ind w:firstLine="720"/>
      </w:pPr>
      <w:r>
        <w:t>Auction houses rarely share details on withdrawn or unsold lots. However, annotated catalogues or news accounts of a given auction can include hammer prices along with other results, such as lots being bought in. Annotations</w:t>
      </w:r>
      <w:r w:rsidR="001E49D0">
        <w:t>—</w:t>
      </w:r>
      <w:r>
        <w:t>handwritten notes on individual copies of the catalogue</w:t>
      </w:r>
      <w:r w:rsidR="001E49D0">
        <w:t>—</w:t>
      </w:r>
      <w:r>
        <w:t xml:space="preserve">can include lot descriptions, lot additions or subtractions, buyers, and pricing. Annotations could be written during the sale by auction staff, those directly involved with the sale as potential buyers or consigners, or by viewers of the sale. Annotations can also </w:t>
      </w:r>
      <w:r w:rsidR="00D673FF">
        <w:t xml:space="preserve">be </w:t>
      </w:r>
      <w:r>
        <w:t xml:space="preserve">later additions, as in the case of some museum copies of catalogues, where </w:t>
      </w:r>
      <w:r w:rsidR="00D673FF">
        <w:t xml:space="preserve">individuals have noted </w:t>
      </w:r>
      <w:r>
        <w:t>later locations and ownership histories for objects. Local library records for auction catalogues</w:t>
      </w:r>
      <w:r w:rsidR="003410A3">
        <w:t xml:space="preserve"> occas</w:t>
      </w:r>
      <w:r w:rsidR="00D673FF">
        <w:t>i</w:t>
      </w:r>
      <w:r w:rsidR="003410A3">
        <w:t>onally</w:t>
      </w:r>
      <w:r>
        <w:t xml:space="preserve"> include details about these kinds of addenda</w:t>
      </w:r>
      <w:r w:rsidR="00914F21">
        <w:t>.</w:t>
      </w:r>
      <w:r>
        <w:t xml:space="preserve"> </w:t>
      </w:r>
      <w:r w:rsidR="00914F21">
        <w:t>T</w:t>
      </w:r>
      <w:r w:rsidR="00DB43FB">
        <w:t xml:space="preserve">he </w:t>
      </w:r>
      <w:r>
        <w:t xml:space="preserve">WorldCat </w:t>
      </w:r>
      <w:r w:rsidR="00DB43FB">
        <w:t>database</w:t>
      </w:r>
      <w:r w:rsidR="00242CC9">
        <w:t xml:space="preserve"> sometimes</w:t>
      </w:r>
      <w:r w:rsidR="007D1119">
        <w:t xml:space="preserve"> </w:t>
      </w:r>
      <w:r w:rsidR="009B1FDD" w:rsidRPr="009B1FDD">
        <w:t>ingest</w:t>
      </w:r>
      <w:r w:rsidR="007D1119">
        <w:t>s</w:t>
      </w:r>
      <w:r w:rsidR="007D1119" w:rsidRPr="007D1119">
        <w:t xml:space="preserve"> </w:t>
      </w:r>
      <w:r w:rsidR="00242CC9">
        <w:t xml:space="preserve">such </w:t>
      </w:r>
      <w:r w:rsidR="007D1119" w:rsidRPr="009B1FDD">
        <w:t>annotation information</w:t>
      </w:r>
      <w:r w:rsidR="00242CC9">
        <w:t xml:space="preserve"> from the</w:t>
      </w:r>
      <w:r w:rsidR="007D1119">
        <w:t xml:space="preserve"> </w:t>
      </w:r>
      <w:r w:rsidR="009B1FDD" w:rsidRPr="009B1FDD">
        <w:t>local library record</w:t>
      </w:r>
      <w:r w:rsidR="00DB43FB">
        <w:t>,</w:t>
      </w:r>
      <w:r>
        <w:t xml:space="preserve"> and </w:t>
      </w:r>
      <w:r w:rsidR="00914F21">
        <w:t xml:space="preserve">from the WorldCat record </w:t>
      </w:r>
      <w:r w:rsidR="00DB43FB">
        <w:t>an i</w:t>
      </w:r>
      <w:r>
        <w:t xml:space="preserve">nterlibrary </w:t>
      </w:r>
      <w:r w:rsidR="00DB43FB">
        <w:t>l</w:t>
      </w:r>
      <w:r>
        <w:t xml:space="preserve">oan request </w:t>
      </w:r>
      <w:r w:rsidR="007D1119">
        <w:t xml:space="preserve">can be </w:t>
      </w:r>
      <w:r>
        <w:t>submitted for</w:t>
      </w:r>
      <w:r w:rsidR="00914F21">
        <w:t xml:space="preserve"> that </w:t>
      </w:r>
      <w:r w:rsidR="00B6169F">
        <w:t xml:space="preserve">a </w:t>
      </w:r>
      <w:r>
        <w:t>specific cop</w:t>
      </w:r>
      <w:r w:rsidR="00B6169F">
        <w:t>y</w:t>
      </w:r>
      <w:r>
        <w:t xml:space="preserve"> of </w:t>
      </w:r>
      <w:r w:rsidR="00477241">
        <w:t>a</w:t>
      </w:r>
      <w:r>
        <w:t xml:space="preserve"> catalogue. Where possible, any annotation of price information or buyer name should be checked against additional annotated copies of the sale to confirm details, and your notes should reflect the location and source of the annotated copy referenced. </w:t>
      </w:r>
    </w:p>
    <w:p w14:paraId="24560EC0" w14:textId="67BCC7D9" w:rsidR="002D3FAA" w:rsidRPr="00301F09" w:rsidRDefault="002D3FAA" w:rsidP="00D7382D">
      <w:pPr>
        <w:spacing w:line="360" w:lineRule="auto"/>
        <w:ind w:firstLine="720"/>
        <w:rPr>
          <w:b/>
          <w:bCs/>
          <w:color w:val="5B9AD5"/>
        </w:rPr>
      </w:pPr>
      <w:r w:rsidRPr="00301F09">
        <w:t>Auctioneer</w:t>
      </w:r>
      <w:r w:rsidR="00B6169F">
        <w:t>s’</w:t>
      </w:r>
      <w:r w:rsidRPr="00301F09">
        <w:t xml:space="preserve"> copies of </w:t>
      </w:r>
      <w:r w:rsidR="00B6169F">
        <w:t>catalogue</w:t>
      </w:r>
      <w:r w:rsidR="00B60ED5">
        <w:t>s</w:t>
      </w:r>
      <w:r w:rsidR="00B6169F">
        <w:t xml:space="preserve"> </w:t>
      </w:r>
      <w:r w:rsidRPr="00301F09">
        <w:t xml:space="preserve">will also record the final prices and </w:t>
      </w:r>
      <w:r w:rsidR="07B17813" w:rsidRPr="00301F09">
        <w:t>can</w:t>
      </w:r>
      <w:r w:rsidRPr="00301F09">
        <w:t xml:space="preserve"> include buyer notes, although access to these generally depends on the institutional policies of the auction house.</w:t>
      </w:r>
      <w:r w:rsidRPr="00301F09">
        <w:rPr>
          <w:rStyle w:val="EndnoteReference"/>
        </w:rPr>
        <w:endnoteReference w:id="148"/>
      </w:r>
      <w:r w:rsidRPr="00301F09">
        <w:t xml:space="preserve"> </w:t>
      </w:r>
    </w:p>
    <w:p w14:paraId="4247F45D" w14:textId="56BA9116" w:rsidR="002D3FAA" w:rsidRPr="00301F09" w:rsidRDefault="002D3FAA" w:rsidP="5D7FDE1B">
      <w:pPr>
        <w:spacing w:line="360" w:lineRule="auto"/>
        <w:ind w:firstLine="720"/>
        <w:rPr>
          <w:rStyle w:val="EndnoteReference"/>
        </w:rPr>
      </w:pPr>
      <w:r w:rsidRPr="00301F09">
        <w:t>Additional res</w:t>
      </w:r>
      <w:r w:rsidRPr="00B60ED5">
        <w:t>ources inc</w:t>
      </w:r>
      <w:r w:rsidRPr="00301F09">
        <w:t>lude a subset of price lists printed separately with buyer names, most notably produced by Christie’s and Sotheby’s for sales in London in the early</w:t>
      </w:r>
      <w:r w:rsidR="00B60ED5">
        <w:t xml:space="preserve"> </w:t>
      </w:r>
      <w:r w:rsidRPr="00301F09">
        <w:t>to</w:t>
      </w:r>
      <w:r w:rsidR="00B60ED5">
        <w:t xml:space="preserve"> </w:t>
      </w:r>
      <w:r w:rsidRPr="00301F09">
        <w:t>mid</w:t>
      </w:r>
      <w:r w:rsidR="00B60ED5">
        <w:t>-</w:t>
      </w:r>
      <w:r w:rsidRPr="00301F09">
        <w:t>twentieth century.</w:t>
      </w:r>
      <w:r w:rsidRPr="00301F09">
        <w:rPr>
          <w:rStyle w:val="EndnoteReference"/>
        </w:rPr>
        <w:endnoteReference w:id="149"/>
      </w:r>
      <w:r w:rsidRPr="00301F09">
        <w:t xml:space="preserve"> Like regular estimate and price lists, these are often pasted or added into auction catalogues where preserved. The</w:t>
      </w:r>
      <w:r w:rsidR="432DA853" w:rsidRPr="00301F09">
        <w:t>y</w:t>
      </w:r>
      <w:r w:rsidRPr="00301F09">
        <w:t xml:space="preserve"> contain the names of purchasers, who may be agents for the ultimate buyer.</w:t>
      </w:r>
      <w:r w:rsidRPr="00301F09">
        <w:rPr>
          <w:rStyle w:val="EndnoteReference"/>
        </w:rPr>
        <w:endnoteReference w:id="150"/>
      </w:r>
      <w:r w:rsidR="00162E82">
        <w:t xml:space="preserve"> </w:t>
      </w:r>
      <w:r w:rsidRPr="00301F09">
        <w:t>However limited and inconsistent, these price lists are invaluable research tools, particularly when used as a corpus</w:t>
      </w:r>
      <w:r w:rsidRPr="45BC76E2">
        <w:rPr>
          <w:i/>
          <w:iCs/>
        </w:rPr>
        <w:t xml:space="preserve"> </w:t>
      </w:r>
      <w:r w:rsidRPr="00301F09">
        <w:t>to see broader patterns</w:t>
      </w:r>
      <w:r w:rsidR="00B60ED5">
        <w:t xml:space="preserve"> of purchasing and recurring names</w:t>
      </w:r>
      <w:r w:rsidRPr="00301F09">
        <w:t xml:space="preserve">. </w:t>
      </w:r>
    </w:p>
    <w:p w14:paraId="5EA29DE1" w14:textId="299685C3" w:rsidR="002D3FAA" w:rsidRPr="00301F09" w:rsidRDefault="002D3FAA" w:rsidP="5D7FDE1B">
      <w:pPr>
        <w:spacing w:line="360" w:lineRule="auto"/>
        <w:ind w:firstLine="720"/>
        <w:rPr>
          <w:rStyle w:val="EndnoteReference"/>
        </w:rPr>
      </w:pPr>
      <w:r w:rsidRPr="00301F09">
        <w:t xml:space="preserve">Archival correspondence between owners, buyers, and auction houses relating to auctions </w:t>
      </w:r>
      <w:r w:rsidR="07B17813" w:rsidRPr="00301F09">
        <w:t>is sometimes</w:t>
      </w:r>
      <w:r w:rsidRPr="00301F09">
        <w:t xml:space="preserve"> preserved in personal copies of </w:t>
      </w:r>
      <w:r w:rsidR="00B767CF">
        <w:t>sales</w:t>
      </w:r>
      <w:r w:rsidRPr="00301F09">
        <w:t xml:space="preserve"> catalogues. This kind of correspondence may also </w:t>
      </w:r>
      <w:r w:rsidR="07B17813" w:rsidRPr="00301F09">
        <w:t>feature</w:t>
      </w:r>
      <w:r w:rsidRPr="00301F09">
        <w:t xml:space="preserve"> in the personal archives of other individuals involved in a sale, such as the seller or </w:t>
      </w:r>
      <w:r w:rsidR="00B60ED5">
        <w:t xml:space="preserve">an </w:t>
      </w:r>
      <w:r w:rsidRPr="00301F09">
        <w:t>advising expert.</w:t>
      </w:r>
    </w:p>
    <w:p w14:paraId="58854534" w14:textId="4EDDED7A" w:rsidR="002D3FAA" w:rsidRDefault="002D3FAA" w:rsidP="00876360">
      <w:pPr>
        <w:spacing w:line="360" w:lineRule="auto"/>
        <w:ind w:firstLine="720"/>
      </w:pPr>
      <w:r w:rsidRPr="5D7FDE1B">
        <w:t xml:space="preserve">Auction houses may facilitate the sale of objects privately in what is called a private treaty sale. These sales are, de facto, considerably harder to trace than public auctions, although promotional sales </w:t>
      </w:r>
      <w:r w:rsidRPr="5D7FDE1B">
        <w:lastRenderedPageBreak/>
        <w:t xml:space="preserve">documentation or dossiers on the objects may </w:t>
      </w:r>
      <w:r w:rsidR="00B60ED5">
        <w:t xml:space="preserve">have </w:t>
      </w:r>
      <w:r w:rsidRPr="5D7FDE1B">
        <w:t>be</w:t>
      </w:r>
      <w:r w:rsidR="00B60ED5">
        <w:t>en</w:t>
      </w:r>
      <w:r w:rsidRPr="5D7FDE1B">
        <w:t xml:space="preserve"> compiled and made available to potential buyers prior to the sale. </w:t>
      </w:r>
      <w:r w:rsidR="1F9E40C9" w:rsidRPr="5D7FDE1B">
        <w:t xml:space="preserve">The same is true for private exhibitions held for the purposes of sales. </w:t>
      </w:r>
    </w:p>
    <w:p w14:paraId="08D0281F" w14:textId="77777777" w:rsidR="00876360" w:rsidRPr="00301F09" w:rsidRDefault="00876360" w:rsidP="00876360">
      <w:pPr>
        <w:spacing w:line="360" w:lineRule="auto"/>
        <w:ind w:firstLine="720"/>
        <w:rPr>
          <w:i/>
          <w:iCs/>
        </w:rPr>
      </w:pPr>
    </w:p>
    <w:p w14:paraId="4DC19FBB" w14:textId="7006ECEB" w:rsidR="002D3FAA" w:rsidRPr="00D85D51" w:rsidRDefault="002D3FAA" w:rsidP="00D85D51">
      <w:pPr>
        <w:pStyle w:val="Heading4"/>
        <w:rPr>
          <w:i w:val="0"/>
          <w:iCs w:val="0"/>
        </w:rPr>
      </w:pPr>
      <w:r w:rsidRPr="00D85D51">
        <w:rPr>
          <w:i w:val="0"/>
          <w:iCs w:val="0"/>
        </w:rPr>
        <w:t xml:space="preserve">Using </w:t>
      </w:r>
      <w:r w:rsidR="00B11619" w:rsidRPr="00D85D51">
        <w:rPr>
          <w:i w:val="0"/>
          <w:iCs w:val="0"/>
        </w:rPr>
        <w:t>Auction Catalogues</w:t>
      </w:r>
    </w:p>
    <w:p w14:paraId="7289BD31" w14:textId="68F5B47C" w:rsidR="002D3FAA" w:rsidRPr="00301F09" w:rsidRDefault="002D3FAA" w:rsidP="00D7382D">
      <w:pPr>
        <w:spacing w:line="360" w:lineRule="auto"/>
      </w:pPr>
      <w:r w:rsidRPr="00301F09">
        <w:t xml:space="preserve">Lot descriptions </w:t>
      </w:r>
      <w:r w:rsidR="003410A3" w:rsidRPr="00301F09">
        <w:t>can</w:t>
      </w:r>
      <w:r w:rsidRPr="00301F09">
        <w:t xml:space="preserve"> be vague, cursory, or written by nonspecialists, resulting in confusing or erroneous accounts or attributions that make it difficult to identify an object. Dimensions may be incorrect, and photographs may not include mounts or supporting elements that c</w:t>
      </w:r>
      <w:r w:rsidR="00D673FF" w:rsidRPr="00301F09">
        <w:t>ould</w:t>
      </w:r>
      <w:r w:rsidRPr="00301F09">
        <w:t xml:space="preserve"> help to secure an identification. </w:t>
      </w:r>
      <w:r w:rsidRPr="00301F09">
        <w:rPr>
          <w:rFonts w:eastAsia="Times New Roman"/>
          <w:color w:val="000000" w:themeColor="text1"/>
        </w:rPr>
        <w:t>In the frequent event that an auction catalogue or a particular lot is unillustrated</w:t>
      </w:r>
      <w:r w:rsidRPr="00301F09">
        <w:rPr>
          <w:rFonts w:eastAsia="Times New Roman"/>
        </w:rPr>
        <w:t xml:space="preserve">, identifying an object might require well-documented labels or stickers, prior publications, documentation connected to the purchaser, and in some cases, illustrations or photographs of objects in the auction made by researchers, agents, or other interested third parties. </w:t>
      </w:r>
      <w:r w:rsidRPr="00301F09">
        <w:t xml:space="preserve">Cross-referencing a larger collection against other sources, like contemporary gem casts or earlier publications of the collection, </w:t>
      </w:r>
      <w:r w:rsidR="003410A3" w:rsidRPr="00301F09">
        <w:t>can</w:t>
      </w:r>
      <w:r w:rsidRPr="00301F09">
        <w:t xml:space="preserve"> confirm the identity of a singular lot from that collection.</w:t>
      </w:r>
    </w:p>
    <w:p w14:paraId="292BF219" w14:textId="42840C7B" w:rsidR="002D3FAA" w:rsidRDefault="002D3FAA" w:rsidP="00D7382D">
      <w:pPr>
        <w:spacing w:line="360" w:lineRule="auto"/>
        <w:ind w:firstLine="720"/>
        <w:rPr>
          <w:color w:val="000000" w:themeColor="text1"/>
        </w:rPr>
      </w:pPr>
      <w:r w:rsidRPr="00301F09">
        <w:rPr>
          <w:color w:val="000000" w:themeColor="text1"/>
        </w:rPr>
        <w:t>An unusual example of a third-party illustration comes from the artist Gabriel Saint-Aubin, who created small sketches of many lots in the margins of his copy of the auction catalogue for the sale of Pierre-Jean Mariette’s estate in 1776. Among them is a “cornaline” gem with “Sapho [</w:t>
      </w:r>
      <w:r w:rsidRPr="003F4AF0">
        <w:rPr>
          <w:i/>
          <w:iCs/>
          <w:color w:val="000000" w:themeColor="text1"/>
        </w:rPr>
        <w:t>sic</w:t>
      </w:r>
      <w:r w:rsidRPr="00301F09">
        <w:rPr>
          <w:color w:val="000000" w:themeColor="text1"/>
        </w:rPr>
        <w:t>]</w:t>
      </w:r>
      <w:r w:rsidR="003F4AF0">
        <w:rPr>
          <w:color w:val="000000" w:themeColor="text1"/>
        </w:rPr>
        <w:t>”</w:t>
      </w:r>
      <w:r w:rsidRPr="00301F09">
        <w:rPr>
          <w:color w:val="000000" w:themeColor="text1"/>
        </w:rPr>
        <w:t xml:space="preserve"> and </w:t>
      </w:r>
      <w:r w:rsidR="003F4AF0">
        <w:rPr>
          <w:color w:val="000000" w:themeColor="text1"/>
        </w:rPr>
        <w:t>“</w:t>
      </w:r>
      <w:r w:rsidRPr="00301F09">
        <w:rPr>
          <w:color w:val="000000" w:themeColor="text1"/>
        </w:rPr>
        <w:t xml:space="preserve">Phaon,” which </w:t>
      </w:r>
      <w:r w:rsidRPr="00D85D51">
        <w:rPr>
          <w:color w:val="000000" w:themeColor="text1"/>
        </w:rPr>
        <w:t>was acquired by the Getty in 2017 (</w:t>
      </w:r>
      <w:hyperlink r:id="rId55">
        <w:r w:rsidRPr="00D85D51">
          <w:t>2017.2</w:t>
        </w:r>
      </w:hyperlink>
      <w:r w:rsidRPr="00D85D51">
        <w:rPr>
          <w:color w:val="000000" w:themeColor="text1"/>
        </w:rPr>
        <w:t>)</w:t>
      </w:r>
      <w:r w:rsidR="004E4C04" w:rsidRPr="00D85D51">
        <w:rPr>
          <w:rStyle w:val="EndnoteReference"/>
          <w:color w:val="000000" w:themeColor="text1"/>
        </w:rPr>
        <w:endnoteReference w:id="151"/>
      </w:r>
      <w:r w:rsidRPr="00D85D51">
        <w:rPr>
          <w:color w:val="000000" w:themeColor="text1"/>
        </w:rPr>
        <w:t xml:space="preserve"> and </w:t>
      </w:r>
      <w:r w:rsidR="003F4AF0" w:rsidRPr="00D85D51">
        <w:rPr>
          <w:color w:val="000000" w:themeColor="text1"/>
        </w:rPr>
        <w:t xml:space="preserve">is </w:t>
      </w:r>
      <w:r w:rsidRPr="00D85D51">
        <w:rPr>
          <w:color w:val="000000" w:themeColor="text1"/>
        </w:rPr>
        <w:t xml:space="preserve">now identified as </w:t>
      </w:r>
      <w:r w:rsidR="003F4AF0" w:rsidRPr="00D85D51">
        <w:rPr>
          <w:color w:val="000000" w:themeColor="text1"/>
        </w:rPr>
        <w:t xml:space="preserve">showing </w:t>
      </w:r>
      <w:r w:rsidRPr="00D85D51">
        <w:rPr>
          <w:color w:val="000000" w:themeColor="text1"/>
        </w:rPr>
        <w:t>a scene of Venus and Anchises (</w:t>
      </w:r>
      <w:hyperlink w:anchor="fig-35" w:history="1">
        <w:r w:rsidRPr="00D85D51">
          <w:rPr>
            <w:rStyle w:val="Hyperlink"/>
          </w:rPr>
          <w:t xml:space="preserve">fig. </w:t>
        </w:r>
        <w:r w:rsidR="65C40609" w:rsidRPr="00D85D51">
          <w:rPr>
            <w:rStyle w:val="Hyperlink"/>
          </w:rPr>
          <w:t>3</w:t>
        </w:r>
        <w:r w:rsidR="00610B8F" w:rsidRPr="00D85D51">
          <w:rPr>
            <w:rStyle w:val="Hyperlink"/>
          </w:rPr>
          <w:t>5</w:t>
        </w:r>
      </w:hyperlink>
      <w:r w:rsidRPr="00D85D51">
        <w:rPr>
          <w:color w:val="000000" w:themeColor="text1"/>
        </w:rPr>
        <w:t>).</w:t>
      </w:r>
      <w:r w:rsidRPr="00D85D51">
        <w:rPr>
          <w:rStyle w:val="EndnoteReference"/>
          <w:color w:val="000000" w:themeColor="text1"/>
        </w:rPr>
        <w:endnoteReference w:id="152"/>
      </w:r>
      <w:r w:rsidRPr="00301F09">
        <w:rPr>
          <w:color w:val="000000" w:themeColor="text1"/>
        </w:rPr>
        <w:t xml:space="preserve"> Although the gem had been documented as part of Mariette’s collection, the sketch helped to confirm its identification in </w:t>
      </w:r>
      <w:r w:rsidR="49F7FD46" w:rsidRPr="00301F09">
        <w:rPr>
          <w:color w:val="000000" w:themeColor="text1"/>
        </w:rPr>
        <w:t>t</w:t>
      </w:r>
      <w:r w:rsidRPr="00301F09">
        <w:rPr>
          <w:color w:val="000000" w:themeColor="text1"/>
        </w:rPr>
        <w:t>his auction. An annotation in Aubin’s catalogue further indicates that the gem was retained by or sold to Basan, the auctioneer, but the end result is unclear, and this</w:t>
      </w:r>
      <w:r w:rsidR="00EF7D78">
        <w:rPr>
          <w:color w:val="000000" w:themeColor="text1"/>
        </w:rPr>
        <w:t xml:space="preserve"> wording</w:t>
      </w:r>
      <w:r w:rsidRPr="00301F09">
        <w:rPr>
          <w:color w:val="000000" w:themeColor="text1"/>
        </w:rPr>
        <w:t xml:space="preserve"> may also reflect that the gem was bought in. </w:t>
      </w:r>
    </w:p>
    <w:p w14:paraId="42A69226" w14:textId="5D07CAB2" w:rsidR="00D85D51" w:rsidRPr="00D85D51" w:rsidRDefault="00D85D51" w:rsidP="00D85D51">
      <w:pPr>
        <w:spacing w:line="360" w:lineRule="auto"/>
        <w:rPr>
          <w:b/>
          <w:bCs/>
          <w:color w:val="000000" w:themeColor="text1"/>
        </w:rPr>
      </w:pPr>
      <w:r w:rsidRPr="00D85D51">
        <w:rPr>
          <w:b/>
          <w:bCs/>
          <w:color w:val="000000" w:themeColor="text1"/>
        </w:rPr>
        <w:t>[[fig-35]]</w:t>
      </w:r>
    </w:p>
    <w:p w14:paraId="5A6B29A7" w14:textId="122B8837" w:rsidR="002D3FAA" w:rsidRDefault="002D3FAA" w:rsidP="00ED657A">
      <w:pPr>
        <w:spacing w:line="360" w:lineRule="auto"/>
        <w:ind w:firstLine="720"/>
        <w:rPr>
          <w:color w:val="000000" w:themeColor="text1"/>
        </w:rPr>
      </w:pPr>
      <w:r w:rsidRPr="00301F09">
        <w:rPr>
          <w:color w:val="000000" w:themeColor="text1"/>
        </w:rPr>
        <w:t xml:space="preserve">Photographs from auction catalogues should be considered as carefully as any other image, but they can be particularly instructive for objects that have undergone </w:t>
      </w:r>
      <w:r w:rsidR="00A60EC3">
        <w:rPr>
          <w:color w:val="000000" w:themeColor="text1"/>
        </w:rPr>
        <w:t xml:space="preserve">cumulative </w:t>
      </w:r>
      <w:r w:rsidRPr="00301F09">
        <w:rPr>
          <w:color w:val="000000" w:themeColor="text1"/>
        </w:rPr>
        <w:t>restoration</w:t>
      </w:r>
      <w:r w:rsidR="0069546A">
        <w:rPr>
          <w:color w:val="000000" w:themeColor="text1"/>
        </w:rPr>
        <w:t>s or removal of restorations</w:t>
      </w:r>
      <w:r w:rsidRPr="00301F09">
        <w:rPr>
          <w:color w:val="000000" w:themeColor="text1"/>
        </w:rPr>
        <w:t xml:space="preserve">. This </w:t>
      </w:r>
      <w:r w:rsidR="432DA853" w:rsidRPr="00301F09">
        <w:rPr>
          <w:color w:val="000000" w:themeColor="text1"/>
        </w:rPr>
        <w:t xml:space="preserve">is </w:t>
      </w:r>
      <w:r w:rsidRPr="00301F09">
        <w:rPr>
          <w:color w:val="000000" w:themeColor="text1"/>
        </w:rPr>
        <w:t>evident in the case of a Roman portrait (</w:t>
      </w:r>
      <w:hyperlink r:id="rId56" w:history="1">
        <w:r w:rsidRPr="00007FBF">
          <w:t>74.AA.63</w:t>
        </w:r>
      </w:hyperlink>
      <w:r w:rsidRPr="00301F09">
        <w:rPr>
          <w:color w:val="000000" w:themeColor="text1"/>
        </w:rPr>
        <w:t>)</w:t>
      </w:r>
      <w:r w:rsidR="105C41B0" w:rsidRPr="00301F09">
        <w:rPr>
          <w:color w:val="000000" w:themeColor="text1"/>
        </w:rPr>
        <w:t>,</w:t>
      </w:r>
      <w:r w:rsidR="002836B7" w:rsidRPr="00301F09">
        <w:rPr>
          <w:rStyle w:val="EndnoteReference"/>
          <w:color w:val="000000" w:themeColor="text1"/>
        </w:rPr>
        <w:endnoteReference w:id="153"/>
      </w:r>
      <w:r w:rsidRPr="00301F09">
        <w:rPr>
          <w:color w:val="000000" w:themeColor="text1"/>
        </w:rPr>
        <w:t xml:space="preserve"> which we identified by chance from an illustration in a 1905 auction catalogue while systematically reviewing auction</w:t>
      </w:r>
      <w:r w:rsidR="04AA0AA3" w:rsidRPr="00301F09">
        <w:rPr>
          <w:color w:val="000000" w:themeColor="text1"/>
        </w:rPr>
        <w:t xml:space="preserve">s </w:t>
      </w:r>
      <w:r w:rsidRPr="00301F09">
        <w:rPr>
          <w:color w:val="000000" w:themeColor="text1"/>
        </w:rPr>
        <w:t xml:space="preserve">of </w:t>
      </w:r>
      <w:r w:rsidRPr="00D85D51">
        <w:rPr>
          <w:color w:val="000000" w:themeColor="text1"/>
        </w:rPr>
        <w:t>antiquities (</w:t>
      </w:r>
      <w:hyperlink w:anchor="fig-36" w:history="1">
        <w:r w:rsidRPr="00D85D51">
          <w:rPr>
            <w:rStyle w:val="Hyperlink"/>
          </w:rPr>
          <w:t xml:space="preserve">fig. </w:t>
        </w:r>
        <w:r w:rsidR="27D13F1D" w:rsidRPr="00D85D51">
          <w:rPr>
            <w:rStyle w:val="Hyperlink"/>
          </w:rPr>
          <w:t>3</w:t>
        </w:r>
        <w:r w:rsidR="00610B8F" w:rsidRPr="00D85D51">
          <w:rPr>
            <w:rStyle w:val="Hyperlink"/>
          </w:rPr>
          <w:t>6</w:t>
        </w:r>
      </w:hyperlink>
      <w:r w:rsidRPr="00D85D51">
        <w:rPr>
          <w:color w:val="000000" w:themeColor="text1"/>
        </w:rPr>
        <w:t>).</w:t>
      </w:r>
      <w:r w:rsidRPr="00D85D51">
        <w:rPr>
          <w:rStyle w:val="EndnoteReference"/>
          <w:color w:val="000000" w:themeColor="text1"/>
        </w:rPr>
        <w:endnoteReference w:id="154"/>
      </w:r>
      <w:r w:rsidRPr="00D85D51">
        <w:rPr>
          <w:color w:val="000000" w:themeColor="text1"/>
        </w:rPr>
        <w:t xml:space="preserve"> The</w:t>
      </w:r>
      <w:r w:rsidRPr="00301F09">
        <w:rPr>
          <w:color w:val="000000" w:themeColor="text1"/>
        </w:rPr>
        <w:t xml:space="preserve"> auction catalogue’s photo shows the head inset into a later bust, which was inscribed with the name “Titus Annius Milo.” Th</w:t>
      </w:r>
      <w:r w:rsidR="432DA853" w:rsidRPr="00301F09">
        <w:rPr>
          <w:color w:val="000000" w:themeColor="text1"/>
        </w:rPr>
        <w:t>is</w:t>
      </w:r>
      <w:r w:rsidRPr="00301F09">
        <w:rPr>
          <w:color w:val="000000" w:themeColor="text1"/>
        </w:rPr>
        <w:t xml:space="preserve"> bust had long since been </w:t>
      </w:r>
      <w:r w:rsidR="432DA853" w:rsidRPr="00301F09">
        <w:rPr>
          <w:color w:val="000000" w:themeColor="text1"/>
        </w:rPr>
        <w:t>separated</w:t>
      </w:r>
      <w:r w:rsidRPr="00301F09">
        <w:rPr>
          <w:color w:val="000000" w:themeColor="text1"/>
        </w:rPr>
        <w:t xml:space="preserve"> from the head, and with it this identification; neither was documented as part of the head</w:t>
      </w:r>
      <w:r w:rsidR="00D85D51">
        <w:rPr>
          <w:color w:val="000000" w:themeColor="text1"/>
        </w:rPr>
        <w:t>’</w:t>
      </w:r>
      <w:r w:rsidRPr="00301F09">
        <w:rPr>
          <w:color w:val="000000" w:themeColor="text1"/>
        </w:rPr>
        <w:t>s history</w:t>
      </w:r>
      <w:r w:rsidR="27DDF62C" w:rsidRPr="00301F09">
        <w:rPr>
          <w:color w:val="000000" w:themeColor="text1"/>
        </w:rPr>
        <w:t xml:space="preserve"> at the time of acquisition by the Getty</w:t>
      </w:r>
      <w:r w:rsidRPr="00301F09">
        <w:rPr>
          <w:color w:val="000000" w:themeColor="text1"/>
        </w:rPr>
        <w:t>. Without the auction photograph, connecting the lot description alone</w:t>
      </w:r>
      <w:r w:rsidRPr="00301F09" w:rsidDel="000E5B23">
        <w:rPr>
          <w:color w:val="000000" w:themeColor="text1"/>
        </w:rPr>
        <w:t>—</w:t>
      </w:r>
      <w:r w:rsidRPr="00301F09" w:rsidDel="000E5B23">
        <w:rPr>
          <w:color w:val="000000" w:themeColor="text1"/>
        </w:rPr>
        <w:lastRenderedPageBreak/>
        <w:t xml:space="preserve">“Roman Bust. </w:t>
      </w:r>
      <w:r w:rsidRPr="00301F09">
        <w:rPr>
          <w:color w:val="000000" w:themeColor="text1"/>
        </w:rPr>
        <w:t xml:space="preserve">Very beautiful modelling. The head is a genuine antique, and the bust has been made afterwards”—to the actual head, stripped as it was of any record of a bust or inscription, would have been </w:t>
      </w:r>
      <w:r w:rsidRPr="00D85D51">
        <w:rPr>
          <w:color w:val="000000" w:themeColor="text1"/>
        </w:rPr>
        <w:t>impossible (</w:t>
      </w:r>
      <w:hyperlink w:anchor="fig-37" w:history="1">
        <w:r w:rsidR="3A298F8D" w:rsidRPr="00D85D51">
          <w:rPr>
            <w:rStyle w:val="Hyperlink"/>
          </w:rPr>
          <w:t>fig.</w:t>
        </w:r>
        <w:r w:rsidR="4C6DBE16" w:rsidRPr="00D85D51">
          <w:rPr>
            <w:rStyle w:val="Hyperlink"/>
          </w:rPr>
          <w:t xml:space="preserve"> 3</w:t>
        </w:r>
        <w:r w:rsidR="00610B8F" w:rsidRPr="00D85D51">
          <w:rPr>
            <w:rStyle w:val="Hyperlink"/>
          </w:rPr>
          <w:t>7</w:t>
        </w:r>
      </w:hyperlink>
      <w:r w:rsidRPr="00D85D51">
        <w:rPr>
          <w:color w:val="000000" w:themeColor="text1"/>
        </w:rPr>
        <w:t>).</w:t>
      </w:r>
      <w:r w:rsidRPr="00301F09">
        <w:rPr>
          <w:color w:val="000000" w:themeColor="text1"/>
        </w:rPr>
        <w:t xml:space="preserve"> </w:t>
      </w:r>
    </w:p>
    <w:p w14:paraId="317E85FA" w14:textId="69DEA996" w:rsidR="00D85D51" w:rsidRPr="00D85D51" w:rsidRDefault="00D85D51" w:rsidP="00D85D51">
      <w:pPr>
        <w:spacing w:line="360" w:lineRule="auto"/>
        <w:rPr>
          <w:b/>
          <w:bCs/>
          <w:color w:val="000000" w:themeColor="text1"/>
        </w:rPr>
      </w:pPr>
      <w:r w:rsidRPr="00D85D51">
        <w:rPr>
          <w:b/>
          <w:bCs/>
          <w:color w:val="000000" w:themeColor="text1"/>
        </w:rPr>
        <w:t>[[fig-36]]</w:t>
      </w:r>
    </w:p>
    <w:p w14:paraId="6BFBFBD9" w14:textId="568264F7" w:rsidR="00D85D51" w:rsidRPr="00D85D51" w:rsidRDefault="00D85D51" w:rsidP="00D85D51">
      <w:pPr>
        <w:spacing w:line="360" w:lineRule="auto"/>
        <w:rPr>
          <w:b/>
          <w:bCs/>
          <w:color w:val="000000" w:themeColor="text1"/>
        </w:rPr>
      </w:pPr>
      <w:r w:rsidRPr="00D85D51">
        <w:rPr>
          <w:b/>
          <w:bCs/>
          <w:color w:val="000000" w:themeColor="text1"/>
        </w:rPr>
        <w:t>[[fig-37]]</w:t>
      </w:r>
    </w:p>
    <w:p w14:paraId="7FBF14A7" w14:textId="38FC8D15" w:rsidR="003571DC" w:rsidRDefault="49F7FD46" w:rsidP="00370E97">
      <w:pPr>
        <w:spacing w:line="360" w:lineRule="auto"/>
        <w:ind w:firstLine="720"/>
        <w:rPr>
          <w:color w:val="000000" w:themeColor="text1"/>
        </w:rPr>
      </w:pPr>
      <w:r w:rsidRPr="00301F09">
        <w:rPr>
          <w:color w:val="000000" w:themeColor="text1"/>
        </w:rPr>
        <w:t xml:space="preserve">Given the quantity of </w:t>
      </w:r>
      <w:r w:rsidR="002D3FAA" w:rsidRPr="00301F09">
        <w:rPr>
          <w:color w:val="000000" w:themeColor="text1"/>
        </w:rPr>
        <w:t xml:space="preserve">unillustrated </w:t>
      </w:r>
      <w:r w:rsidR="00B767CF">
        <w:rPr>
          <w:color w:val="000000" w:themeColor="text1"/>
        </w:rPr>
        <w:t>sales</w:t>
      </w:r>
      <w:r w:rsidR="002D3FAA" w:rsidRPr="00301F09">
        <w:rPr>
          <w:color w:val="000000" w:themeColor="text1"/>
        </w:rPr>
        <w:t xml:space="preserve"> catalogues</w:t>
      </w:r>
      <w:r w:rsidRPr="00301F09">
        <w:rPr>
          <w:color w:val="000000" w:themeColor="text1"/>
        </w:rPr>
        <w:t>,</w:t>
      </w:r>
      <w:r w:rsidR="5A72F9F0" w:rsidRPr="00301F09">
        <w:rPr>
          <w:color w:val="000000" w:themeColor="text1"/>
        </w:rPr>
        <w:t xml:space="preserve"> </w:t>
      </w:r>
      <w:r w:rsidR="002D3FAA" w:rsidRPr="00301F09">
        <w:rPr>
          <w:color w:val="000000" w:themeColor="text1"/>
        </w:rPr>
        <w:t>identifying every ancient object sold at auction will never be possible. While recent projects have made great inroads in uniting past sales with the modern locations of objects, particularly in the dispersal of Attic vases on the market, this kind of reconstruction is the exception rather than the rule.</w:t>
      </w:r>
      <w:r w:rsidR="002D3FAA" w:rsidRPr="00301F09">
        <w:rPr>
          <w:rStyle w:val="EndnoteReference"/>
          <w:color w:val="000000" w:themeColor="text1"/>
        </w:rPr>
        <w:endnoteReference w:id="155"/>
      </w:r>
      <w:r w:rsidR="002D3FAA" w:rsidRPr="00301F09">
        <w:rPr>
          <w:color w:val="000000" w:themeColor="text1"/>
        </w:rPr>
        <w:t xml:space="preserve"> Limited or inaccurate descriptions, a lack of illustrations, objects made in multiples, and the existence of large, poorly described lots are a reality that cannot be overcome by individual searches. Potential but unconfirmed matches should be noted in an object’s file for further research.</w:t>
      </w:r>
      <w:r w:rsidR="003571DC" w:rsidRPr="003571DC">
        <w:rPr>
          <w:color w:val="000000" w:themeColor="text1"/>
        </w:rPr>
        <w:t xml:space="preserve"> </w:t>
      </w:r>
    </w:p>
    <w:p w14:paraId="52FB35A4" w14:textId="77777777" w:rsidR="00D85D51" w:rsidRDefault="00D85D51" w:rsidP="00370E97">
      <w:pPr>
        <w:spacing w:line="360" w:lineRule="auto"/>
        <w:ind w:firstLine="720"/>
        <w:rPr>
          <w:color w:val="000000" w:themeColor="text1"/>
        </w:rPr>
      </w:pPr>
    </w:p>
    <w:p w14:paraId="089682BF" w14:textId="24B5D5E8" w:rsidR="002D3FAA" w:rsidRPr="00D85D51" w:rsidRDefault="002D3FAA" w:rsidP="00D85D51">
      <w:pPr>
        <w:pStyle w:val="Heading5"/>
        <w:rPr>
          <w:i/>
          <w:iCs/>
        </w:rPr>
      </w:pPr>
      <w:r w:rsidRPr="00D85D51">
        <w:rPr>
          <w:i/>
          <w:iCs/>
        </w:rPr>
        <w:t xml:space="preserve">Identifying </w:t>
      </w:r>
      <w:r w:rsidR="00D85D51" w:rsidRPr="00D85D51">
        <w:rPr>
          <w:i/>
          <w:iCs/>
        </w:rPr>
        <w:t>I</w:t>
      </w:r>
      <w:r w:rsidRPr="00D85D51">
        <w:rPr>
          <w:i/>
          <w:iCs/>
        </w:rPr>
        <w:t xml:space="preserve">ndividuals </w:t>
      </w:r>
    </w:p>
    <w:p w14:paraId="5A54E910" w14:textId="5E67C7BA" w:rsidR="002D3FAA" w:rsidRPr="00301F09" w:rsidRDefault="002D3FAA" w:rsidP="00D7382D">
      <w:pPr>
        <w:spacing w:line="360" w:lineRule="auto"/>
        <w:rPr>
          <w:rFonts w:eastAsia="Times New Roman"/>
          <w:color w:val="000000" w:themeColor="text1"/>
        </w:rPr>
      </w:pPr>
      <w:r w:rsidRPr="00301F09">
        <w:rPr>
          <w:rFonts w:eastAsia="Times New Roman"/>
          <w:color w:val="000000" w:themeColor="text1"/>
        </w:rPr>
        <w:t xml:space="preserve">Catalogues annotated by viewers at a sale (or people informed about the results) are a fundamental tool for identifying purchasers at auction. Such annotations document buyer names, sale prices, artwork commentary, and other relevant details, including references to sellers or consignors. Cross-check these annotations between different catalogues when possible and consider the source of the annotation where known. The annotation “buyer” </w:t>
      </w:r>
      <w:r w:rsidR="003410A3" w:rsidRPr="00301F09">
        <w:rPr>
          <w:rFonts w:eastAsia="Times New Roman"/>
          <w:color w:val="000000" w:themeColor="text1"/>
        </w:rPr>
        <w:t>can</w:t>
      </w:r>
      <w:r w:rsidRPr="00301F09">
        <w:rPr>
          <w:rFonts w:eastAsia="Times New Roman"/>
          <w:color w:val="000000" w:themeColor="text1"/>
        </w:rPr>
        <w:t xml:space="preserve"> be misleading; these often reflect agents for dealers or private buyers, and common names prevent easy identification. </w:t>
      </w:r>
    </w:p>
    <w:p w14:paraId="3251AD71" w14:textId="49621014" w:rsidR="001E49D0" w:rsidRDefault="002D3FAA" w:rsidP="00D7382D">
      <w:pPr>
        <w:spacing w:line="360" w:lineRule="auto"/>
        <w:ind w:firstLine="720"/>
        <w:rPr>
          <w:rFonts w:eastAsia="Times New Roman"/>
          <w:color w:val="000000" w:themeColor="text1"/>
        </w:rPr>
      </w:pPr>
      <w:r w:rsidRPr="5D7FDE1B">
        <w:rPr>
          <w:rFonts w:eastAsia="Times New Roman"/>
          <w:color w:val="000000" w:themeColor="text1"/>
        </w:rPr>
        <w:t>Buyer names and prices may be recorded in newspapers or trade publications reporting on the sal</w:t>
      </w:r>
      <w:r w:rsidRPr="00BA156D">
        <w:rPr>
          <w:rFonts w:eastAsia="Times New Roman"/>
          <w:color w:val="000000" w:themeColor="text1"/>
        </w:rPr>
        <w:t>e</w:t>
      </w:r>
      <w:r w:rsidR="000A293D" w:rsidRPr="00BA156D">
        <w:rPr>
          <w:rFonts w:eastAsia="Times New Roman"/>
          <w:color w:val="000000" w:themeColor="text1"/>
        </w:rPr>
        <w:t>;</w:t>
      </w:r>
      <w:r w:rsidRPr="00BA156D">
        <w:rPr>
          <w:rFonts w:eastAsia="Times New Roman"/>
          <w:color w:val="000000" w:themeColor="text1"/>
        </w:rPr>
        <w:t xml:space="preserve"> </w:t>
      </w:r>
      <w:r w:rsidR="000A293D" w:rsidRPr="00BA156D">
        <w:rPr>
          <w:rFonts w:eastAsia="Times New Roman"/>
          <w:color w:val="000000" w:themeColor="text1"/>
        </w:rPr>
        <w:t>however</w:t>
      </w:r>
      <w:r w:rsidR="003D61E7" w:rsidRPr="00BA156D">
        <w:rPr>
          <w:rFonts w:eastAsia="Times New Roman"/>
          <w:color w:val="000000" w:themeColor="text1"/>
        </w:rPr>
        <w:t xml:space="preserve">, </w:t>
      </w:r>
      <w:r w:rsidR="003D61E7">
        <w:rPr>
          <w:rFonts w:eastAsia="Times New Roman"/>
          <w:color w:val="000000" w:themeColor="text1"/>
        </w:rPr>
        <w:t>p</w:t>
      </w:r>
      <w:r w:rsidRPr="5D7FDE1B">
        <w:rPr>
          <w:rFonts w:eastAsia="Times New Roman"/>
          <w:color w:val="000000" w:themeColor="text1"/>
        </w:rPr>
        <w:t xml:space="preserve">rivacy considerations of </w:t>
      </w:r>
      <w:r w:rsidR="003D61E7">
        <w:rPr>
          <w:rFonts w:eastAsia="Times New Roman"/>
          <w:color w:val="000000" w:themeColor="text1"/>
        </w:rPr>
        <w:t xml:space="preserve">recent decades </w:t>
      </w:r>
      <w:r w:rsidRPr="5D7FDE1B">
        <w:rPr>
          <w:rFonts w:eastAsia="Times New Roman"/>
          <w:color w:val="000000" w:themeColor="text1"/>
        </w:rPr>
        <w:t>preclude this for contemporary sales</w:t>
      </w:r>
      <w:r w:rsidR="000A293D">
        <w:rPr>
          <w:rFonts w:eastAsia="Times New Roman"/>
          <w:color w:val="000000" w:themeColor="text1"/>
        </w:rPr>
        <w:t>.</w:t>
      </w:r>
      <w:r w:rsidRPr="5D7FDE1B">
        <w:rPr>
          <w:rFonts w:eastAsia="Times New Roman"/>
          <w:color w:val="000000" w:themeColor="text1"/>
        </w:rPr>
        <w:t xml:space="preserve"> </w:t>
      </w:r>
      <w:r w:rsidR="000A293D">
        <w:rPr>
          <w:rFonts w:eastAsia="Times New Roman"/>
          <w:color w:val="000000" w:themeColor="text1"/>
        </w:rPr>
        <w:t>Still,</w:t>
      </w:r>
      <w:r w:rsidRPr="5D7FDE1B">
        <w:rPr>
          <w:rFonts w:eastAsia="Times New Roman"/>
          <w:color w:val="000000" w:themeColor="text1"/>
        </w:rPr>
        <w:t xml:space="preserve"> reports on the art market can continue to inform on the sales room as well as any public information as to the buyer’s identity, trade, or collection location.</w:t>
      </w:r>
      <w:r w:rsidRPr="5D7FDE1B">
        <w:rPr>
          <w:rStyle w:val="EndnoteReference"/>
          <w:rFonts w:eastAsia="Times New Roman"/>
          <w:color w:val="000000" w:themeColor="text1"/>
        </w:rPr>
        <w:endnoteReference w:id="156"/>
      </w:r>
      <w:r w:rsidRPr="5D7FDE1B">
        <w:rPr>
          <w:rFonts w:eastAsia="Times New Roman"/>
          <w:color w:val="000000" w:themeColor="text1"/>
        </w:rPr>
        <w:t xml:space="preserve"> Identifying the seller remains an arduous t</w:t>
      </w:r>
      <w:r w:rsidRPr="5D7FDE1B">
        <w:rPr>
          <w:rFonts w:eastAsia="Times New Roman"/>
        </w:rPr>
        <w:t>ask</w:t>
      </w:r>
      <w:r w:rsidRPr="5D7FDE1B">
        <w:rPr>
          <w:rFonts w:eastAsia="Times New Roman"/>
          <w:color w:val="000000" w:themeColor="text1"/>
        </w:rPr>
        <w:t xml:space="preserve">, particularly with limited access to auction house records, although archival documentation of the sale in owner or scholar archives can help. </w:t>
      </w:r>
    </w:p>
    <w:p w14:paraId="06C071FE" w14:textId="77777777" w:rsidR="00D85D51" w:rsidRPr="00301F09" w:rsidRDefault="00D85D51" w:rsidP="00D7382D">
      <w:pPr>
        <w:spacing w:line="360" w:lineRule="auto"/>
        <w:ind w:firstLine="720"/>
        <w:rPr>
          <w:rFonts w:eastAsia="Times New Roman"/>
          <w:color w:val="000000" w:themeColor="text1"/>
        </w:rPr>
      </w:pPr>
    </w:p>
    <w:p w14:paraId="6A879D4B" w14:textId="108A9457" w:rsidR="002D3FAA" w:rsidRPr="00D85D51" w:rsidRDefault="002D3FAA" w:rsidP="00D85D51">
      <w:pPr>
        <w:pStyle w:val="Heading5"/>
        <w:rPr>
          <w:i/>
          <w:iCs/>
        </w:rPr>
      </w:pPr>
      <w:r w:rsidRPr="00D85D51">
        <w:rPr>
          <w:i/>
          <w:iCs/>
        </w:rPr>
        <w:lastRenderedPageBreak/>
        <w:t xml:space="preserve">Art </w:t>
      </w:r>
      <w:r w:rsidR="00CD0BDB" w:rsidRPr="00D85D51">
        <w:rPr>
          <w:i/>
          <w:iCs/>
        </w:rPr>
        <w:t xml:space="preserve">Market Provenance </w:t>
      </w:r>
      <w:r w:rsidRPr="00D85D51">
        <w:rPr>
          <w:i/>
          <w:iCs/>
        </w:rPr>
        <w:t xml:space="preserve">and </w:t>
      </w:r>
      <w:r w:rsidR="00CD0BDB" w:rsidRPr="00D85D51">
        <w:rPr>
          <w:i/>
          <w:iCs/>
        </w:rPr>
        <w:t xml:space="preserve">Findspots </w:t>
      </w:r>
    </w:p>
    <w:p w14:paraId="11825792" w14:textId="2AE435E8" w:rsidR="007C577B" w:rsidRPr="00301F09" w:rsidDel="005908AE" w:rsidRDefault="24D47BCE" w:rsidP="0447ACBC">
      <w:pPr>
        <w:spacing w:line="360" w:lineRule="auto"/>
      </w:pPr>
      <w:r w:rsidRPr="00301F09">
        <w:rPr>
          <w:rFonts w:eastAsia="Times New Roman"/>
          <w:color w:val="000000" w:themeColor="text1"/>
        </w:rPr>
        <w:t xml:space="preserve">Poring over </w:t>
      </w:r>
      <w:r w:rsidR="00B767CF">
        <w:rPr>
          <w:rFonts w:eastAsia="Times New Roman"/>
          <w:color w:val="000000" w:themeColor="text1"/>
        </w:rPr>
        <w:t>sales</w:t>
      </w:r>
      <w:r w:rsidRPr="00301F09">
        <w:rPr>
          <w:rFonts w:eastAsia="Times New Roman"/>
          <w:color w:val="000000" w:themeColor="text1"/>
        </w:rPr>
        <w:t xml:space="preserve"> catalogues is a reminder that a complete record of </w:t>
      </w:r>
      <w:r w:rsidR="5F3FB8DD" w:rsidRPr="00301F09">
        <w:rPr>
          <w:rFonts w:eastAsia="Times New Roman"/>
          <w:color w:val="000000" w:themeColor="text1"/>
        </w:rPr>
        <w:t>an object’s ownership history or place of discovery</w:t>
      </w:r>
      <w:r w:rsidRPr="00301F09">
        <w:rPr>
          <w:rFonts w:eastAsia="Times New Roman"/>
          <w:color w:val="000000" w:themeColor="text1"/>
        </w:rPr>
        <w:t xml:space="preserve"> was not a standard part of auction or dealer practice until recently</w:t>
      </w:r>
      <w:r w:rsidR="5F3FB8DD" w:rsidRPr="00301F09">
        <w:rPr>
          <w:rFonts w:eastAsia="Times New Roman"/>
          <w:color w:val="000000" w:themeColor="text1"/>
        </w:rPr>
        <w:t>, and</w:t>
      </w:r>
      <w:r w:rsidRPr="00301F09">
        <w:rPr>
          <w:rFonts w:eastAsia="Times New Roman"/>
          <w:color w:val="000000" w:themeColor="text1"/>
        </w:rPr>
        <w:t xml:space="preserve"> the absence of information regarding prior ownership, auction sales, publications, or </w:t>
      </w:r>
      <w:r w:rsidR="63346219">
        <w:rPr>
          <w:rFonts w:eastAsia="Times New Roman"/>
          <w:color w:val="000000" w:themeColor="text1"/>
        </w:rPr>
        <w:t>findspot</w:t>
      </w:r>
      <w:r w:rsidRPr="00301F09">
        <w:rPr>
          <w:rFonts w:eastAsia="Times New Roman"/>
          <w:color w:val="000000" w:themeColor="text1"/>
        </w:rPr>
        <w:t xml:space="preserve"> in </w:t>
      </w:r>
      <w:r w:rsidR="00B767CF">
        <w:rPr>
          <w:rFonts w:eastAsia="Times New Roman"/>
          <w:color w:val="000000" w:themeColor="text1"/>
        </w:rPr>
        <w:t>sales</w:t>
      </w:r>
      <w:r w:rsidRPr="00301F09">
        <w:rPr>
          <w:rFonts w:eastAsia="Times New Roman"/>
          <w:color w:val="000000" w:themeColor="text1"/>
        </w:rPr>
        <w:t xml:space="preserve"> catalogues is extremely common. </w:t>
      </w:r>
      <w:r w:rsidR="043E0181" w:rsidRPr="00301F09">
        <w:t>I</w:t>
      </w:r>
      <w:r w:rsidRPr="00301F09">
        <w:t xml:space="preserve">f you suspect an object </w:t>
      </w:r>
      <w:r w:rsidR="159E3289" w:rsidRPr="00301F09">
        <w:t>has</w:t>
      </w:r>
      <w:r w:rsidRPr="00301F09">
        <w:t xml:space="preserve"> previously been offered at auction, a wholesale search is advisable</w:t>
      </w:r>
      <w:r w:rsidR="7BF9E15A">
        <w:t>,</w:t>
      </w:r>
      <w:r w:rsidRPr="00301F09">
        <w:t xml:space="preserve"> as </w:t>
      </w:r>
      <w:r w:rsidR="043E0181" w:rsidRPr="00301F09">
        <w:t xml:space="preserve">missing </w:t>
      </w:r>
      <w:r w:rsidRPr="00301F09">
        <w:t xml:space="preserve">provenance references do not </w:t>
      </w:r>
      <w:r w:rsidR="5F3FB8DD" w:rsidRPr="00301F09">
        <w:t>necessaril</w:t>
      </w:r>
      <w:r w:rsidRPr="00301F09">
        <w:t>y indicate a</w:t>
      </w:r>
      <w:r w:rsidR="19A0DE8A" w:rsidRPr="00301F09">
        <w:t>n actual</w:t>
      </w:r>
      <w:r w:rsidRPr="00301F09">
        <w:t xml:space="preserve"> lack of provenance.</w:t>
      </w:r>
      <w:r w:rsidR="002D3FAA" w:rsidRPr="00301F09">
        <w:rPr>
          <w:rStyle w:val="EndnoteReference"/>
        </w:rPr>
        <w:endnoteReference w:id="157"/>
      </w:r>
      <w:r w:rsidR="2DD1ED7F" w:rsidRPr="00301F09">
        <w:rPr>
          <w:rFonts w:eastAsia="Times New Roman"/>
          <w:color w:val="000000" w:themeColor="text1"/>
        </w:rPr>
        <w:t xml:space="preserve"> </w:t>
      </w:r>
      <w:r w:rsidRPr="00301F09">
        <w:rPr>
          <w:rFonts w:eastAsia="Times New Roman"/>
          <w:color w:val="000000" w:themeColor="text1"/>
        </w:rPr>
        <w:t xml:space="preserve">The absence of such information is compounded by </w:t>
      </w:r>
      <w:r w:rsidR="043E0181" w:rsidRPr="00301F09">
        <w:rPr>
          <w:rFonts w:eastAsia="Times New Roman"/>
          <w:color w:val="000000" w:themeColor="text1"/>
        </w:rPr>
        <w:t>what we term</w:t>
      </w:r>
      <w:r w:rsidRPr="00301F09">
        <w:rPr>
          <w:rFonts w:eastAsia="Times New Roman"/>
          <w:color w:val="000000" w:themeColor="text1"/>
        </w:rPr>
        <w:t xml:space="preserve"> “art market provenances”</w:t>
      </w:r>
      <w:r w:rsidR="3DBE9215">
        <w:rPr>
          <w:rFonts w:eastAsia="Times New Roman"/>
          <w:color w:val="000000" w:themeColor="text1"/>
        </w:rPr>
        <w:t>—</w:t>
      </w:r>
      <w:r w:rsidRPr="00301F09">
        <w:rPr>
          <w:rFonts w:eastAsia="Times New Roman"/>
          <w:color w:val="000000" w:themeColor="text1"/>
        </w:rPr>
        <w:t xml:space="preserve">provenance or findspot </w:t>
      </w:r>
      <w:r w:rsidR="043E0181" w:rsidRPr="00301F09">
        <w:rPr>
          <w:rFonts w:eastAsia="Times New Roman"/>
          <w:color w:val="000000" w:themeColor="text1"/>
        </w:rPr>
        <w:t>data</w:t>
      </w:r>
      <w:r w:rsidRPr="00301F09">
        <w:rPr>
          <w:rFonts w:eastAsia="Times New Roman"/>
          <w:color w:val="000000" w:themeColor="text1"/>
        </w:rPr>
        <w:t xml:space="preserve"> </w:t>
      </w:r>
      <w:r w:rsidR="043E0181" w:rsidRPr="00301F09">
        <w:rPr>
          <w:rFonts w:eastAsia="Times New Roman"/>
          <w:color w:val="000000" w:themeColor="text1"/>
        </w:rPr>
        <w:t xml:space="preserve">that </w:t>
      </w:r>
      <w:r w:rsidR="5F3FB8DD" w:rsidRPr="00301F09">
        <w:rPr>
          <w:rFonts w:eastAsia="Times New Roman"/>
          <w:color w:val="000000" w:themeColor="text1"/>
        </w:rPr>
        <w:t>are</w:t>
      </w:r>
      <w:r w:rsidR="043E0181" w:rsidRPr="00301F09">
        <w:rPr>
          <w:rFonts w:eastAsia="Times New Roman"/>
          <w:color w:val="000000" w:themeColor="text1"/>
        </w:rPr>
        <w:t xml:space="preserve"> </w:t>
      </w:r>
      <w:r w:rsidRPr="00301F09">
        <w:rPr>
          <w:rFonts w:eastAsia="Times New Roman"/>
          <w:color w:val="000000" w:themeColor="text1"/>
        </w:rPr>
        <w:t>provided at the time of sale. Th</w:t>
      </w:r>
      <w:r w:rsidR="5F3FB8DD" w:rsidRPr="00301F09">
        <w:rPr>
          <w:rFonts w:eastAsia="Times New Roman"/>
          <w:color w:val="000000" w:themeColor="text1"/>
        </w:rPr>
        <w:t xml:space="preserve">ese </w:t>
      </w:r>
      <w:r w:rsidR="7BF9E15A" w:rsidRPr="64E49F7A">
        <w:rPr>
          <w:rFonts w:eastAsia="Times New Roman"/>
          <w:color w:val="000000" w:themeColor="text1"/>
        </w:rPr>
        <w:t xml:space="preserve">have </w:t>
      </w:r>
      <w:r w:rsidRPr="00301F09">
        <w:rPr>
          <w:rFonts w:eastAsia="Times New Roman"/>
          <w:color w:val="000000" w:themeColor="text1"/>
        </w:rPr>
        <w:t>often</w:t>
      </w:r>
      <w:r w:rsidR="7BF9E15A" w:rsidRPr="64E49F7A">
        <w:rPr>
          <w:rFonts w:eastAsia="Times New Roman"/>
          <w:color w:val="000000" w:themeColor="text1"/>
        </w:rPr>
        <w:t xml:space="preserve"> been</w:t>
      </w:r>
      <w:r w:rsidRPr="00301F09">
        <w:rPr>
          <w:rFonts w:eastAsia="Times New Roman"/>
          <w:color w:val="000000" w:themeColor="text1"/>
        </w:rPr>
        <w:t xml:space="preserve"> written with an eye toward emphasizing an object’s value or prestige. </w:t>
      </w:r>
      <w:r w:rsidR="5F3FB8DD" w:rsidRPr="00301F09">
        <w:rPr>
          <w:rFonts w:eastAsia="Times New Roman"/>
          <w:color w:val="000000" w:themeColor="text1"/>
        </w:rPr>
        <w:t xml:space="preserve">Their </w:t>
      </w:r>
      <w:r w:rsidRPr="00301F09">
        <w:rPr>
          <w:rFonts w:eastAsia="Times New Roman"/>
          <w:color w:val="000000" w:themeColor="text1"/>
        </w:rPr>
        <w:t>source</w:t>
      </w:r>
      <w:r w:rsidR="5F3FB8DD" w:rsidRPr="00301F09">
        <w:rPr>
          <w:rFonts w:eastAsia="Times New Roman"/>
          <w:color w:val="000000" w:themeColor="text1"/>
        </w:rPr>
        <w:t>s</w:t>
      </w:r>
      <w:r w:rsidRPr="00301F09">
        <w:rPr>
          <w:rFonts w:eastAsia="Times New Roman"/>
          <w:color w:val="000000" w:themeColor="text1"/>
        </w:rPr>
        <w:t xml:space="preserve"> </w:t>
      </w:r>
      <w:r w:rsidR="5F3FB8DD" w:rsidRPr="00301F09">
        <w:rPr>
          <w:rFonts w:eastAsia="Times New Roman"/>
          <w:color w:val="000000" w:themeColor="text1"/>
        </w:rPr>
        <w:t xml:space="preserve">are </w:t>
      </w:r>
      <w:r w:rsidRPr="00301F09">
        <w:rPr>
          <w:rFonts w:eastAsia="Times New Roman"/>
          <w:color w:val="000000" w:themeColor="text1"/>
        </w:rPr>
        <w:t xml:space="preserve">often unknown or absent, resulting in the common “said to be” formula, and </w:t>
      </w:r>
      <w:r w:rsidR="5F3FB8DD" w:rsidRPr="00301F09">
        <w:rPr>
          <w:rFonts w:eastAsia="Times New Roman"/>
          <w:color w:val="000000" w:themeColor="text1"/>
        </w:rPr>
        <w:t>they</w:t>
      </w:r>
      <w:r w:rsidRPr="00301F09">
        <w:rPr>
          <w:rFonts w:eastAsia="Times New Roman"/>
          <w:color w:val="000000" w:themeColor="text1"/>
        </w:rPr>
        <w:t xml:space="preserve"> often lack details that would allow </w:t>
      </w:r>
      <w:r w:rsidR="5F3FB8DD" w:rsidRPr="00301F09">
        <w:rPr>
          <w:rFonts w:eastAsia="Times New Roman"/>
          <w:color w:val="000000" w:themeColor="text1"/>
        </w:rPr>
        <w:t>for their</w:t>
      </w:r>
      <w:r w:rsidRPr="00301F09">
        <w:rPr>
          <w:rFonts w:eastAsia="Times New Roman"/>
          <w:color w:val="000000" w:themeColor="text1"/>
        </w:rPr>
        <w:t xml:space="preserve"> </w:t>
      </w:r>
      <w:r w:rsidR="5F3FB8DD" w:rsidRPr="00301F09">
        <w:rPr>
          <w:rFonts w:eastAsia="Times New Roman"/>
          <w:color w:val="000000" w:themeColor="text1"/>
        </w:rPr>
        <w:t xml:space="preserve">verification </w:t>
      </w:r>
      <w:r w:rsidRPr="00301F09">
        <w:rPr>
          <w:rFonts w:eastAsia="Times New Roman"/>
          <w:color w:val="000000" w:themeColor="text1"/>
        </w:rPr>
        <w:t xml:space="preserve">or </w:t>
      </w:r>
      <w:r w:rsidR="5F3FB8DD" w:rsidRPr="00301F09">
        <w:rPr>
          <w:rFonts w:eastAsia="Times New Roman"/>
          <w:color w:val="000000" w:themeColor="text1"/>
        </w:rPr>
        <w:t>interpretation</w:t>
      </w:r>
      <w:r w:rsidR="7BF9E15A">
        <w:rPr>
          <w:rFonts w:eastAsia="Times New Roman"/>
          <w:color w:val="000000" w:themeColor="text1"/>
        </w:rPr>
        <w:t>.</w:t>
      </w:r>
      <w:r w:rsidR="00A94696" w:rsidRPr="00301F09">
        <w:rPr>
          <w:rStyle w:val="EndnoteReference"/>
          <w:rFonts w:eastAsia="Times New Roman"/>
          <w:color w:val="000000" w:themeColor="text1"/>
        </w:rPr>
        <w:endnoteReference w:id="158"/>
      </w:r>
      <w:r w:rsidR="7BF9E15A">
        <w:rPr>
          <w:rFonts w:eastAsia="Times New Roman"/>
          <w:color w:val="000000" w:themeColor="text1"/>
        </w:rPr>
        <w:t xml:space="preserve"> T</w:t>
      </w:r>
      <w:r w:rsidRPr="00301F09">
        <w:rPr>
          <w:rFonts w:eastAsia="Times New Roman"/>
          <w:color w:val="000000" w:themeColor="text1"/>
        </w:rPr>
        <w:t>hese statements may also conflate</w:t>
      </w:r>
      <w:r w:rsidR="5F3FB8DD" w:rsidRPr="00301F09">
        <w:rPr>
          <w:rFonts w:eastAsia="Times New Roman"/>
          <w:color w:val="000000" w:themeColor="text1"/>
        </w:rPr>
        <w:t xml:space="preserve"> a</w:t>
      </w:r>
      <w:r w:rsidRPr="00301F09">
        <w:rPr>
          <w:rFonts w:eastAsia="Times New Roman"/>
          <w:color w:val="000000" w:themeColor="text1"/>
        </w:rPr>
        <w:t xml:space="preserve"> stylistic </w:t>
      </w:r>
      <w:r w:rsidR="5F3FB8DD" w:rsidRPr="00301F09">
        <w:rPr>
          <w:rFonts w:eastAsia="Times New Roman"/>
          <w:color w:val="000000" w:themeColor="text1"/>
        </w:rPr>
        <w:t>attribution with a suggested findspot.</w:t>
      </w:r>
      <w:r w:rsidRPr="00301F09">
        <w:rPr>
          <w:rFonts w:eastAsia="Times New Roman"/>
          <w:color w:val="000000" w:themeColor="text1"/>
        </w:rPr>
        <w:t xml:space="preserve"> For example, is “Said to be from Boeotia” a commentary on </w:t>
      </w:r>
      <w:r w:rsidR="5F3FB8DD" w:rsidRPr="00301F09">
        <w:rPr>
          <w:rFonts w:eastAsia="Times New Roman"/>
          <w:color w:val="000000" w:themeColor="text1"/>
        </w:rPr>
        <w:t xml:space="preserve">a terracotta </w:t>
      </w:r>
      <w:r w:rsidRPr="00301F09">
        <w:rPr>
          <w:rFonts w:eastAsia="Times New Roman"/>
          <w:color w:val="000000" w:themeColor="text1"/>
        </w:rPr>
        <w:t>object’s recent history, or a reflection of the fabric of the clay and the style of the artwork?</w:t>
      </w:r>
      <w:r w:rsidR="002D3FAA" w:rsidRPr="00301F09">
        <w:rPr>
          <w:rStyle w:val="EndnoteReference"/>
          <w:rFonts w:eastAsia="Times New Roman"/>
          <w:color w:val="000000" w:themeColor="text1"/>
        </w:rPr>
        <w:endnoteReference w:id="159"/>
      </w:r>
      <w:r w:rsidRPr="00301F09">
        <w:rPr>
          <w:rFonts w:eastAsia="Times New Roman"/>
          <w:color w:val="000000" w:themeColor="text1"/>
        </w:rPr>
        <w:t xml:space="preserve"> At what point was it said to be from Boeotia, and by whom?</w:t>
      </w:r>
      <w:r w:rsidR="043E0181" w:rsidRPr="00301F09">
        <w:rPr>
          <w:rFonts w:eastAsia="Times New Roman"/>
          <w:color w:val="000000" w:themeColor="text1"/>
        </w:rPr>
        <w:t xml:space="preserve"> </w:t>
      </w:r>
      <w:r w:rsidR="5E62F51A" w:rsidRPr="0447ACBC">
        <w:rPr>
          <w:rFonts w:ascii="Calibri" w:eastAsia="Calibri" w:hAnsi="Calibri" w:cs="Times New Roman"/>
          <w:color w:val="000000" w:themeColor="text1"/>
        </w:rPr>
        <w:t>Caution should likewise be applied to said-to-be information about groups of objects. Sellers, buyers, and dealers may split an associated group, but the market can also create false groups, whether on purpose (</w:t>
      </w:r>
      <w:r w:rsidR="008F7246">
        <w:rPr>
          <w:rFonts w:ascii="Calibri" w:eastAsia="Calibri" w:hAnsi="Calibri" w:cs="Times New Roman"/>
          <w:color w:val="000000" w:themeColor="text1"/>
        </w:rPr>
        <w:t xml:space="preserve">e.g., </w:t>
      </w:r>
      <w:r w:rsidR="5E62F51A" w:rsidRPr="0447ACBC">
        <w:rPr>
          <w:rFonts w:ascii="Calibri" w:eastAsia="Calibri" w:hAnsi="Calibri" w:cs="Times New Roman"/>
          <w:color w:val="000000" w:themeColor="text1"/>
        </w:rPr>
        <w:t>a purported tomb</w:t>
      </w:r>
      <w:r w:rsidR="5E62F51A" w:rsidRPr="5AE489F2">
        <w:rPr>
          <w:rFonts w:ascii="Calibri" w:eastAsia="Calibri" w:hAnsi="Calibri" w:cs="Times New Roman"/>
          <w:color w:val="000000" w:themeColor="text1"/>
        </w:rPr>
        <w:t xml:space="preserve"> group) or through accidental association (</w:t>
      </w:r>
      <w:r w:rsidR="008F7246">
        <w:rPr>
          <w:rFonts w:ascii="Calibri" w:eastAsia="Calibri" w:hAnsi="Calibri" w:cs="Times New Roman"/>
          <w:color w:val="000000" w:themeColor="text1"/>
        </w:rPr>
        <w:t xml:space="preserve">e.g., </w:t>
      </w:r>
      <w:r w:rsidR="5E62F51A" w:rsidRPr="5AE489F2">
        <w:rPr>
          <w:rFonts w:ascii="Calibri" w:eastAsia="Calibri" w:hAnsi="Calibri" w:cs="Times New Roman"/>
          <w:color w:val="000000" w:themeColor="text1"/>
        </w:rPr>
        <w:t xml:space="preserve">gems grouped together with no actual shared provenance or </w:t>
      </w:r>
      <w:r w:rsidR="0692C36E">
        <w:rPr>
          <w:rFonts w:ascii="Calibri" w:eastAsia="Calibri" w:hAnsi="Calibri" w:cs="Times New Roman"/>
          <w:color w:val="000000" w:themeColor="text1"/>
        </w:rPr>
        <w:t>findspot</w:t>
      </w:r>
      <w:r w:rsidR="5E62F51A" w:rsidRPr="5AE489F2">
        <w:rPr>
          <w:rFonts w:ascii="Calibri" w:eastAsia="Calibri" w:hAnsi="Calibri" w:cs="Times New Roman"/>
          <w:color w:val="000000" w:themeColor="text1"/>
        </w:rPr>
        <w:t xml:space="preserve"> relationship.) While these relationships need to be preserved as part of object records, p</w:t>
      </w:r>
      <w:r w:rsidR="5E62F51A">
        <w:t>roximity cannot be taken as evidence for provenance.</w:t>
      </w:r>
      <w:r w:rsidR="144531F9">
        <w:t xml:space="preserve"> </w:t>
      </w:r>
      <w:r w:rsidR="043E0181" w:rsidRPr="00301F09">
        <w:rPr>
          <w:rFonts w:eastAsia="Times New Roman"/>
          <w:color w:val="000000" w:themeColor="text1"/>
        </w:rPr>
        <w:t xml:space="preserve">To complicate matters further, said-to-be information </w:t>
      </w:r>
      <w:r w:rsidR="159E3289" w:rsidRPr="00301F09">
        <w:rPr>
          <w:rFonts w:eastAsia="Times New Roman"/>
          <w:color w:val="000000" w:themeColor="text1"/>
        </w:rPr>
        <w:t>can</w:t>
      </w:r>
      <w:r w:rsidR="043E0181" w:rsidRPr="00301F09">
        <w:rPr>
          <w:rFonts w:eastAsia="Times New Roman"/>
          <w:color w:val="000000" w:themeColor="text1"/>
        </w:rPr>
        <w:t xml:space="preserve"> be presented interchangeably with d</w:t>
      </w:r>
      <w:r w:rsidRPr="00301F09">
        <w:rPr>
          <w:rFonts w:eastAsia="Times New Roman"/>
          <w:color w:val="000000" w:themeColor="text1"/>
        </w:rPr>
        <w:t xml:space="preserve">ocumented provenance and </w:t>
      </w:r>
      <w:r w:rsidR="690E6D09">
        <w:rPr>
          <w:rFonts w:eastAsia="Times New Roman"/>
          <w:color w:val="000000" w:themeColor="text1"/>
        </w:rPr>
        <w:t>findspot</w:t>
      </w:r>
      <w:r w:rsidRPr="00301F09">
        <w:rPr>
          <w:rFonts w:eastAsia="Times New Roman"/>
          <w:color w:val="000000" w:themeColor="text1"/>
        </w:rPr>
        <w:t xml:space="preserve"> information and </w:t>
      </w:r>
      <w:r w:rsidR="0EBFEC81" w:rsidRPr="64E49F7A">
        <w:rPr>
          <w:rFonts w:eastAsia="Times New Roman"/>
          <w:color w:val="000000" w:themeColor="text1"/>
        </w:rPr>
        <w:t xml:space="preserve">falsely </w:t>
      </w:r>
      <w:r w:rsidRPr="00301F09">
        <w:rPr>
          <w:rFonts w:eastAsia="Times New Roman"/>
          <w:color w:val="000000" w:themeColor="text1"/>
        </w:rPr>
        <w:t xml:space="preserve">treated </w:t>
      </w:r>
      <w:r w:rsidRPr="00301F09" w:rsidDel="20A2A99A">
        <w:rPr>
          <w:rFonts w:eastAsia="Times New Roman"/>
          <w:color w:val="000000" w:themeColor="text1"/>
        </w:rPr>
        <w:t xml:space="preserve">with </w:t>
      </w:r>
      <w:r w:rsidRPr="00301F09">
        <w:rPr>
          <w:rFonts w:eastAsia="Times New Roman"/>
          <w:color w:val="000000" w:themeColor="text1"/>
        </w:rPr>
        <w:t>parity</w:t>
      </w:r>
      <w:r w:rsidRPr="00301F09" w:rsidDel="3017D2E5">
        <w:rPr>
          <w:rFonts w:eastAsia="Times New Roman"/>
          <w:color w:val="000000" w:themeColor="text1"/>
        </w:rPr>
        <w:t xml:space="preserve">. </w:t>
      </w:r>
      <w:r w:rsidRPr="00301F09">
        <w:rPr>
          <w:rFonts w:eastAsia="Times New Roman"/>
          <w:color w:val="000000" w:themeColor="text1"/>
        </w:rPr>
        <w:t>Unverified information can then be repeated or otherwise perpetuated</w:t>
      </w:r>
      <w:r w:rsidR="43870992" w:rsidRPr="00301F09">
        <w:rPr>
          <w:rFonts w:eastAsia="Times New Roman"/>
          <w:color w:val="000000" w:themeColor="text1"/>
        </w:rPr>
        <w:t xml:space="preserve"> (often without crediting the </w:t>
      </w:r>
      <w:r w:rsidR="00B767CF">
        <w:rPr>
          <w:rFonts w:eastAsia="Times New Roman"/>
          <w:color w:val="000000" w:themeColor="text1"/>
        </w:rPr>
        <w:t>sales</w:t>
      </w:r>
      <w:r w:rsidR="5F3FB8DD" w:rsidRPr="00301F09">
        <w:rPr>
          <w:rFonts w:eastAsia="Times New Roman"/>
          <w:color w:val="000000" w:themeColor="text1"/>
        </w:rPr>
        <w:t xml:space="preserve"> </w:t>
      </w:r>
      <w:r w:rsidR="43870992" w:rsidRPr="00301F09">
        <w:rPr>
          <w:rFonts w:eastAsia="Times New Roman"/>
          <w:color w:val="000000" w:themeColor="text1"/>
        </w:rPr>
        <w:t xml:space="preserve">catalogue as the source) </w:t>
      </w:r>
      <w:r w:rsidRPr="00301F09">
        <w:rPr>
          <w:rFonts w:eastAsia="Times New Roman"/>
          <w:color w:val="000000" w:themeColor="text1"/>
        </w:rPr>
        <w:t xml:space="preserve">and stylistic said-to-be data gets further interpreted in place of </w:t>
      </w:r>
      <w:r w:rsidR="43870992" w:rsidRPr="00301F09">
        <w:rPr>
          <w:rFonts w:eastAsia="Times New Roman"/>
          <w:color w:val="000000" w:themeColor="text1"/>
        </w:rPr>
        <w:t xml:space="preserve">securely documented </w:t>
      </w:r>
      <w:r w:rsidRPr="00301F09">
        <w:rPr>
          <w:rFonts w:eastAsia="Times New Roman"/>
          <w:color w:val="000000" w:themeColor="text1"/>
        </w:rPr>
        <w:t xml:space="preserve">provenance data. </w:t>
      </w:r>
    </w:p>
    <w:p w14:paraId="7DB0BD4B" w14:textId="460F54B5" w:rsidR="002D3FAA" w:rsidRPr="00301F09" w:rsidRDefault="002D3FAA" w:rsidP="00D7382D">
      <w:pPr>
        <w:spacing w:line="360" w:lineRule="auto"/>
        <w:ind w:firstLine="720"/>
        <w:rPr>
          <w:rFonts w:eastAsia="Times New Roman"/>
          <w:color w:val="000000" w:themeColor="text1"/>
        </w:rPr>
      </w:pPr>
      <w:r w:rsidRPr="00301F09">
        <w:rPr>
          <w:rFonts w:eastAsia="Times New Roman"/>
          <w:color w:val="000000" w:themeColor="text1"/>
        </w:rPr>
        <w:t xml:space="preserve">“With” and “from” followed by an owner’s name often indicate that an object was owned by a dealer, although the dates and method of transfer may not be indicated or included. </w:t>
      </w:r>
      <w:r w:rsidR="00734F7D">
        <w:t>We</w:t>
      </w:r>
      <w:r w:rsidRPr="00301F09">
        <w:t xml:space="preserve"> cannot reiterate enough that auction catalogues (and the authors, consignors, or annotators represented therein) have not treated provenance in equal ways over the past four centuries; even lots or essays within the same sale may reflect separate sources and standards of information. </w:t>
      </w:r>
      <w:r w:rsidRPr="00301F09">
        <w:rPr>
          <w:rFonts w:eastAsia="Times New Roman"/>
          <w:color w:val="000000" w:themeColor="text1"/>
        </w:rPr>
        <w:t>Verification m</w:t>
      </w:r>
      <w:r w:rsidR="003410A3" w:rsidRPr="00301F09">
        <w:rPr>
          <w:rFonts w:eastAsia="Times New Roman"/>
          <w:color w:val="000000" w:themeColor="text1"/>
        </w:rPr>
        <w:t>ust draw on</w:t>
      </w:r>
      <w:r w:rsidRPr="00301F09">
        <w:rPr>
          <w:rFonts w:eastAsia="Times New Roman"/>
          <w:color w:val="000000" w:themeColor="text1"/>
        </w:rPr>
        <w:t xml:space="preserve"> external publications or private paperwork, and auction houses or dealers may not retain or release records relating to earlier sales. </w:t>
      </w:r>
    </w:p>
    <w:p w14:paraId="50D1F7F6" w14:textId="1A4218BA" w:rsidR="0084270E" w:rsidRDefault="21F90DF9" w:rsidP="0084270E">
      <w:pPr>
        <w:spacing w:line="360" w:lineRule="auto"/>
        <w:ind w:firstLine="720"/>
        <w:rPr>
          <w:rFonts w:eastAsia="Times New Roman"/>
          <w:color w:val="000000" w:themeColor="text1"/>
        </w:rPr>
      </w:pPr>
      <w:r w:rsidRPr="308B685D">
        <w:rPr>
          <w:rFonts w:eastAsia="Times New Roman"/>
          <w:color w:val="000000" w:themeColor="text1"/>
        </w:rPr>
        <w:lastRenderedPageBreak/>
        <w:t>All this being said, omitting</w:t>
      </w:r>
      <w:r w:rsidR="002D3FAA" w:rsidRPr="308B685D">
        <w:rPr>
          <w:rFonts w:eastAsia="Times New Roman"/>
          <w:color w:val="000000" w:themeColor="text1"/>
        </w:rPr>
        <w:t xml:space="preserve"> an art market provenance</w:t>
      </w:r>
      <w:r w:rsidRPr="308B685D">
        <w:rPr>
          <w:rFonts w:eastAsia="Times New Roman"/>
          <w:color w:val="000000" w:themeColor="text1"/>
        </w:rPr>
        <w:t xml:space="preserve"> </w:t>
      </w:r>
      <w:r w:rsidR="002D3FAA" w:rsidRPr="308B685D">
        <w:rPr>
          <w:rFonts w:eastAsia="Times New Roman"/>
          <w:color w:val="000000" w:themeColor="text1"/>
        </w:rPr>
        <w:t xml:space="preserve">leaves </w:t>
      </w:r>
      <w:r w:rsidRPr="308B685D">
        <w:rPr>
          <w:rFonts w:eastAsia="Times New Roman"/>
          <w:color w:val="000000" w:themeColor="text1"/>
        </w:rPr>
        <w:t xml:space="preserve">an object’s biography </w:t>
      </w:r>
      <w:r w:rsidR="002D3FAA" w:rsidRPr="308B685D">
        <w:rPr>
          <w:rFonts w:eastAsia="Times New Roman"/>
          <w:color w:val="000000" w:themeColor="text1"/>
        </w:rPr>
        <w:t xml:space="preserve">incomplete and </w:t>
      </w:r>
      <w:r w:rsidR="00734F7D">
        <w:rPr>
          <w:rFonts w:eastAsia="Times New Roman"/>
          <w:color w:val="000000" w:themeColor="text1"/>
        </w:rPr>
        <w:t xml:space="preserve">can </w:t>
      </w:r>
      <w:r w:rsidRPr="308B685D">
        <w:rPr>
          <w:rFonts w:eastAsia="Times New Roman"/>
          <w:color w:val="000000" w:themeColor="text1"/>
        </w:rPr>
        <w:t>close down the possibility of future research. Conversely,</w:t>
      </w:r>
      <w:r w:rsidR="002D3FAA" w:rsidRPr="308B685D">
        <w:rPr>
          <w:rFonts w:eastAsia="Times New Roman"/>
          <w:color w:val="000000" w:themeColor="text1"/>
        </w:rPr>
        <w:t xml:space="preserve"> uncritically including </w:t>
      </w:r>
      <w:r w:rsidR="2CF1A9F7" w:rsidRPr="308B685D">
        <w:rPr>
          <w:rFonts w:eastAsia="Times New Roman"/>
          <w:color w:val="000000" w:themeColor="text1"/>
        </w:rPr>
        <w:t>such</w:t>
      </w:r>
      <w:r w:rsidR="002D3FAA" w:rsidRPr="308B685D">
        <w:rPr>
          <w:rFonts w:eastAsia="Times New Roman"/>
          <w:color w:val="000000" w:themeColor="text1"/>
        </w:rPr>
        <w:t xml:space="preserve"> information </w:t>
      </w:r>
      <w:r w:rsidR="2CF1A9F7" w:rsidRPr="308B685D">
        <w:rPr>
          <w:rFonts w:eastAsia="Times New Roman"/>
          <w:color w:val="000000" w:themeColor="text1"/>
        </w:rPr>
        <w:t xml:space="preserve">risks </w:t>
      </w:r>
      <w:r w:rsidRPr="308B685D">
        <w:rPr>
          <w:rFonts w:eastAsia="Times New Roman"/>
          <w:color w:val="000000" w:themeColor="text1"/>
        </w:rPr>
        <w:t>giv</w:t>
      </w:r>
      <w:r w:rsidR="2CF1A9F7" w:rsidRPr="308B685D">
        <w:rPr>
          <w:rFonts w:eastAsia="Times New Roman"/>
          <w:color w:val="000000" w:themeColor="text1"/>
        </w:rPr>
        <w:t>ing</w:t>
      </w:r>
      <w:r w:rsidRPr="308B685D">
        <w:rPr>
          <w:rFonts w:eastAsia="Times New Roman"/>
          <w:color w:val="000000" w:themeColor="text1"/>
        </w:rPr>
        <w:t xml:space="preserve"> it </w:t>
      </w:r>
      <w:r w:rsidR="002D3FAA" w:rsidRPr="308B685D">
        <w:rPr>
          <w:rFonts w:eastAsia="Times New Roman"/>
          <w:color w:val="000000" w:themeColor="text1"/>
        </w:rPr>
        <w:t xml:space="preserve">unwarranted validity. </w:t>
      </w:r>
      <w:r w:rsidR="2CF1A9F7" w:rsidRPr="308B685D">
        <w:rPr>
          <w:rFonts w:eastAsia="Times New Roman"/>
          <w:color w:val="000000" w:themeColor="text1"/>
        </w:rPr>
        <w:t xml:space="preserve">As noted above, the most </w:t>
      </w:r>
      <w:r w:rsidR="002D3FAA" w:rsidRPr="308B685D">
        <w:rPr>
          <w:rFonts w:eastAsia="Times New Roman"/>
          <w:color w:val="000000" w:themeColor="text1"/>
        </w:rPr>
        <w:t xml:space="preserve">pernicious </w:t>
      </w:r>
      <w:r w:rsidR="00166A74">
        <w:rPr>
          <w:rFonts w:eastAsia="Times New Roman"/>
          <w:color w:val="000000" w:themeColor="text1"/>
        </w:rPr>
        <w:t xml:space="preserve">aspect </w:t>
      </w:r>
      <w:r w:rsidR="002D3FAA" w:rsidRPr="308B685D">
        <w:rPr>
          <w:rFonts w:eastAsia="Times New Roman"/>
          <w:color w:val="000000" w:themeColor="text1"/>
        </w:rPr>
        <w:t>of said</w:t>
      </w:r>
      <w:r w:rsidR="00734F7D">
        <w:rPr>
          <w:rFonts w:eastAsia="Times New Roman"/>
          <w:color w:val="000000" w:themeColor="text1"/>
        </w:rPr>
        <w:t>-</w:t>
      </w:r>
      <w:r w:rsidR="002D3FAA" w:rsidRPr="308B685D">
        <w:rPr>
          <w:rFonts w:eastAsia="Times New Roman"/>
          <w:color w:val="000000" w:themeColor="text1"/>
        </w:rPr>
        <w:t>to</w:t>
      </w:r>
      <w:r w:rsidR="00734F7D">
        <w:rPr>
          <w:rFonts w:eastAsia="Times New Roman"/>
          <w:color w:val="000000" w:themeColor="text1"/>
        </w:rPr>
        <w:t>-</w:t>
      </w:r>
      <w:r w:rsidR="002D3FAA" w:rsidRPr="308B685D">
        <w:rPr>
          <w:rFonts w:eastAsia="Times New Roman"/>
          <w:color w:val="000000" w:themeColor="text1"/>
        </w:rPr>
        <w:t xml:space="preserve">be information is that it is often reproduced with the same level of trust as </w:t>
      </w:r>
      <w:r w:rsidR="386CE8D4" w:rsidRPr="308B685D">
        <w:rPr>
          <w:rFonts w:eastAsia="Times New Roman"/>
          <w:color w:val="000000" w:themeColor="text1"/>
        </w:rPr>
        <w:t>more reliably documented data.</w:t>
      </w:r>
      <w:r w:rsidR="002D3FAA" w:rsidRPr="308B685D">
        <w:rPr>
          <w:rFonts w:eastAsia="Times New Roman"/>
          <w:color w:val="000000" w:themeColor="text1"/>
        </w:rPr>
        <w:t xml:space="preserve"> </w:t>
      </w:r>
      <w:r w:rsidR="386CE8D4" w:rsidRPr="308B685D">
        <w:rPr>
          <w:rFonts w:eastAsia="Times New Roman"/>
          <w:color w:val="000000" w:themeColor="text1"/>
        </w:rPr>
        <w:t>T</w:t>
      </w:r>
      <w:r w:rsidR="002D3FAA" w:rsidRPr="308B685D">
        <w:rPr>
          <w:rFonts w:eastAsia="Times New Roman"/>
          <w:color w:val="000000" w:themeColor="text1"/>
        </w:rPr>
        <w:t xml:space="preserve">he passive construction has meant that the source </w:t>
      </w:r>
      <w:r w:rsidR="005905B4" w:rsidRPr="308B685D">
        <w:rPr>
          <w:rFonts w:eastAsia="Times New Roman"/>
          <w:color w:val="000000" w:themeColor="text1"/>
        </w:rPr>
        <w:t>is</w:t>
      </w:r>
      <w:r w:rsidR="002D3FAA" w:rsidRPr="308B685D">
        <w:rPr>
          <w:rFonts w:eastAsia="Times New Roman"/>
          <w:color w:val="000000" w:themeColor="text1"/>
        </w:rPr>
        <w:t xml:space="preserve"> dropped entirely</w:t>
      </w:r>
      <w:r w:rsidR="386CE8D4" w:rsidRPr="308B685D">
        <w:rPr>
          <w:rFonts w:eastAsia="Times New Roman"/>
          <w:color w:val="000000" w:themeColor="text1"/>
        </w:rPr>
        <w:t xml:space="preserve">, or </w:t>
      </w:r>
      <w:r w:rsidR="00C91469">
        <w:rPr>
          <w:rFonts w:eastAsia="Times New Roman"/>
          <w:color w:val="000000" w:themeColor="text1"/>
        </w:rPr>
        <w:t xml:space="preserve">that </w:t>
      </w:r>
      <w:r w:rsidR="386CE8D4" w:rsidRPr="308B685D">
        <w:rPr>
          <w:rFonts w:eastAsia="Times New Roman"/>
          <w:color w:val="000000" w:themeColor="text1"/>
        </w:rPr>
        <w:t>a tentative “said to be from Athens” has been simplified to become the more definitive</w:t>
      </w:r>
      <w:r w:rsidR="00166A74">
        <w:rPr>
          <w:rFonts w:eastAsia="Times New Roman"/>
          <w:color w:val="000000" w:themeColor="text1"/>
        </w:rPr>
        <w:t xml:space="preserve"> </w:t>
      </w:r>
      <w:r w:rsidR="386CE8D4" w:rsidRPr="308B685D">
        <w:rPr>
          <w:rFonts w:eastAsia="Times New Roman"/>
          <w:color w:val="000000" w:themeColor="text1"/>
        </w:rPr>
        <w:t>sounding “from Athens</w:t>
      </w:r>
      <w:r w:rsidR="001E49D0">
        <w:rPr>
          <w:rFonts w:eastAsia="Times New Roman"/>
          <w:color w:val="000000" w:themeColor="text1"/>
        </w:rPr>
        <w:t>.</w:t>
      </w:r>
      <w:r w:rsidR="386CE8D4" w:rsidRPr="308B685D">
        <w:rPr>
          <w:rFonts w:eastAsia="Times New Roman"/>
          <w:color w:val="000000" w:themeColor="text1"/>
        </w:rPr>
        <w:t>”</w:t>
      </w:r>
      <w:r w:rsidR="002D3FAA" w:rsidRPr="308B685D">
        <w:rPr>
          <w:rFonts w:eastAsia="Times New Roman"/>
          <w:color w:val="000000" w:themeColor="text1"/>
        </w:rPr>
        <w:t xml:space="preserve"> We suggest a consistent approach (as much as possible) to this kind of data, even as we recognize the challenge of retroactively redressing this within our own records. However and wherever </w:t>
      </w:r>
      <w:r w:rsidR="386CE8D4" w:rsidRPr="308B685D">
        <w:rPr>
          <w:rFonts w:eastAsia="Times New Roman"/>
          <w:color w:val="000000" w:themeColor="text1"/>
        </w:rPr>
        <w:t>you record</w:t>
      </w:r>
      <w:r w:rsidR="00166A74">
        <w:rPr>
          <w:rFonts w:eastAsia="Times New Roman"/>
          <w:color w:val="000000" w:themeColor="text1"/>
        </w:rPr>
        <w:t xml:space="preserve"> s</w:t>
      </w:r>
      <w:r w:rsidR="002C755F">
        <w:rPr>
          <w:rFonts w:eastAsia="Times New Roman"/>
          <w:color w:val="000000" w:themeColor="text1"/>
        </w:rPr>
        <w:t>ai</w:t>
      </w:r>
      <w:r w:rsidR="00166A74">
        <w:rPr>
          <w:rFonts w:eastAsia="Times New Roman"/>
          <w:color w:val="000000" w:themeColor="text1"/>
        </w:rPr>
        <w:t>d-to-be</w:t>
      </w:r>
      <w:r w:rsidR="002D3FAA" w:rsidRPr="308B685D">
        <w:rPr>
          <w:rFonts w:eastAsia="Times New Roman"/>
          <w:color w:val="000000" w:themeColor="text1"/>
        </w:rPr>
        <w:t xml:space="preserve"> data, it should be cited with caution and with adequate explanation.</w:t>
      </w:r>
    </w:p>
    <w:p w14:paraId="71D5DEA8" w14:textId="1D32EF45" w:rsidR="002D3FAA" w:rsidRDefault="5D4A6D3D" w:rsidP="0084270E">
      <w:pPr>
        <w:spacing w:line="360" w:lineRule="auto"/>
        <w:ind w:firstLine="720"/>
      </w:pPr>
      <w:r w:rsidRPr="00301F09">
        <w:rPr>
          <w:color w:val="000000" w:themeColor="text1"/>
        </w:rPr>
        <w:t>A</w:t>
      </w:r>
      <w:r w:rsidR="2CF1A9F7" w:rsidRPr="00301F09">
        <w:rPr>
          <w:color w:val="000000" w:themeColor="text1"/>
        </w:rPr>
        <w:t xml:space="preserve"> </w:t>
      </w:r>
      <w:r w:rsidR="0527CE7A" w:rsidRPr="00301F09">
        <w:rPr>
          <w:color w:val="000000" w:themeColor="text1"/>
        </w:rPr>
        <w:t>Roman bronze handle</w:t>
      </w:r>
      <w:r w:rsidR="2CF1A9F7" w:rsidRPr="00301F09">
        <w:rPr>
          <w:color w:val="000000" w:themeColor="text1"/>
        </w:rPr>
        <w:t xml:space="preserve"> (</w:t>
      </w:r>
      <w:hyperlink r:id="rId57">
        <w:r w:rsidR="2CF1A9F7" w:rsidRPr="00007FBF">
          <w:t>71.AC.356</w:t>
        </w:r>
      </w:hyperlink>
      <w:r w:rsidR="2CF1A9F7" w:rsidRPr="00007FBF">
        <w:t>)</w:t>
      </w:r>
      <w:r w:rsidR="0060144F" w:rsidRPr="00007FBF">
        <w:rPr>
          <w:rStyle w:val="EndnoteReference"/>
        </w:rPr>
        <w:endnoteReference w:id="160"/>
      </w:r>
      <w:r w:rsidR="2CF1A9F7" w:rsidRPr="001E49D0">
        <w:rPr>
          <w:color w:val="000000" w:themeColor="text1"/>
        </w:rPr>
        <w:t xml:space="preserve"> </w:t>
      </w:r>
      <w:r w:rsidR="2CF1A9F7" w:rsidRPr="00301F09">
        <w:rPr>
          <w:color w:val="000000" w:themeColor="text1"/>
        </w:rPr>
        <w:t>offers an example of an object that had be</w:t>
      </w:r>
      <w:r w:rsidRPr="00301F09">
        <w:rPr>
          <w:color w:val="000000" w:themeColor="text1"/>
        </w:rPr>
        <w:t>en</w:t>
      </w:r>
      <w:r w:rsidR="2CF1A9F7" w:rsidRPr="00301F09">
        <w:rPr>
          <w:color w:val="000000" w:themeColor="text1"/>
        </w:rPr>
        <w:t xml:space="preserve"> separated from its auction history.</w:t>
      </w:r>
      <w:r w:rsidR="00B53D82" w:rsidRPr="00301F09">
        <w:rPr>
          <w:rStyle w:val="EndnoteReference"/>
          <w:color w:val="000000" w:themeColor="text1"/>
        </w:rPr>
        <w:endnoteReference w:id="161"/>
      </w:r>
      <w:r w:rsidR="002D3FAA" w:rsidRPr="00301F09">
        <w:rPr>
          <w:color w:val="000000" w:themeColor="text1"/>
        </w:rPr>
        <w:t xml:space="preserve"> </w:t>
      </w:r>
      <w:r w:rsidR="002D3FAA" w:rsidRPr="00301F09">
        <w:t>At the time of</w:t>
      </w:r>
      <w:r w:rsidR="2CF1A9F7" w:rsidRPr="00301F09">
        <w:t xml:space="preserve"> its</w:t>
      </w:r>
      <w:r w:rsidR="002D3FAA" w:rsidRPr="00301F09">
        <w:t xml:space="preserve"> acquisition</w:t>
      </w:r>
      <w:r w:rsidR="2CF1A9F7" w:rsidRPr="00301F09">
        <w:t xml:space="preserve"> by the Getty in 1971</w:t>
      </w:r>
      <w:r w:rsidR="002D3FAA" w:rsidRPr="00301F09">
        <w:t>, only a single sale was recorded</w:t>
      </w:r>
      <w:r w:rsidR="00EC54CD">
        <w:t>:</w:t>
      </w:r>
      <w:r w:rsidR="002D3FAA" w:rsidRPr="00301F09">
        <w:t xml:space="preserve"> an auction in 1965.</w:t>
      </w:r>
      <w:r w:rsidR="002D3FAA" w:rsidRPr="00301F09">
        <w:rPr>
          <w:rStyle w:val="EndnoteReference"/>
        </w:rPr>
        <w:endnoteReference w:id="162"/>
      </w:r>
      <w:r w:rsidR="002D3FAA" w:rsidRPr="00301F09">
        <w:t xml:space="preserve"> But while reading through</w:t>
      </w:r>
      <w:r w:rsidR="763B29E0" w:rsidRPr="00301F09">
        <w:t xml:space="preserve"> an</w:t>
      </w:r>
      <w:r w:rsidR="002D3FAA" w:rsidRPr="00301F09">
        <w:t xml:space="preserve"> 1885 auction catalogue for the sale of the Julien Gréau collection, a match </w:t>
      </w:r>
      <w:r w:rsidR="002C755F">
        <w:t xml:space="preserve">to the Getty handle </w:t>
      </w:r>
      <w:r w:rsidR="002D3FAA" w:rsidRPr="00301F09">
        <w:t xml:space="preserve">was made </w:t>
      </w:r>
      <w:r w:rsidR="763B29E0" w:rsidRPr="00301F09">
        <w:t>with</w:t>
      </w:r>
      <w:r w:rsidR="002D3FAA" w:rsidRPr="00301F09">
        <w:t xml:space="preserve"> the etching of</w:t>
      </w:r>
      <w:r w:rsidR="002C755F">
        <w:t xml:space="preserve"> the auction’s</w:t>
      </w:r>
      <w:r w:rsidR="002D3FAA" w:rsidRPr="00301F09">
        <w:t xml:space="preserve"> lot 63</w:t>
      </w:r>
      <w:r w:rsidR="0017F40A" w:rsidRPr="00301F09">
        <w:t>, which</w:t>
      </w:r>
      <w:r w:rsidRPr="00301F09">
        <w:t xml:space="preserve"> describ</w:t>
      </w:r>
      <w:r w:rsidR="2CF1A9F7" w:rsidRPr="00301F09">
        <w:t xml:space="preserve">ed </w:t>
      </w:r>
      <w:r w:rsidR="0017F40A" w:rsidRPr="00301F09">
        <w:t xml:space="preserve">the handle as </w:t>
      </w:r>
      <w:r w:rsidR="001E49D0">
        <w:t>“</w:t>
      </w:r>
      <w:r w:rsidR="002D3FAA" w:rsidRPr="00301F09">
        <w:t>trouvé dans le Nord de la France</w:t>
      </w:r>
      <w:r w:rsidR="0017F40A" w:rsidRPr="00301F09">
        <w:t>.</w:t>
      </w:r>
      <w:r w:rsidR="001E49D0">
        <w:t>”</w:t>
      </w:r>
      <w:r w:rsidR="0017F40A" w:rsidRPr="00301F09">
        <w:t xml:space="preserve"> T</w:t>
      </w:r>
      <w:r w:rsidR="2CF1A9F7" w:rsidRPr="00301F09">
        <w:t>he</w:t>
      </w:r>
      <w:r w:rsidR="002D3FAA" w:rsidRPr="00301F09">
        <w:t xml:space="preserve"> full publication of </w:t>
      </w:r>
      <w:r w:rsidR="2CF1A9F7" w:rsidRPr="00301F09">
        <w:t xml:space="preserve">Gréau’s </w:t>
      </w:r>
      <w:r w:rsidR="002D3FAA" w:rsidRPr="00301F09">
        <w:t>collection</w:t>
      </w:r>
      <w:r w:rsidR="001E49D0">
        <w:t>—</w:t>
      </w:r>
      <w:r w:rsidR="2CF1A9F7" w:rsidRPr="00301F09">
        <w:t>also published in 1885</w:t>
      </w:r>
      <w:r w:rsidR="0017F40A" w:rsidRPr="00301F09">
        <w:t xml:space="preserve"> but not cited by</w:t>
      </w:r>
      <w:r w:rsidRPr="00301F09">
        <w:t xml:space="preserve"> the</w:t>
      </w:r>
      <w:r w:rsidR="0017F40A" w:rsidRPr="00301F09">
        <w:t xml:space="preserve"> </w:t>
      </w:r>
      <w:r w:rsidR="00B767CF">
        <w:t>sales</w:t>
      </w:r>
      <w:r w:rsidR="0017F40A" w:rsidRPr="00301F09">
        <w:t xml:space="preserve"> catalogue</w:t>
      </w:r>
      <w:r w:rsidR="001E49D0">
        <w:t>—</w:t>
      </w:r>
      <w:r w:rsidR="0017F40A" w:rsidRPr="00301F09">
        <w:t>gives</w:t>
      </w:r>
      <w:r w:rsidR="002D3FAA" w:rsidRPr="00301F09">
        <w:t xml:space="preserve"> a</w:t>
      </w:r>
      <w:r w:rsidRPr="00301F09">
        <w:t xml:space="preserve"> more precise</w:t>
      </w:r>
      <w:r w:rsidR="002D3FAA" w:rsidRPr="00301F09">
        <w:t xml:space="preserve"> </w:t>
      </w:r>
      <w:r w:rsidR="0017F40A" w:rsidRPr="00301F09">
        <w:t>findspot and an ownership history (</w:t>
      </w:r>
      <w:r w:rsidR="3AF39CBE" w:rsidRPr="00301F09">
        <w:t xml:space="preserve">although </w:t>
      </w:r>
      <w:r w:rsidR="4CCC8E75" w:rsidRPr="00301F09">
        <w:t>both await verification</w:t>
      </w:r>
      <w:r w:rsidR="0017F40A" w:rsidRPr="00301F09">
        <w:t>)</w:t>
      </w:r>
      <w:r w:rsidR="002D3FAA" w:rsidRPr="00301F09">
        <w:t xml:space="preserve">: </w:t>
      </w:r>
      <w:r w:rsidR="001E49D0">
        <w:t>“</w:t>
      </w:r>
      <w:r w:rsidR="002D3FAA" w:rsidRPr="00301F09">
        <w:t>Trouvée en 1842 à Bouzi, pres de Landrecies (Nord). Ancienne collection de M. Failly.”</w:t>
      </w:r>
      <w:r w:rsidR="002D3FAA" w:rsidRPr="00301F09">
        <w:rPr>
          <w:rStyle w:val="EndnoteReference"/>
        </w:rPr>
        <w:endnoteReference w:id="163"/>
      </w:r>
      <w:r w:rsidR="002D3FAA" w:rsidRPr="00301F09">
        <w:t xml:space="preserve"> </w:t>
      </w:r>
      <w:r w:rsidRPr="00301F09">
        <w:t>This</w:t>
      </w:r>
      <w:r w:rsidR="763B29E0" w:rsidRPr="00301F09">
        <w:t xml:space="preserve"> </w:t>
      </w:r>
      <w:r w:rsidR="002D3FAA" w:rsidRPr="00301F09">
        <w:t xml:space="preserve">disparate treatment of </w:t>
      </w:r>
      <w:r w:rsidR="0017F40A" w:rsidRPr="00301F09">
        <w:t>information</w:t>
      </w:r>
      <w:r w:rsidR="002D3FAA" w:rsidRPr="00301F09" w:rsidDel="42589AC0">
        <w:t>,</w:t>
      </w:r>
      <w:r w:rsidR="002D3FAA" w:rsidRPr="00301F09">
        <w:t xml:space="preserve"> even within the same volume or in works by the same author, </w:t>
      </w:r>
      <w:r w:rsidR="763B29E0" w:rsidRPr="00301F09">
        <w:t xml:space="preserve">demonstrates </w:t>
      </w:r>
      <w:r w:rsidR="002D3FAA" w:rsidRPr="00301F09">
        <w:t xml:space="preserve">that all parts of an auction or collection catalogue </w:t>
      </w:r>
      <w:r w:rsidR="763B29E0" w:rsidRPr="00301F09">
        <w:t xml:space="preserve">should </w:t>
      </w:r>
      <w:r w:rsidR="002D3FAA" w:rsidRPr="00301F09">
        <w:t>be examined.</w:t>
      </w:r>
      <w:r w:rsidR="00030DA6" w:rsidRPr="00301F09">
        <w:rPr>
          <w:rStyle w:val="EndnoteReference"/>
          <w:color w:val="000000" w:themeColor="text1"/>
        </w:rPr>
        <w:endnoteReference w:id="164"/>
      </w:r>
    </w:p>
    <w:p w14:paraId="0BFB73D5" w14:textId="77777777" w:rsidR="003E64A5" w:rsidRPr="00301F09" w:rsidDel="00F203F6" w:rsidRDefault="003E64A5" w:rsidP="00D7382D">
      <w:pPr>
        <w:spacing w:line="360" w:lineRule="auto"/>
      </w:pPr>
    </w:p>
    <w:p w14:paraId="4EBFF79B" w14:textId="1322F037" w:rsidR="002D3FAA" w:rsidRPr="00D85D51" w:rsidRDefault="001A263D" w:rsidP="00D85D51">
      <w:pPr>
        <w:pStyle w:val="Heading5"/>
        <w:rPr>
          <w:i/>
          <w:iCs/>
        </w:rPr>
      </w:pPr>
      <w:r w:rsidRPr="00D85D51">
        <w:rPr>
          <w:i/>
          <w:iCs/>
        </w:rPr>
        <w:t>D</w:t>
      </w:r>
      <w:r w:rsidR="002D3FAA" w:rsidRPr="00D85D51">
        <w:rPr>
          <w:i/>
          <w:iCs/>
        </w:rPr>
        <w:t xml:space="preserve">ocumenting </w:t>
      </w:r>
      <w:r w:rsidR="00851F6A" w:rsidRPr="00D85D51">
        <w:rPr>
          <w:i/>
          <w:iCs/>
        </w:rPr>
        <w:t>Auxiliary Information</w:t>
      </w:r>
    </w:p>
    <w:p w14:paraId="5F0BF279" w14:textId="13556EFC" w:rsidR="002D3FAA" w:rsidRPr="00301F09" w:rsidRDefault="24D47BCE" w:rsidP="00D85D51">
      <w:pPr>
        <w:spacing w:line="360" w:lineRule="auto"/>
        <w:rPr>
          <w:rFonts w:eastAsia="Times New Roman"/>
        </w:rPr>
      </w:pPr>
      <w:r w:rsidRPr="00301F09">
        <w:rPr>
          <w:rFonts w:eastAsia="Times New Roman"/>
          <w:color w:val="000000" w:themeColor="text1"/>
        </w:rPr>
        <w:t xml:space="preserve">When </w:t>
      </w:r>
      <w:r w:rsidR="22D83DA1" w:rsidRPr="00301F09">
        <w:rPr>
          <w:rFonts w:eastAsia="Times New Roman"/>
          <w:color w:val="000000" w:themeColor="text1"/>
        </w:rPr>
        <w:t>we began our</w:t>
      </w:r>
      <w:r w:rsidR="197D31DA" w:rsidRPr="00301F09">
        <w:rPr>
          <w:rFonts w:eastAsia="Times New Roman"/>
          <w:color w:val="000000" w:themeColor="text1"/>
        </w:rPr>
        <w:t xml:space="preserve"> </w:t>
      </w:r>
      <w:r w:rsidRPr="00301F09">
        <w:rPr>
          <w:rFonts w:eastAsia="Times New Roman"/>
          <w:color w:val="000000" w:themeColor="text1"/>
        </w:rPr>
        <w:t>provenance</w:t>
      </w:r>
      <w:r w:rsidR="197D31DA" w:rsidRPr="00301F09">
        <w:rPr>
          <w:rFonts w:eastAsia="Times New Roman"/>
          <w:color w:val="000000" w:themeColor="text1"/>
        </w:rPr>
        <w:t xml:space="preserve"> research</w:t>
      </w:r>
      <w:r w:rsidRPr="00301F09">
        <w:rPr>
          <w:rFonts w:eastAsia="Times New Roman"/>
          <w:color w:val="000000" w:themeColor="text1"/>
        </w:rPr>
        <w:t xml:space="preserve"> project, unconfirmed auxiliary information like that published in auction catalogues was </w:t>
      </w:r>
      <w:r w:rsidR="22D83DA1" w:rsidRPr="00301F09">
        <w:rPr>
          <w:rFonts w:eastAsia="Times New Roman"/>
          <w:color w:val="000000" w:themeColor="text1"/>
        </w:rPr>
        <w:t xml:space="preserve">recorded in </w:t>
      </w:r>
      <w:r w:rsidR="705D0316" w:rsidRPr="64E49F7A">
        <w:rPr>
          <w:rFonts w:eastAsia="Times New Roman"/>
          <w:color w:val="000000" w:themeColor="text1"/>
        </w:rPr>
        <w:t>the Getty’s</w:t>
      </w:r>
      <w:r w:rsidR="22D83DA1" w:rsidRPr="00301F09">
        <w:rPr>
          <w:rFonts w:eastAsia="Times New Roman"/>
          <w:color w:val="000000" w:themeColor="text1"/>
        </w:rPr>
        <w:t xml:space="preserve"> internal database but not </w:t>
      </w:r>
      <w:r w:rsidR="74836FC8" w:rsidRPr="64E49F7A">
        <w:rPr>
          <w:rFonts w:eastAsia="Times New Roman"/>
          <w:color w:val="000000" w:themeColor="text1"/>
        </w:rPr>
        <w:t xml:space="preserve">publicly </w:t>
      </w:r>
      <w:r w:rsidR="22D83DA1" w:rsidRPr="00301F09">
        <w:rPr>
          <w:rFonts w:eastAsia="Times New Roman"/>
          <w:color w:val="000000" w:themeColor="text1"/>
        </w:rPr>
        <w:t>presented online.</w:t>
      </w:r>
      <w:r w:rsidR="16696241">
        <w:rPr>
          <w:rFonts w:eastAsia="Times New Roman"/>
          <w:color w:val="000000" w:themeColor="text1"/>
        </w:rPr>
        <w:t xml:space="preserve"> </w:t>
      </w:r>
      <w:r w:rsidR="72449816" w:rsidRPr="00301F09">
        <w:rPr>
          <w:rFonts w:eastAsia="Times New Roman"/>
          <w:color w:val="000000" w:themeColor="text1"/>
        </w:rPr>
        <w:t>H</w:t>
      </w:r>
      <w:r w:rsidR="22D83DA1" w:rsidRPr="00301F09">
        <w:rPr>
          <w:rFonts w:eastAsia="Times New Roman"/>
          <w:color w:val="000000" w:themeColor="text1"/>
        </w:rPr>
        <w:t>owever,</w:t>
      </w:r>
      <w:r w:rsidRPr="00301F09">
        <w:rPr>
          <w:rFonts w:eastAsia="Times New Roman"/>
          <w:color w:val="000000" w:themeColor="text1"/>
        </w:rPr>
        <w:t xml:space="preserve"> a Provenance Remarks field has </w:t>
      </w:r>
      <w:r w:rsidR="38B0BE3A" w:rsidRPr="00301F09">
        <w:rPr>
          <w:rFonts w:eastAsia="Times New Roman"/>
          <w:color w:val="000000" w:themeColor="text1"/>
        </w:rPr>
        <w:t xml:space="preserve">now </w:t>
      </w:r>
      <w:r w:rsidRPr="00301F09">
        <w:rPr>
          <w:rFonts w:eastAsia="Times New Roman"/>
          <w:color w:val="000000" w:themeColor="text1"/>
        </w:rPr>
        <w:t xml:space="preserve">been added to </w:t>
      </w:r>
      <w:r w:rsidR="1DDE7707" w:rsidRPr="64E49F7A">
        <w:rPr>
          <w:rFonts w:eastAsia="Times New Roman"/>
          <w:color w:val="000000" w:themeColor="text1"/>
        </w:rPr>
        <w:t xml:space="preserve">our </w:t>
      </w:r>
      <w:r w:rsidR="22D83DA1" w:rsidRPr="00301F09">
        <w:rPr>
          <w:rFonts w:eastAsia="Times New Roman"/>
          <w:color w:val="000000" w:themeColor="text1"/>
        </w:rPr>
        <w:t xml:space="preserve">online </w:t>
      </w:r>
      <w:r w:rsidRPr="00301F09">
        <w:rPr>
          <w:rFonts w:eastAsia="Times New Roman"/>
          <w:color w:val="000000" w:themeColor="text1"/>
        </w:rPr>
        <w:t xml:space="preserve">collection pages, </w:t>
      </w:r>
      <w:r w:rsidR="08AC71F4" w:rsidRPr="00301F09">
        <w:rPr>
          <w:rFonts w:eastAsia="Times New Roman"/>
          <w:color w:val="000000" w:themeColor="text1"/>
        </w:rPr>
        <w:t xml:space="preserve">and this </w:t>
      </w:r>
      <w:r w:rsidRPr="00301F09">
        <w:rPr>
          <w:rFonts w:eastAsia="Times New Roman"/>
          <w:color w:val="000000" w:themeColor="text1"/>
        </w:rPr>
        <w:t xml:space="preserve">allows for expanded discussion of archival sources and other information that could not be accommodated in the standard </w:t>
      </w:r>
      <w:r w:rsidR="22D83DA1" w:rsidRPr="00301F09">
        <w:rPr>
          <w:rFonts w:eastAsia="Times New Roman"/>
          <w:color w:val="000000" w:themeColor="text1"/>
        </w:rPr>
        <w:t xml:space="preserve">listing of </w:t>
      </w:r>
      <w:r w:rsidR="197D31DA" w:rsidRPr="00301F09">
        <w:rPr>
          <w:rFonts w:eastAsia="Times New Roman"/>
          <w:color w:val="000000" w:themeColor="text1"/>
        </w:rPr>
        <w:t xml:space="preserve">owner </w:t>
      </w:r>
      <w:r w:rsidR="22D83DA1" w:rsidRPr="00301F09">
        <w:rPr>
          <w:rFonts w:eastAsia="Times New Roman"/>
          <w:color w:val="000000" w:themeColor="text1"/>
        </w:rPr>
        <w:t>names</w:t>
      </w:r>
      <w:r w:rsidRPr="00301F09">
        <w:rPr>
          <w:rFonts w:eastAsia="Times New Roman"/>
          <w:color w:val="000000" w:themeColor="text1"/>
        </w:rPr>
        <w:t xml:space="preserve">. </w:t>
      </w:r>
      <w:r w:rsidR="002D3FAA" w:rsidRPr="64E49F7A">
        <w:rPr>
          <w:rFonts w:eastAsia="Times New Roman"/>
          <w:color w:val="000000" w:themeColor="text1"/>
        </w:rPr>
        <w:t>This is particularly helpful for making accessible undated archival information that cannot be connected with a known owner, rendering</w:t>
      </w:r>
      <w:r w:rsidR="0025538C">
        <w:rPr>
          <w:rFonts w:eastAsia="Times New Roman"/>
          <w:color w:val="000000" w:themeColor="text1"/>
        </w:rPr>
        <w:t xml:space="preserve"> </w:t>
      </w:r>
      <w:r w:rsidR="008D4FFA">
        <w:rPr>
          <w:rFonts w:eastAsia="Times New Roman"/>
          <w:color w:val="000000" w:themeColor="text1"/>
        </w:rPr>
        <w:t>the information</w:t>
      </w:r>
      <w:r w:rsidR="002D3FAA" w:rsidRPr="64E49F7A">
        <w:rPr>
          <w:rFonts w:eastAsia="Times New Roman"/>
          <w:color w:val="000000" w:themeColor="text1"/>
        </w:rPr>
        <w:t xml:space="preserve"> an orphan</w:t>
      </w:r>
      <w:r w:rsidR="008D4FFA">
        <w:rPr>
          <w:rFonts w:eastAsia="Times New Roman"/>
          <w:color w:val="000000" w:themeColor="text1"/>
        </w:rPr>
        <w:t>,</w:t>
      </w:r>
      <w:r w:rsidR="002D3FAA" w:rsidRPr="64E49F7A">
        <w:rPr>
          <w:rFonts w:eastAsia="Times New Roman"/>
          <w:color w:val="000000" w:themeColor="text1"/>
        </w:rPr>
        <w:t xml:space="preserve"> in a traditional chronological and owner-focused provenance narrative</w:t>
      </w:r>
      <w:r w:rsidRPr="00301F09">
        <w:rPr>
          <w:rFonts w:eastAsia="Times New Roman"/>
          <w:color w:val="000000" w:themeColor="text1"/>
        </w:rPr>
        <w:t>. New syntaxes were also developed for the existing Source and Notes fields below each line of provenance</w:t>
      </w:r>
      <w:r w:rsidR="1DDE7707" w:rsidRPr="64E49F7A">
        <w:rPr>
          <w:rFonts w:eastAsia="Times New Roman"/>
          <w:color w:val="000000" w:themeColor="text1"/>
        </w:rPr>
        <w:t>,</w:t>
      </w:r>
      <w:r w:rsidRPr="00301F09">
        <w:rPr>
          <w:rFonts w:eastAsia="Times New Roman"/>
          <w:color w:val="000000" w:themeColor="text1"/>
        </w:rPr>
        <w:t xml:space="preserve"> </w:t>
      </w:r>
      <w:r w:rsidR="56F4985C" w:rsidRPr="00301F09">
        <w:rPr>
          <w:rFonts w:eastAsia="Times New Roman"/>
          <w:color w:val="000000" w:themeColor="text1"/>
        </w:rPr>
        <w:t>so</w:t>
      </w:r>
      <w:r w:rsidRPr="00301F09">
        <w:rPr>
          <w:rFonts w:eastAsia="Times New Roman"/>
          <w:color w:val="000000" w:themeColor="text1"/>
        </w:rPr>
        <w:t xml:space="preserve"> that published but unconfirmed information</w:t>
      </w:r>
      <w:r w:rsidR="22D83DA1" w:rsidRPr="00301F09">
        <w:rPr>
          <w:rFonts w:eastAsia="Times New Roman"/>
          <w:color w:val="000000" w:themeColor="text1"/>
        </w:rPr>
        <w:t xml:space="preserve">, such as </w:t>
      </w:r>
      <w:r w:rsidRPr="00301F09">
        <w:rPr>
          <w:rFonts w:eastAsia="Times New Roman"/>
          <w:color w:val="000000" w:themeColor="text1"/>
        </w:rPr>
        <w:t>that found in auction catalogues</w:t>
      </w:r>
      <w:r w:rsidR="22D83DA1" w:rsidRPr="00301F09">
        <w:rPr>
          <w:rFonts w:eastAsia="Times New Roman"/>
          <w:color w:val="000000" w:themeColor="text1"/>
        </w:rPr>
        <w:t>,</w:t>
      </w:r>
      <w:r w:rsidRPr="00301F09">
        <w:rPr>
          <w:rFonts w:eastAsia="Times New Roman"/>
          <w:color w:val="000000" w:themeColor="text1"/>
        </w:rPr>
        <w:t xml:space="preserve"> </w:t>
      </w:r>
      <w:r w:rsidR="56F4985C" w:rsidRPr="00301F09">
        <w:rPr>
          <w:rFonts w:eastAsia="Times New Roman"/>
          <w:color w:val="000000" w:themeColor="text1"/>
        </w:rPr>
        <w:t xml:space="preserve">can </w:t>
      </w:r>
      <w:r w:rsidRPr="00301F09">
        <w:rPr>
          <w:rFonts w:eastAsia="Times New Roman"/>
          <w:color w:val="000000" w:themeColor="text1"/>
        </w:rPr>
        <w:t xml:space="preserve">be made </w:t>
      </w:r>
      <w:r w:rsidR="22D83DA1" w:rsidRPr="00301F09">
        <w:rPr>
          <w:rFonts w:eastAsia="Times New Roman"/>
          <w:color w:val="000000" w:themeColor="text1"/>
        </w:rPr>
        <w:t xml:space="preserve">publicly </w:t>
      </w:r>
      <w:r w:rsidRPr="00301F09">
        <w:rPr>
          <w:rFonts w:eastAsia="Times New Roman"/>
          <w:color w:val="000000" w:themeColor="text1"/>
        </w:rPr>
        <w:t>available and contextualized</w:t>
      </w:r>
      <w:r w:rsidR="23975BF2" w:rsidRPr="00301F09">
        <w:rPr>
          <w:rFonts w:eastAsia="Times New Roman"/>
          <w:color w:val="000000" w:themeColor="text1"/>
        </w:rPr>
        <w:t xml:space="preserve"> once each record is updated in the future.</w:t>
      </w:r>
      <w:r w:rsidR="16696241">
        <w:rPr>
          <w:rFonts w:eastAsia="Times New Roman"/>
          <w:color w:val="000000" w:themeColor="text1"/>
        </w:rPr>
        <w:t xml:space="preserve"> </w:t>
      </w:r>
      <w:r w:rsidR="22D83DA1" w:rsidRPr="00301F09">
        <w:rPr>
          <w:rFonts w:eastAsia="Times New Roman"/>
          <w:color w:val="000000" w:themeColor="text1"/>
        </w:rPr>
        <w:t xml:space="preserve">A case in point </w:t>
      </w:r>
      <w:r w:rsidR="22D83DA1" w:rsidRPr="00301F09">
        <w:rPr>
          <w:rFonts w:eastAsia="Times New Roman"/>
        </w:rPr>
        <w:t xml:space="preserve">is </w:t>
      </w:r>
      <w:r w:rsidR="3CCFE43C" w:rsidRPr="00301F09">
        <w:rPr>
          <w:rFonts w:eastAsia="Times New Roman"/>
        </w:rPr>
        <w:t>a</w:t>
      </w:r>
      <w:r w:rsidR="6E5DC295" w:rsidRPr="00301F09">
        <w:rPr>
          <w:rFonts w:eastAsia="Times New Roman"/>
        </w:rPr>
        <w:t xml:space="preserve"> portrait</w:t>
      </w:r>
      <w:r w:rsidR="3CCFE43C" w:rsidRPr="00301F09">
        <w:rPr>
          <w:rFonts w:eastAsia="Times New Roman"/>
        </w:rPr>
        <w:t xml:space="preserve"> b</w:t>
      </w:r>
      <w:r w:rsidR="22D83DA1" w:rsidRPr="00301F09">
        <w:rPr>
          <w:rFonts w:eastAsia="Times New Roman"/>
        </w:rPr>
        <w:t xml:space="preserve">ust of </w:t>
      </w:r>
      <w:r w:rsidR="0F49A1B6" w:rsidRPr="64E49F7A">
        <w:rPr>
          <w:rFonts w:eastAsia="Times New Roman"/>
        </w:rPr>
        <w:t xml:space="preserve">the </w:t>
      </w:r>
      <w:r w:rsidR="0F49A1B6" w:rsidRPr="64E49F7A">
        <w:rPr>
          <w:rFonts w:eastAsia="Times New Roman"/>
        </w:rPr>
        <w:lastRenderedPageBreak/>
        <w:t xml:space="preserve">Roman emperor </w:t>
      </w:r>
      <w:r w:rsidR="22D83DA1" w:rsidRPr="00301F09">
        <w:rPr>
          <w:rFonts w:eastAsia="Times New Roman"/>
        </w:rPr>
        <w:t>Geta</w:t>
      </w:r>
      <w:r w:rsidR="40B865FA" w:rsidRPr="00301F09">
        <w:rPr>
          <w:rFonts w:eastAsia="Times New Roman"/>
        </w:rPr>
        <w:t xml:space="preserve"> (</w:t>
      </w:r>
      <w:hyperlink r:id="rId58" w:history="1">
        <w:r w:rsidR="40B865FA" w:rsidRPr="00702ECF">
          <w:t>78.AA.265</w:t>
        </w:r>
      </w:hyperlink>
      <w:r w:rsidR="40B865FA" w:rsidRPr="00301F09">
        <w:rPr>
          <w:rFonts w:eastAsia="Times New Roman"/>
        </w:rPr>
        <w:t>)</w:t>
      </w:r>
      <w:r w:rsidR="002D3FAA" w:rsidRPr="5D7FDE1B">
        <w:rPr>
          <w:rStyle w:val="EndnoteReference"/>
          <w:rFonts w:eastAsia="Times New Roman"/>
        </w:rPr>
        <w:endnoteReference w:id="165"/>
      </w:r>
      <w:r w:rsidR="22D83DA1" w:rsidRPr="00301F09">
        <w:rPr>
          <w:rFonts w:eastAsia="Times New Roman"/>
        </w:rPr>
        <w:t xml:space="preserve"> </w:t>
      </w:r>
      <w:r w:rsidR="22D83DA1" w:rsidRPr="00301F09" w:rsidDel="002D3FAA">
        <w:rPr>
          <w:rFonts w:eastAsia="Times New Roman"/>
        </w:rPr>
        <w:t>acquired</w:t>
      </w:r>
      <w:r w:rsidR="22D83DA1" w:rsidRPr="00301F09">
        <w:rPr>
          <w:rFonts w:eastAsia="Times New Roman"/>
        </w:rPr>
        <w:t xml:space="preserve"> in </w:t>
      </w:r>
      <w:r w:rsidRPr="00301F09">
        <w:rPr>
          <w:rFonts w:eastAsia="Times New Roman"/>
        </w:rPr>
        <w:t>1978</w:t>
      </w:r>
      <w:r w:rsidR="40993C52" w:rsidRPr="00301F09">
        <w:rPr>
          <w:rFonts w:eastAsia="Times New Roman"/>
        </w:rPr>
        <w:t>.</w:t>
      </w:r>
      <w:r w:rsidRPr="00301F09">
        <w:rPr>
          <w:rFonts w:eastAsia="Times New Roman"/>
        </w:rPr>
        <w:t xml:space="preserve"> </w:t>
      </w:r>
      <w:r w:rsidR="22D83DA1" w:rsidRPr="00301F09">
        <w:rPr>
          <w:rFonts w:eastAsia="Times New Roman"/>
        </w:rPr>
        <w:t>It</w:t>
      </w:r>
      <w:r w:rsidRPr="00301F09">
        <w:rPr>
          <w:rFonts w:eastAsia="Times New Roman"/>
        </w:rPr>
        <w:t xml:space="preserve"> had appeared at auction the year prior through Christie’s in London</w:t>
      </w:r>
      <w:r w:rsidR="22D83DA1" w:rsidRPr="00301F09">
        <w:rPr>
          <w:rFonts w:eastAsia="Times New Roman"/>
        </w:rPr>
        <w:t xml:space="preserve">, </w:t>
      </w:r>
      <w:r w:rsidR="4F18842E" w:rsidRPr="00301F09">
        <w:rPr>
          <w:rFonts w:eastAsia="Times New Roman"/>
        </w:rPr>
        <w:t>where</w:t>
      </w:r>
      <w:r w:rsidR="22D83DA1" w:rsidRPr="00301F09">
        <w:rPr>
          <w:rFonts w:eastAsia="Times New Roman"/>
        </w:rPr>
        <w:t xml:space="preserve"> t</w:t>
      </w:r>
      <w:r w:rsidRPr="00301F09">
        <w:rPr>
          <w:rFonts w:eastAsia="Times New Roman"/>
        </w:rPr>
        <w:t>he lot text</w:t>
      </w:r>
      <w:r w:rsidR="22D83DA1" w:rsidRPr="00301F09">
        <w:rPr>
          <w:rFonts w:eastAsia="Times New Roman"/>
        </w:rPr>
        <w:t xml:space="preserve"> described it as</w:t>
      </w:r>
      <w:r w:rsidRPr="00301F09">
        <w:rPr>
          <w:rFonts w:eastAsia="Times New Roman"/>
        </w:rPr>
        <w:t xml:space="preserve"> “Found in Thames</w:t>
      </w:r>
      <w:r w:rsidR="22D83DA1" w:rsidRPr="00301F09">
        <w:rPr>
          <w:rFonts w:eastAsia="Times New Roman"/>
        </w:rPr>
        <w:t>.</w:t>
      </w:r>
      <w:r w:rsidRPr="00301F09">
        <w:rPr>
          <w:rFonts w:eastAsia="Times New Roman"/>
        </w:rPr>
        <w:t>”</w:t>
      </w:r>
      <w:r w:rsidR="009C745F" w:rsidRPr="00301F09">
        <w:rPr>
          <w:rStyle w:val="EndnoteReference"/>
          <w:rFonts w:eastAsia="Times New Roman"/>
        </w:rPr>
        <w:endnoteReference w:id="166"/>
      </w:r>
      <w:r w:rsidR="22D83DA1" w:rsidRPr="00301F09">
        <w:rPr>
          <w:rFonts w:eastAsia="Times New Roman"/>
        </w:rPr>
        <w:t xml:space="preserve"> This was </w:t>
      </w:r>
      <w:r w:rsidRPr="00301F09">
        <w:rPr>
          <w:rFonts w:eastAsia="Times New Roman"/>
        </w:rPr>
        <w:t>re</w:t>
      </w:r>
      <w:r w:rsidR="22D83DA1" w:rsidRPr="00301F09">
        <w:rPr>
          <w:rFonts w:eastAsia="Times New Roman"/>
        </w:rPr>
        <w:t xml:space="preserve">peated </w:t>
      </w:r>
      <w:r w:rsidRPr="00301F09">
        <w:rPr>
          <w:rFonts w:eastAsia="Times New Roman"/>
        </w:rPr>
        <w:t xml:space="preserve">in Getty publications without </w:t>
      </w:r>
      <w:r w:rsidR="22D83DA1" w:rsidRPr="00301F09">
        <w:rPr>
          <w:rFonts w:eastAsia="Times New Roman"/>
        </w:rPr>
        <w:t xml:space="preserve">any </w:t>
      </w:r>
      <w:r w:rsidRPr="00301F09">
        <w:rPr>
          <w:rFonts w:eastAsia="Times New Roman"/>
        </w:rPr>
        <w:t>assessment of its origins</w:t>
      </w:r>
      <w:r w:rsidR="08AC71F4" w:rsidRPr="00301F09">
        <w:rPr>
          <w:rFonts w:eastAsia="Times New Roman"/>
        </w:rPr>
        <w:t>.</w:t>
      </w:r>
      <w:r w:rsidRPr="00301F09">
        <w:rPr>
          <w:rFonts w:eastAsia="Times New Roman"/>
        </w:rPr>
        <w:t xml:space="preserve"> </w:t>
      </w:r>
      <w:r w:rsidR="56F4985C" w:rsidRPr="00301F09">
        <w:rPr>
          <w:rFonts w:eastAsia="Times New Roman"/>
        </w:rPr>
        <w:t xml:space="preserve">In order to acknowledge the purported findspot, </w:t>
      </w:r>
      <w:r w:rsidR="56F4985C" w:rsidRPr="00301F09">
        <w:rPr>
          <w:rFonts w:eastAsia="Times New Roman"/>
          <w:color w:val="000000" w:themeColor="text1"/>
        </w:rPr>
        <w:t>while making clear that its validity is uncertain,</w:t>
      </w:r>
      <w:r w:rsidR="56F4985C" w:rsidRPr="00301F09">
        <w:rPr>
          <w:rFonts w:eastAsia="Times New Roman"/>
        </w:rPr>
        <w:t xml:space="preserve"> w</w:t>
      </w:r>
      <w:r w:rsidR="197D31DA" w:rsidRPr="00301F09">
        <w:rPr>
          <w:rFonts w:eastAsia="Times New Roman"/>
        </w:rPr>
        <w:t>e have now added the</w:t>
      </w:r>
      <w:r w:rsidR="6FC5CACC" w:rsidRPr="00301F09">
        <w:rPr>
          <w:rFonts w:eastAsia="Times New Roman"/>
        </w:rPr>
        <w:t xml:space="preserve"> </w:t>
      </w:r>
      <w:r w:rsidR="6FC5CACC" w:rsidRPr="00301F09">
        <w:rPr>
          <w:rFonts w:eastAsia="Times New Roman"/>
          <w:color w:val="000000" w:themeColor="text1"/>
        </w:rPr>
        <w:t>following text</w:t>
      </w:r>
      <w:r w:rsidR="197D31DA" w:rsidRPr="00301F09">
        <w:rPr>
          <w:rFonts w:eastAsia="Times New Roman"/>
          <w:color w:val="000000" w:themeColor="text1"/>
        </w:rPr>
        <w:t xml:space="preserve"> to </w:t>
      </w:r>
      <w:r w:rsidR="6A861E81" w:rsidRPr="5AE489F2">
        <w:rPr>
          <w:rFonts w:eastAsia="Times New Roman"/>
          <w:color w:val="000000" w:themeColor="text1"/>
        </w:rPr>
        <w:t>the head’s</w:t>
      </w:r>
      <w:r w:rsidR="5965A8BC" w:rsidRPr="00301F09">
        <w:rPr>
          <w:rFonts w:eastAsia="Times New Roman"/>
          <w:color w:val="000000" w:themeColor="text1"/>
        </w:rPr>
        <w:t xml:space="preserve"> </w:t>
      </w:r>
      <w:r w:rsidR="197D31DA" w:rsidRPr="00301F09">
        <w:rPr>
          <w:rFonts w:eastAsia="Times New Roman"/>
          <w:color w:val="000000" w:themeColor="text1"/>
        </w:rPr>
        <w:t>online record</w:t>
      </w:r>
      <w:r w:rsidR="56F4985C" w:rsidRPr="00301F09">
        <w:rPr>
          <w:rFonts w:eastAsia="Times New Roman"/>
          <w:color w:val="000000" w:themeColor="text1"/>
        </w:rPr>
        <w:t>:</w:t>
      </w:r>
      <w:r w:rsidR="197D31DA" w:rsidRPr="00301F09">
        <w:rPr>
          <w:rFonts w:eastAsia="Times New Roman"/>
          <w:color w:val="000000" w:themeColor="text1"/>
        </w:rPr>
        <w:t xml:space="preserve"> </w:t>
      </w:r>
      <w:r w:rsidR="6FC5CACC" w:rsidRPr="00301F09">
        <w:rPr>
          <w:rFonts w:eastAsia="Times New Roman"/>
          <w:color w:val="000000" w:themeColor="text1"/>
        </w:rPr>
        <w:t>“Provenance described in lot notes in Christie's (1977) as ‘Found in Thames’; this has not been verified</w:t>
      </w:r>
      <w:r w:rsidR="3DBE9215">
        <w:rPr>
          <w:rFonts w:eastAsia="Times New Roman"/>
          <w:color w:val="000000" w:themeColor="text1"/>
        </w:rPr>
        <w:t>.</w:t>
      </w:r>
      <w:r w:rsidR="6FC5CACC" w:rsidRPr="00301F09">
        <w:rPr>
          <w:rFonts w:eastAsia="Times New Roman"/>
          <w:color w:val="000000" w:themeColor="text1"/>
        </w:rPr>
        <w:t>”</w:t>
      </w:r>
    </w:p>
    <w:p w14:paraId="45C38692" w14:textId="287A5C35" w:rsidR="63DA0401" w:rsidRDefault="63DA0401" w:rsidP="63DA0401">
      <w:pPr>
        <w:spacing w:line="360" w:lineRule="auto"/>
        <w:ind w:firstLine="720"/>
        <w:rPr>
          <w:rFonts w:eastAsia="Times New Roman"/>
          <w:color w:val="000000" w:themeColor="text1"/>
        </w:rPr>
      </w:pPr>
    </w:p>
    <w:p w14:paraId="13C51812" w14:textId="0F33CFBF" w:rsidR="002D3FAA" w:rsidRPr="00301F09" w:rsidRDefault="009E3DC4" w:rsidP="00D85D51">
      <w:pPr>
        <w:pStyle w:val="Heading3"/>
      </w:pPr>
      <w:r>
        <w:t>Source</w:t>
      </w:r>
      <w:r w:rsidR="00B9630E">
        <w:t>s</w:t>
      </w:r>
      <w:r>
        <w:t xml:space="preserve"> on </w:t>
      </w:r>
      <w:r w:rsidR="002D3FAA" w:rsidRPr="00301F09">
        <w:t>Individual Collectors</w:t>
      </w:r>
    </w:p>
    <w:p w14:paraId="21CFD478" w14:textId="4170E8E9" w:rsidR="002D3FAA" w:rsidRDefault="002D3FAA" w:rsidP="00D7382D">
      <w:pPr>
        <w:tabs>
          <w:tab w:val="left" w:pos="1350"/>
        </w:tabs>
        <w:spacing w:line="360" w:lineRule="auto"/>
        <w:rPr>
          <w:rFonts w:ascii="Calibri" w:eastAsia="Calibri" w:hAnsi="Calibri" w:cs="Calibri"/>
          <w:color w:val="000000" w:themeColor="text1"/>
        </w:rPr>
      </w:pPr>
      <w:r w:rsidRPr="00301F09">
        <w:rPr>
          <w:rFonts w:ascii="Calibri" w:eastAsia="Calibri" w:hAnsi="Calibri" w:cs="Calibri"/>
          <w:color w:val="000000" w:themeColor="text1"/>
        </w:rPr>
        <w:t>The collecting habits of individuals often defy typological groupings</w:t>
      </w:r>
      <w:r w:rsidR="0BDAFB19" w:rsidRPr="00301F09">
        <w:rPr>
          <w:rFonts w:ascii="Calibri" w:eastAsia="Calibri" w:hAnsi="Calibri" w:cs="Calibri"/>
          <w:color w:val="000000" w:themeColor="text1"/>
        </w:rPr>
        <w:t>,</w:t>
      </w:r>
      <w:r w:rsidR="6295C98A" w:rsidRPr="00301F09">
        <w:rPr>
          <w:rFonts w:ascii="Calibri" w:eastAsia="Calibri" w:hAnsi="Calibri" w:cs="Calibri"/>
          <w:color w:val="000000" w:themeColor="text1"/>
        </w:rPr>
        <w:t xml:space="preserve"> and so </w:t>
      </w:r>
      <w:r w:rsidRPr="00301F09">
        <w:rPr>
          <w:rFonts w:ascii="Calibri" w:eastAsia="Calibri" w:hAnsi="Calibri" w:cs="Calibri"/>
          <w:color w:val="000000" w:themeColor="text1"/>
        </w:rPr>
        <w:t>research on collectors requires a broad range of materials and approaches</w:t>
      </w:r>
      <w:r w:rsidR="6295C98A" w:rsidRPr="00301F09">
        <w:rPr>
          <w:rFonts w:ascii="Calibri" w:eastAsia="Calibri" w:hAnsi="Calibri" w:cs="Calibri"/>
          <w:color w:val="000000" w:themeColor="text1"/>
        </w:rPr>
        <w:t xml:space="preserve">, often going </w:t>
      </w:r>
      <w:r w:rsidRPr="00301F09">
        <w:rPr>
          <w:rFonts w:ascii="Calibri" w:eastAsia="Calibri" w:hAnsi="Calibri" w:cs="Calibri"/>
          <w:color w:val="000000" w:themeColor="text1"/>
        </w:rPr>
        <w:t>beyond traditional academic publications.</w:t>
      </w:r>
      <w:r w:rsidRPr="00301F09">
        <w:rPr>
          <w:rFonts w:ascii="Calibri" w:eastAsia="Calibri" w:hAnsi="Calibri" w:cs="Calibri"/>
          <w:color w:val="C00000"/>
        </w:rPr>
        <w:t xml:space="preserve"> </w:t>
      </w:r>
      <w:r w:rsidRPr="00301F09">
        <w:rPr>
          <w:rFonts w:ascii="Calibri" w:eastAsia="Calibri" w:hAnsi="Calibri" w:cs="Calibri"/>
          <w:color w:val="000000" w:themeColor="text1"/>
        </w:rPr>
        <w:t xml:space="preserve">Among the sources we have added to object records in the Getty collection are </w:t>
      </w:r>
      <w:r w:rsidR="008C5A11">
        <w:rPr>
          <w:rFonts w:ascii="Calibri" w:eastAsia="Calibri" w:hAnsi="Calibri" w:cs="Calibri"/>
          <w:color w:val="000000" w:themeColor="text1"/>
        </w:rPr>
        <w:t xml:space="preserve">such varied things as </w:t>
      </w:r>
      <w:r w:rsidRPr="00301F09">
        <w:rPr>
          <w:rFonts w:ascii="Calibri" w:eastAsia="Calibri" w:hAnsi="Calibri" w:cs="Calibri"/>
          <w:color w:val="000000" w:themeColor="text1"/>
        </w:rPr>
        <w:t>rediscovered photographs of an owner riding a</w:t>
      </w:r>
      <w:r w:rsidR="008C5A11" w:rsidRPr="008C5A11">
        <w:rPr>
          <w:rFonts w:ascii="Calibri" w:eastAsia="Calibri" w:hAnsi="Calibri" w:cs="Calibri"/>
          <w:color w:val="000000" w:themeColor="text1"/>
        </w:rPr>
        <w:t xml:space="preserve"> </w:t>
      </w:r>
      <w:r w:rsidR="008C5A11" w:rsidRPr="00301F09">
        <w:rPr>
          <w:rFonts w:ascii="Calibri" w:eastAsia="Calibri" w:hAnsi="Calibri" w:cs="Calibri"/>
          <w:color w:val="000000" w:themeColor="text1"/>
        </w:rPr>
        <w:t>red marble</w:t>
      </w:r>
      <w:r w:rsidRPr="00301F09">
        <w:rPr>
          <w:rFonts w:ascii="Calibri" w:eastAsia="Calibri" w:hAnsi="Calibri" w:cs="Calibri"/>
          <w:color w:val="000000" w:themeColor="text1"/>
        </w:rPr>
        <w:t xml:space="preserve"> statue of a centaur; stereoscopic tourist views of Lowther Castle; and archival newspaper </w:t>
      </w:r>
      <w:r w:rsidRPr="00D85D51">
        <w:rPr>
          <w:rFonts w:ascii="Calibri" w:eastAsia="Calibri" w:hAnsi="Calibri" w:cs="Calibri"/>
          <w:color w:val="000000" w:themeColor="text1"/>
        </w:rPr>
        <w:t>clippings</w:t>
      </w:r>
      <w:r w:rsidR="30858E40" w:rsidRPr="00D85D51">
        <w:rPr>
          <w:rFonts w:ascii="Calibri" w:eastAsia="Calibri" w:hAnsi="Calibri" w:cs="Calibri"/>
          <w:color w:val="000000" w:themeColor="text1"/>
        </w:rPr>
        <w:t xml:space="preserve"> (</w:t>
      </w:r>
      <w:hyperlink w:anchor="fig-38" w:history="1">
        <w:r w:rsidR="30858E40" w:rsidRPr="00D85D51">
          <w:rPr>
            <w:rStyle w:val="Hyperlink"/>
            <w:rFonts w:ascii="Calibri" w:eastAsia="Calibri" w:hAnsi="Calibri" w:cs="Calibri"/>
          </w:rPr>
          <w:t>fig. 3</w:t>
        </w:r>
        <w:r w:rsidR="00610B8F" w:rsidRPr="00D85D51">
          <w:rPr>
            <w:rStyle w:val="Hyperlink"/>
            <w:rFonts w:ascii="Calibri" w:eastAsia="Calibri" w:hAnsi="Calibri" w:cs="Calibri"/>
          </w:rPr>
          <w:t>8</w:t>
        </w:r>
      </w:hyperlink>
      <w:r w:rsidR="30858E40" w:rsidRPr="00D85D51">
        <w:rPr>
          <w:rFonts w:ascii="Calibri" w:eastAsia="Calibri" w:hAnsi="Calibri" w:cs="Calibri"/>
          <w:color w:val="000000" w:themeColor="text1"/>
        </w:rPr>
        <w:t>).</w:t>
      </w:r>
      <w:r w:rsidRPr="00D85D51">
        <w:rPr>
          <w:rStyle w:val="EndnoteReference"/>
          <w:rFonts w:ascii="Calibri" w:eastAsia="Calibri" w:hAnsi="Calibri" w:cs="Calibri"/>
          <w:color w:val="000000" w:themeColor="text1"/>
        </w:rPr>
        <w:endnoteReference w:id="167"/>
      </w:r>
      <w:r w:rsidRPr="00D85D51">
        <w:rPr>
          <w:rFonts w:ascii="Calibri" w:eastAsia="Calibri" w:hAnsi="Calibri" w:cs="Calibri"/>
          <w:color w:val="C00000"/>
        </w:rPr>
        <w:t xml:space="preserve"> </w:t>
      </w:r>
      <w:r w:rsidRPr="00D85D51">
        <w:rPr>
          <w:rFonts w:ascii="Calibri" w:eastAsia="Calibri" w:hAnsi="Calibri" w:cs="Calibri"/>
          <w:color w:val="000000" w:themeColor="text1"/>
        </w:rPr>
        <w:t>Understanding</w:t>
      </w:r>
      <w:r w:rsidRPr="00301F09">
        <w:rPr>
          <w:rFonts w:ascii="Calibri" w:eastAsia="Calibri" w:hAnsi="Calibri" w:cs="Calibri"/>
          <w:color w:val="000000" w:themeColor="text1"/>
        </w:rPr>
        <w:t xml:space="preserve"> the context of the collector in question is critical, as</w:t>
      </w:r>
      <w:r w:rsidR="008C5A11">
        <w:rPr>
          <w:rFonts w:ascii="Calibri" w:eastAsia="Calibri" w:hAnsi="Calibri" w:cs="Calibri"/>
          <w:color w:val="000000" w:themeColor="text1"/>
        </w:rPr>
        <w:t xml:space="preserve"> are</w:t>
      </w:r>
      <w:r w:rsidRPr="00301F09">
        <w:rPr>
          <w:rFonts w:ascii="Calibri" w:eastAsia="Calibri" w:hAnsi="Calibri" w:cs="Calibri"/>
          <w:color w:val="000000" w:themeColor="text1"/>
        </w:rPr>
        <w:t xml:space="preserve"> the scale and scope of their collections over time. When and where did they live? Was the collector also active as a dealer? Was their collection known during their lifetime, or only posthumously? Are other objects from their collection known? How, when, and where were they dispersed? Why did these individuals collect? Some collections are static, with objects meticulously documented and dispersed only after the owner’s death. Others, like the Gorga </w:t>
      </w:r>
      <w:r w:rsidR="59A42095" w:rsidRPr="00301F09">
        <w:rPr>
          <w:rFonts w:ascii="Calibri" w:eastAsia="Calibri" w:hAnsi="Calibri" w:cs="Calibri"/>
          <w:color w:val="000000" w:themeColor="text1"/>
        </w:rPr>
        <w:t>and</w:t>
      </w:r>
      <w:r w:rsidRPr="00301F09">
        <w:rPr>
          <w:rFonts w:ascii="Calibri" w:eastAsia="Calibri" w:hAnsi="Calibri" w:cs="Calibri"/>
          <w:color w:val="000000" w:themeColor="text1"/>
        </w:rPr>
        <w:t xml:space="preserve"> Fawcett collections discussed elsewhere in this chapter, reflect shifting financial or collection priorities over time. </w:t>
      </w:r>
    </w:p>
    <w:p w14:paraId="688DF68F" w14:textId="17D7FD94" w:rsidR="00D85D51" w:rsidRPr="00D85D51" w:rsidRDefault="00D85D51" w:rsidP="00D7382D">
      <w:pPr>
        <w:tabs>
          <w:tab w:val="left" w:pos="1350"/>
        </w:tabs>
        <w:spacing w:line="360" w:lineRule="auto"/>
        <w:rPr>
          <w:rFonts w:ascii="Calibri" w:eastAsia="Calibri" w:hAnsi="Calibri" w:cs="Calibri"/>
          <w:b/>
          <w:bCs/>
          <w:color w:val="000000" w:themeColor="text1"/>
        </w:rPr>
      </w:pPr>
      <w:r w:rsidRPr="00D85D51">
        <w:rPr>
          <w:rFonts w:ascii="Calibri" w:eastAsia="Calibri" w:hAnsi="Calibri" w:cs="Calibri"/>
          <w:b/>
          <w:bCs/>
          <w:color w:val="000000" w:themeColor="text1"/>
        </w:rPr>
        <w:t>[[fig-38]]</w:t>
      </w:r>
    </w:p>
    <w:p w14:paraId="5BED3542" w14:textId="2B952938" w:rsidR="002D3FAA" w:rsidRPr="00301F09" w:rsidRDefault="002D3FAA" w:rsidP="00D7382D">
      <w:pPr>
        <w:spacing w:line="360" w:lineRule="auto"/>
        <w:ind w:firstLine="720"/>
        <w:rPr>
          <w:rFonts w:ascii="Calibri" w:eastAsia="Calibri" w:hAnsi="Calibri" w:cs="Calibri"/>
          <w:color w:val="000000" w:themeColor="text1"/>
        </w:rPr>
      </w:pPr>
      <w:r w:rsidRPr="00301F09">
        <w:rPr>
          <w:rFonts w:ascii="Calibri" w:eastAsia="Calibri" w:hAnsi="Calibri" w:cs="Calibri"/>
          <w:color w:val="000000" w:themeColor="text1"/>
        </w:rPr>
        <w:t>Consider collectors within their own networks</w:t>
      </w:r>
      <w:r w:rsidR="2CF15A77" w:rsidRPr="00301F09">
        <w:rPr>
          <w:rFonts w:ascii="Calibri" w:eastAsia="Calibri" w:hAnsi="Calibri" w:cs="Calibri"/>
          <w:color w:val="000000" w:themeColor="text1"/>
        </w:rPr>
        <w:t>.</w:t>
      </w:r>
      <w:r w:rsidRPr="00301F09">
        <w:rPr>
          <w:rFonts w:ascii="Calibri" w:eastAsia="Calibri" w:hAnsi="Calibri" w:cs="Calibri"/>
          <w:color w:val="000000" w:themeColor="text1"/>
        </w:rPr>
        <w:t xml:space="preserve"> Was this a family collection, and if so,</w:t>
      </w:r>
      <w:r w:rsidRPr="00301F09" w:rsidDel="11943D5A">
        <w:rPr>
          <w:rFonts w:ascii="Calibri" w:eastAsia="Calibri" w:hAnsi="Calibri" w:cs="Calibri"/>
          <w:color w:val="000000" w:themeColor="text1"/>
        </w:rPr>
        <w:t xml:space="preserve"> </w:t>
      </w:r>
      <w:r w:rsidRPr="00301F09">
        <w:rPr>
          <w:rFonts w:ascii="Calibri" w:eastAsia="Calibri" w:hAnsi="Calibri" w:cs="Calibri"/>
          <w:color w:val="000000" w:themeColor="text1"/>
        </w:rPr>
        <w:t xml:space="preserve">is there data on inheritance? Did the collection overlap with the collector’s interests? Did </w:t>
      </w:r>
      <w:r w:rsidR="000255D2">
        <w:rPr>
          <w:rFonts w:ascii="Calibri" w:eastAsia="Calibri" w:hAnsi="Calibri" w:cs="Calibri"/>
          <w:color w:val="000000" w:themeColor="text1"/>
        </w:rPr>
        <w:t xml:space="preserve">they </w:t>
      </w:r>
      <w:r w:rsidRPr="00301F09">
        <w:rPr>
          <w:rFonts w:ascii="Calibri" w:eastAsia="Calibri" w:hAnsi="Calibri" w:cs="Calibri"/>
          <w:color w:val="000000" w:themeColor="text1"/>
        </w:rPr>
        <w:t xml:space="preserve">make their </w:t>
      </w:r>
      <w:r w:rsidRPr="00301F09" w:rsidDel="11943D5A">
        <w:rPr>
          <w:rFonts w:ascii="Calibri" w:eastAsia="Calibri" w:hAnsi="Calibri" w:cs="Calibri"/>
          <w:color w:val="000000" w:themeColor="text1"/>
        </w:rPr>
        <w:t xml:space="preserve">collection </w:t>
      </w:r>
      <w:r w:rsidRPr="00301F09">
        <w:rPr>
          <w:rFonts w:ascii="Calibri" w:eastAsia="Calibri" w:hAnsi="Calibri" w:cs="Calibri"/>
          <w:color w:val="000000" w:themeColor="text1"/>
        </w:rPr>
        <w:t>accessible to scholars or friends? If so, were these individuals permitted to publish it, and how did they describe the collection?</w:t>
      </w:r>
      <w:r w:rsidRPr="00301F09" w:rsidDel="11943D5A">
        <w:rPr>
          <w:rFonts w:ascii="Calibri" w:eastAsia="Calibri" w:hAnsi="Calibri" w:cs="Calibri"/>
          <w:color w:val="000000" w:themeColor="text1"/>
        </w:rPr>
        <w:t xml:space="preserve"> </w:t>
      </w:r>
      <w:r w:rsidRPr="00301F09">
        <w:rPr>
          <w:rFonts w:ascii="Calibri" w:eastAsia="Calibri" w:hAnsi="Calibri" w:cs="Calibri"/>
          <w:color w:val="000000" w:themeColor="text1"/>
        </w:rPr>
        <w:t xml:space="preserve">Other categories of documentation that invoke personal memories of a collector or their collection, like oral histories, interviews, or memoirs, can provide further context, but how will you vet and contextualize this kind of data </w:t>
      </w:r>
      <w:r w:rsidR="000255D2">
        <w:rPr>
          <w:rFonts w:ascii="Calibri" w:eastAsia="Calibri" w:hAnsi="Calibri" w:cs="Calibri"/>
          <w:color w:val="000000" w:themeColor="text1"/>
        </w:rPr>
        <w:t xml:space="preserve">that is </w:t>
      </w:r>
      <w:r w:rsidRPr="00301F09">
        <w:rPr>
          <w:rFonts w:ascii="Calibri" w:eastAsia="Calibri" w:hAnsi="Calibri" w:cs="Calibri"/>
          <w:color w:val="000000" w:themeColor="text1"/>
        </w:rPr>
        <w:t>once or twice removed from its source?</w:t>
      </w:r>
      <w:r w:rsidRPr="00301F09">
        <w:rPr>
          <w:rStyle w:val="EndnoteReference"/>
          <w:rFonts w:ascii="Calibri" w:eastAsia="Calibri" w:hAnsi="Calibri" w:cs="Calibri"/>
          <w:color w:val="000000" w:themeColor="text1"/>
        </w:rPr>
        <w:endnoteReference w:id="168"/>
      </w:r>
      <w:r w:rsidRPr="00301F09">
        <w:rPr>
          <w:rFonts w:ascii="Calibri" w:eastAsia="Calibri" w:hAnsi="Calibri" w:cs="Calibri"/>
          <w:color w:val="000000" w:themeColor="text1"/>
        </w:rPr>
        <w:t xml:space="preserve"> </w:t>
      </w:r>
    </w:p>
    <w:p w14:paraId="45E4CA0D" w14:textId="6EB6F903" w:rsidR="002D3FAA" w:rsidRPr="00301F09" w:rsidRDefault="002D3FAA" w:rsidP="00D7382D">
      <w:pPr>
        <w:spacing w:line="360" w:lineRule="auto"/>
        <w:ind w:firstLine="720"/>
        <w:rPr>
          <w:rFonts w:ascii="Calibri" w:eastAsia="Calibri" w:hAnsi="Calibri" w:cs="Calibri"/>
          <w:color w:val="000000" w:themeColor="text1"/>
        </w:rPr>
      </w:pPr>
      <w:r w:rsidRPr="00301F09">
        <w:rPr>
          <w:rFonts w:ascii="Calibri" w:eastAsia="Calibri" w:hAnsi="Calibri" w:cs="Calibri"/>
          <w:color w:val="000000" w:themeColor="text1"/>
        </w:rPr>
        <w:t xml:space="preserve">Basic facts about a collector can be assembled </w:t>
      </w:r>
      <w:r w:rsidR="5340CBAB" w:rsidRPr="00301F09">
        <w:rPr>
          <w:rFonts w:ascii="Calibri" w:eastAsia="Calibri" w:hAnsi="Calibri" w:cs="Calibri"/>
          <w:color w:val="000000" w:themeColor="text1"/>
        </w:rPr>
        <w:t>using</w:t>
      </w:r>
      <w:r w:rsidRPr="00301F09">
        <w:rPr>
          <w:rFonts w:ascii="Calibri" w:eastAsia="Calibri" w:hAnsi="Calibri" w:cs="Calibri"/>
          <w:color w:val="000000" w:themeColor="text1"/>
        </w:rPr>
        <w:t xml:space="preserve"> genealogical tools and databases, gravestone database sites, property histories, family photographs, insurance documents, and wills and </w:t>
      </w:r>
      <w:r w:rsidRPr="00301F09">
        <w:rPr>
          <w:rFonts w:ascii="Calibri" w:eastAsia="Calibri" w:hAnsi="Calibri" w:cs="Calibri"/>
          <w:color w:val="000000" w:themeColor="text1"/>
        </w:rPr>
        <w:lastRenderedPageBreak/>
        <w:t xml:space="preserve">bequests. </w:t>
      </w:r>
      <w:r w:rsidR="75B56667" w:rsidRPr="00301F09">
        <w:rPr>
          <w:rFonts w:ascii="Calibri" w:eastAsia="Calibri" w:hAnsi="Calibri" w:cs="Calibri"/>
          <w:color w:val="000000" w:themeColor="text1"/>
        </w:rPr>
        <w:t xml:space="preserve">But while these document </w:t>
      </w:r>
      <w:r w:rsidRPr="00301F09">
        <w:rPr>
          <w:rFonts w:ascii="Calibri" w:eastAsia="Calibri" w:hAnsi="Calibri" w:cs="Calibri"/>
          <w:color w:val="000000" w:themeColor="text1"/>
        </w:rPr>
        <w:t>the</w:t>
      </w:r>
      <w:r w:rsidR="75B56667" w:rsidRPr="00301F09">
        <w:rPr>
          <w:rFonts w:ascii="Calibri" w:eastAsia="Calibri" w:hAnsi="Calibri" w:cs="Calibri"/>
          <w:color w:val="000000" w:themeColor="text1"/>
        </w:rPr>
        <w:t xml:space="preserve"> life of an</w:t>
      </w:r>
      <w:r w:rsidRPr="00301F09">
        <w:rPr>
          <w:rFonts w:ascii="Calibri" w:eastAsia="Calibri" w:hAnsi="Calibri" w:cs="Calibri"/>
          <w:color w:val="000000" w:themeColor="text1"/>
        </w:rPr>
        <w:t xml:space="preserve"> individual, evidence of their collection is often</w:t>
      </w:r>
      <w:r w:rsidR="75B56667" w:rsidRPr="00301F09">
        <w:rPr>
          <w:rFonts w:ascii="Calibri" w:eastAsia="Calibri" w:hAnsi="Calibri" w:cs="Calibri"/>
          <w:color w:val="000000" w:themeColor="text1"/>
        </w:rPr>
        <w:t xml:space="preserve"> more</w:t>
      </w:r>
      <w:r w:rsidRPr="00301F09">
        <w:rPr>
          <w:rFonts w:ascii="Calibri" w:eastAsia="Calibri" w:hAnsi="Calibri" w:cs="Calibri"/>
          <w:color w:val="000000" w:themeColor="text1"/>
        </w:rPr>
        <w:t xml:space="preserve"> ephemeral. </w:t>
      </w:r>
      <w:r w:rsidR="05A7C43C" w:rsidRPr="00301F09">
        <w:rPr>
          <w:rFonts w:ascii="Calibri" w:eastAsia="Calibri" w:hAnsi="Calibri" w:cs="Calibri"/>
          <w:color w:val="000000" w:themeColor="text1"/>
        </w:rPr>
        <w:t>We discuss examples of collector archives in</w:t>
      </w:r>
      <w:r w:rsidR="00B74918">
        <w:rPr>
          <w:rFonts w:ascii="Calibri" w:eastAsia="Calibri" w:hAnsi="Calibri" w:cs="Calibri"/>
          <w:color w:val="000000" w:themeColor="text1"/>
        </w:rPr>
        <w:t xml:space="preserve"> our</w:t>
      </w:r>
      <w:r w:rsidR="05A7C43C" w:rsidRPr="00301F09">
        <w:rPr>
          <w:rFonts w:ascii="Calibri" w:eastAsia="Calibri" w:hAnsi="Calibri" w:cs="Calibri"/>
          <w:color w:val="000000" w:themeColor="text1"/>
        </w:rPr>
        <w:t xml:space="preserve"> </w:t>
      </w:r>
      <w:r w:rsidR="000255D2">
        <w:rPr>
          <w:rFonts w:ascii="Calibri" w:eastAsia="Calibri" w:hAnsi="Calibri" w:cs="Calibri"/>
          <w:color w:val="000000" w:themeColor="text1"/>
        </w:rPr>
        <w:t>“</w:t>
      </w:r>
      <w:hyperlink r:id="rId59" w:history="1">
        <w:r w:rsidR="000255D2" w:rsidRPr="00D85D51">
          <w:rPr>
            <w:rStyle w:val="Hyperlink"/>
            <w:rFonts w:ascii="Calibri" w:eastAsia="Calibri" w:hAnsi="Calibri" w:cs="Calibri"/>
          </w:rPr>
          <w:t>Annotated Resource Guide</w:t>
        </w:r>
      </w:hyperlink>
      <w:r w:rsidR="000255D2">
        <w:rPr>
          <w:rFonts w:ascii="Calibri" w:eastAsia="Calibri" w:hAnsi="Calibri" w:cs="Calibri"/>
          <w:color w:val="000000" w:themeColor="text1"/>
        </w:rPr>
        <w:t>” (app</w:t>
      </w:r>
      <w:r w:rsidR="00D85D51">
        <w:rPr>
          <w:rFonts w:ascii="Calibri" w:eastAsia="Calibri" w:hAnsi="Calibri" w:cs="Calibri"/>
          <w:color w:val="000000" w:themeColor="text1"/>
        </w:rPr>
        <w:t>endix</w:t>
      </w:r>
      <w:r w:rsidR="000255D2">
        <w:rPr>
          <w:rFonts w:ascii="Calibri" w:eastAsia="Calibri" w:hAnsi="Calibri" w:cs="Calibri"/>
          <w:color w:val="000000" w:themeColor="text1"/>
        </w:rPr>
        <w:t xml:space="preserve"> </w:t>
      </w:r>
      <w:r w:rsidR="00D85D51">
        <w:rPr>
          <w:rFonts w:ascii="Calibri" w:eastAsia="Calibri" w:hAnsi="Calibri" w:cs="Calibri"/>
          <w:color w:val="000000" w:themeColor="text1"/>
        </w:rPr>
        <w:t>I</w:t>
      </w:r>
      <w:r w:rsidR="000255D2">
        <w:rPr>
          <w:rFonts w:ascii="Calibri" w:eastAsia="Calibri" w:hAnsi="Calibri" w:cs="Calibri"/>
          <w:color w:val="000000" w:themeColor="text1"/>
        </w:rPr>
        <w:t>)</w:t>
      </w:r>
      <w:r w:rsidR="05A7C43C" w:rsidRPr="00301F09">
        <w:rPr>
          <w:rFonts w:ascii="Calibri" w:eastAsia="Calibri" w:hAnsi="Calibri" w:cs="Calibri"/>
          <w:color w:val="000000" w:themeColor="text1"/>
        </w:rPr>
        <w:t xml:space="preserve">, but documentation may exist outside of a formal archival setting as well, </w:t>
      </w:r>
      <w:r w:rsidR="004F4166">
        <w:rPr>
          <w:rFonts w:ascii="Calibri" w:eastAsia="Calibri" w:hAnsi="Calibri" w:cs="Calibri"/>
          <w:color w:val="000000" w:themeColor="text1"/>
        </w:rPr>
        <w:t xml:space="preserve">such as </w:t>
      </w:r>
      <w:r w:rsidR="003607A1">
        <w:rPr>
          <w:rFonts w:ascii="Calibri" w:eastAsia="Calibri" w:hAnsi="Calibri" w:cs="Calibri"/>
          <w:color w:val="000000" w:themeColor="text1"/>
        </w:rPr>
        <w:t xml:space="preserve">in </w:t>
      </w:r>
      <w:r w:rsidR="05A7C43C" w:rsidRPr="00301F09">
        <w:rPr>
          <w:rFonts w:ascii="Calibri" w:eastAsia="Calibri" w:hAnsi="Calibri" w:cs="Calibri"/>
          <w:color w:val="000000" w:themeColor="text1"/>
        </w:rPr>
        <w:t>di</w:t>
      </w:r>
      <w:r w:rsidR="63041225" w:rsidRPr="00301F09">
        <w:rPr>
          <w:rFonts w:ascii="Calibri" w:eastAsia="Calibri" w:hAnsi="Calibri" w:cs="Calibri"/>
          <w:color w:val="000000" w:themeColor="text1"/>
        </w:rPr>
        <w:t xml:space="preserve">aries or other personal notes retained by family. </w:t>
      </w:r>
      <w:r w:rsidRPr="00301F09">
        <w:rPr>
          <w:rFonts w:ascii="Calibri" w:eastAsia="Calibri" w:hAnsi="Calibri" w:cs="Calibri"/>
          <w:color w:val="000000" w:themeColor="text1"/>
        </w:rPr>
        <w:t xml:space="preserve">Do </w:t>
      </w:r>
      <w:r w:rsidR="2CF15A77" w:rsidRPr="00301F09">
        <w:rPr>
          <w:rFonts w:ascii="Calibri" w:eastAsia="Calibri" w:hAnsi="Calibri" w:cs="Calibri"/>
          <w:color w:val="000000" w:themeColor="text1"/>
        </w:rPr>
        <w:t xml:space="preserve">such </w:t>
      </w:r>
      <w:r w:rsidRPr="00301F09">
        <w:rPr>
          <w:rFonts w:ascii="Calibri" w:eastAsia="Calibri" w:hAnsi="Calibri" w:cs="Calibri"/>
          <w:color w:val="000000" w:themeColor="text1"/>
        </w:rPr>
        <w:t xml:space="preserve">records speak to where the collection itself was housed and displayed? How or where was it documented? Current privacy laws </w:t>
      </w:r>
      <w:r w:rsidR="07B17813" w:rsidRPr="00301F09">
        <w:rPr>
          <w:rFonts w:ascii="Calibri" w:eastAsia="Calibri" w:hAnsi="Calibri" w:cs="Calibri"/>
          <w:color w:val="000000" w:themeColor="text1"/>
        </w:rPr>
        <w:t xml:space="preserve">can </w:t>
      </w:r>
      <w:r w:rsidRPr="00301F09">
        <w:rPr>
          <w:rFonts w:ascii="Calibri" w:eastAsia="Calibri" w:hAnsi="Calibri" w:cs="Calibri"/>
          <w:color w:val="000000" w:themeColor="text1"/>
        </w:rPr>
        <w:t>restrict access to more recent documentation. How will your research account for this gap? Furthermore, not all owners or dealers will have received this kind of documentation. Married female collectors are often elided from provenances or rendered invisible through name changes, even for collections formed prior to their marriage or through their own inheritance.</w:t>
      </w:r>
      <w:r w:rsidRPr="00301F09">
        <w:rPr>
          <w:rStyle w:val="EndnoteReference"/>
          <w:rFonts w:ascii="Calibri" w:eastAsia="Calibri" w:hAnsi="Calibri" w:cs="Calibri"/>
          <w:color w:val="000000" w:themeColor="text1"/>
        </w:rPr>
        <w:endnoteReference w:id="169"/>
      </w:r>
      <w:r w:rsidRPr="00301F09">
        <w:rPr>
          <w:rFonts w:ascii="Calibri" w:eastAsia="Calibri" w:hAnsi="Calibri" w:cs="Calibri"/>
          <w:color w:val="000000" w:themeColor="text1"/>
        </w:rPr>
        <w:t xml:space="preserve"> Where possible, including all names associated with a constituent over their lifetime will help make those records more accessible to researchers, who might know the constituent only through an alternate name.</w:t>
      </w:r>
    </w:p>
    <w:p w14:paraId="407A6215" w14:textId="77777777" w:rsidR="002D3FAA" w:rsidRPr="00301F09" w:rsidRDefault="002D3FAA" w:rsidP="00D7382D">
      <w:pPr>
        <w:spacing w:line="360" w:lineRule="auto"/>
        <w:rPr>
          <w:rFonts w:ascii="Calibri" w:eastAsia="Calibri" w:hAnsi="Calibri" w:cs="Calibri"/>
          <w:color w:val="000000" w:themeColor="text1"/>
        </w:rPr>
      </w:pPr>
    </w:p>
    <w:p w14:paraId="779BFD0D" w14:textId="54BBF1C6" w:rsidR="002D3FAA" w:rsidRPr="00D85D51" w:rsidRDefault="002D3FAA" w:rsidP="00D85D51">
      <w:pPr>
        <w:pStyle w:val="Heading4"/>
        <w:rPr>
          <w:i w:val="0"/>
          <w:iCs w:val="0"/>
        </w:rPr>
      </w:pPr>
      <w:r w:rsidRPr="00D85D51">
        <w:rPr>
          <w:i w:val="0"/>
          <w:iCs w:val="0"/>
        </w:rPr>
        <w:t xml:space="preserve">Historical </w:t>
      </w:r>
      <w:r w:rsidR="1B276CDC" w:rsidRPr="00D85D51">
        <w:rPr>
          <w:i w:val="0"/>
          <w:iCs w:val="0"/>
        </w:rPr>
        <w:t>D</w:t>
      </w:r>
      <w:r w:rsidRPr="00D85D51">
        <w:rPr>
          <w:i w:val="0"/>
          <w:iCs w:val="0"/>
        </w:rPr>
        <w:t xml:space="preserve">ocumentation </w:t>
      </w:r>
      <w:r w:rsidR="5065F5ED" w:rsidRPr="00D85D51">
        <w:rPr>
          <w:i w:val="0"/>
          <w:iCs w:val="0"/>
        </w:rPr>
        <w:t>of Collectors</w:t>
      </w:r>
    </w:p>
    <w:p w14:paraId="6532D1B5" w14:textId="063E335F" w:rsidR="002D3FAA" w:rsidRPr="00301F09" w:rsidRDefault="002D3FAA" w:rsidP="00D7382D">
      <w:pPr>
        <w:spacing w:line="360" w:lineRule="auto"/>
        <w:rPr>
          <w:rFonts w:ascii="Calibri" w:eastAsia="Calibri" w:hAnsi="Calibri" w:cs="Calibri"/>
          <w:color w:val="000000" w:themeColor="text1"/>
          <w:highlight w:val="yellow"/>
        </w:rPr>
      </w:pPr>
      <w:r w:rsidRPr="00301F09">
        <w:rPr>
          <w:rFonts w:ascii="Calibri" w:eastAsia="Calibri" w:hAnsi="Calibri" w:cs="Calibri"/>
          <w:color w:val="000000" w:themeColor="text1"/>
        </w:rPr>
        <w:t xml:space="preserve">The history of collecting Mediterranean antiquities has been documented and examined for centuries, </w:t>
      </w:r>
      <w:r w:rsidR="37FDFDE5" w:rsidRPr="55F7EA74">
        <w:rPr>
          <w:rFonts w:ascii="Calibri" w:eastAsia="Calibri" w:hAnsi="Calibri" w:cs="Calibri"/>
          <w:color w:val="000000" w:themeColor="text1"/>
        </w:rPr>
        <w:t xml:space="preserve">even millennia, if we include ancient </w:t>
      </w:r>
      <w:r w:rsidRPr="00301F09">
        <w:rPr>
          <w:rFonts w:ascii="Calibri" w:eastAsia="Calibri" w:hAnsi="Calibri" w:cs="Calibri"/>
          <w:color w:val="000000" w:themeColor="text1"/>
        </w:rPr>
        <w:t xml:space="preserve">sources </w:t>
      </w:r>
      <w:r w:rsidR="00C36AD9">
        <w:rPr>
          <w:rFonts w:ascii="Calibri" w:eastAsia="Calibri" w:hAnsi="Calibri" w:cs="Calibri"/>
          <w:color w:val="000000" w:themeColor="text1"/>
        </w:rPr>
        <w:t xml:space="preserve">mentioning their </w:t>
      </w:r>
      <w:r w:rsidR="37FDFDE5" w:rsidRPr="55F7EA74">
        <w:rPr>
          <w:rFonts w:ascii="Calibri" w:eastAsia="Calibri" w:hAnsi="Calibri" w:cs="Calibri"/>
          <w:color w:val="000000" w:themeColor="text1"/>
        </w:rPr>
        <w:t>contemporary collecting practices.</w:t>
      </w:r>
      <w:r w:rsidRPr="55F7EA74">
        <w:rPr>
          <w:rFonts w:ascii="Calibri" w:eastAsia="Calibri" w:hAnsi="Calibri" w:cs="Calibri"/>
          <w:color w:val="000000" w:themeColor="text1"/>
        </w:rPr>
        <w:t xml:space="preserve"> </w:t>
      </w:r>
      <w:r w:rsidRPr="00301F09">
        <w:rPr>
          <w:rFonts w:ascii="Calibri" w:eastAsia="Calibri" w:hAnsi="Calibri" w:cs="Calibri"/>
          <w:color w:val="000000" w:themeColor="text1"/>
        </w:rPr>
        <w:t>But these resources provide only a limited view of</w:t>
      </w:r>
      <w:r w:rsidR="005B284C" w:rsidRPr="00301F09">
        <w:rPr>
          <w:rFonts w:ascii="Calibri" w:eastAsia="Calibri" w:hAnsi="Calibri" w:cs="Calibri"/>
          <w:color w:val="000000" w:themeColor="text1"/>
        </w:rPr>
        <w:t xml:space="preserve"> the</w:t>
      </w:r>
      <w:r w:rsidRPr="00301F09">
        <w:rPr>
          <w:rFonts w:ascii="Calibri" w:eastAsia="Calibri" w:hAnsi="Calibri" w:cs="Calibri"/>
          <w:color w:val="000000" w:themeColor="text1"/>
        </w:rPr>
        <w:t xml:space="preserve"> documentation of collections over time, and they privilege elite private collections in western Europe. Many </w:t>
      </w:r>
      <w:r w:rsidR="2CEEC032" w:rsidRPr="00301F09">
        <w:rPr>
          <w:rFonts w:ascii="Calibri" w:eastAsia="Calibri" w:hAnsi="Calibri" w:cs="Calibri"/>
          <w:color w:val="000000" w:themeColor="text1"/>
        </w:rPr>
        <w:t xml:space="preserve">ancient </w:t>
      </w:r>
      <w:r w:rsidRPr="00301F09">
        <w:rPr>
          <w:rFonts w:ascii="Calibri" w:eastAsia="Calibri" w:hAnsi="Calibri" w:cs="Calibri"/>
          <w:color w:val="000000" w:themeColor="text1"/>
        </w:rPr>
        <w:t xml:space="preserve">Mediterranean objects first appeared on the market in the nineteenth and twentieth centuries without publication and thereafter circulated through collections at a variety of economic levels. It is the exception, not the rule, that private antiquities collections were comprehensively documented through publications or auction catalogues. </w:t>
      </w:r>
    </w:p>
    <w:p w14:paraId="4638C10A" w14:textId="6777C5F2" w:rsidR="002D3FAA" w:rsidRPr="00301F09" w:rsidRDefault="002D3FAA" w:rsidP="00D7382D">
      <w:pPr>
        <w:spacing w:line="360" w:lineRule="auto"/>
        <w:ind w:firstLine="720"/>
        <w:rPr>
          <w:rStyle w:val="EndnoteReference"/>
          <w:rFonts w:ascii="Calibri" w:eastAsia="Calibri" w:hAnsi="Calibri" w:cs="Calibri"/>
          <w:color w:val="201F1E"/>
        </w:rPr>
      </w:pPr>
      <w:r w:rsidRPr="00301F09">
        <w:rPr>
          <w:rFonts w:ascii="Calibri" w:eastAsia="Calibri" w:hAnsi="Calibri" w:cs="Calibri"/>
          <w:color w:val="000000" w:themeColor="text1"/>
        </w:rPr>
        <w:t>Even within the elite sphere, well-known collections like that of Martine de Béhague, comtesse de Béarn (1870–1939)</w:t>
      </w:r>
      <w:r w:rsidR="00B74918">
        <w:rPr>
          <w:rFonts w:ascii="Calibri" w:eastAsia="Calibri" w:hAnsi="Calibri" w:cs="Calibri"/>
          <w:color w:val="000000" w:themeColor="text1"/>
        </w:rPr>
        <w:t xml:space="preserve"> in Paris</w:t>
      </w:r>
      <w:r w:rsidRPr="00301F09">
        <w:rPr>
          <w:rFonts w:ascii="Calibri" w:eastAsia="Calibri" w:hAnsi="Calibri" w:cs="Calibri"/>
          <w:color w:val="000000" w:themeColor="text1"/>
        </w:rPr>
        <w:t xml:space="preserve">, were seen by </w:t>
      </w:r>
      <w:r w:rsidR="02F70577" w:rsidRPr="00301F09">
        <w:rPr>
          <w:rFonts w:ascii="Calibri" w:eastAsia="Calibri" w:hAnsi="Calibri" w:cs="Calibri"/>
          <w:color w:val="000000" w:themeColor="text1"/>
        </w:rPr>
        <w:t xml:space="preserve">relatively </w:t>
      </w:r>
      <w:r w:rsidRPr="00301F09">
        <w:rPr>
          <w:rFonts w:ascii="Calibri" w:eastAsia="Calibri" w:hAnsi="Calibri" w:cs="Calibri"/>
          <w:color w:val="000000" w:themeColor="text1"/>
        </w:rPr>
        <w:t xml:space="preserve">few contemporary scholars, and only a small portion was ever published in exhibition catalogues or </w:t>
      </w:r>
      <w:r w:rsidR="28CAF87A" w:rsidRPr="00301F09">
        <w:rPr>
          <w:rFonts w:ascii="Calibri" w:eastAsia="Calibri" w:hAnsi="Calibri" w:cs="Calibri"/>
          <w:color w:val="000000" w:themeColor="text1"/>
        </w:rPr>
        <w:t xml:space="preserve">in her </w:t>
      </w:r>
      <w:r w:rsidRPr="00301F09">
        <w:rPr>
          <w:rFonts w:ascii="Calibri" w:eastAsia="Calibri" w:hAnsi="Calibri" w:cs="Calibri"/>
          <w:color w:val="000000" w:themeColor="text1"/>
        </w:rPr>
        <w:t>commissioned collection catalogues.</w:t>
      </w:r>
      <w:r w:rsidRPr="00301F09">
        <w:rPr>
          <w:rStyle w:val="EndnoteReference"/>
          <w:rFonts w:ascii="Calibri" w:eastAsia="Calibri" w:hAnsi="Calibri" w:cs="Calibri"/>
          <w:color w:val="000000" w:themeColor="text1"/>
        </w:rPr>
        <w:endnoteReference w:id="170"/>
      </w:r>
      <w:r w:rsidRPr="00301F09">
        <w:rPr>
          <w:rFonts w:ascii="Calibri" w:eastAsia="Calibri" w:hAnsi="Calibri" w:cs="Calibri"/>
          <w:color w:val="000000" w:themeColor="text1"/>
        </w:rPr>
        <w:t xml:space="preserve"> In contrast,</w:t>
      </w:r>
      <w:r w:rsidRPr="00301F09">
        <w:rPr>
          <w:rFonts w:ascii="Calibri" w:eastAsia="Calibri" w:hAnsi="Calibri" w:cs="Calibri"/>
          <w:color w:val="201F1E"/>
        </w:rPr>
        <w:t xml:space="preserve"> some collections were notable tourist destinations, becoming objects of consumption</w:t>
      </w:r>
      <w:r w:rsidRPr="00301F09">
        <w:rPr>
          <w:rFonts w:ascii="Calibri" w:hAnsi="Calibri"/>
          <w:color w:val="201F1E"/>
        </w:rPr>
        <w:t>—</w:t>
      </w:r>
      <w:r w:rsidRPr="00301F09">
        <w:rPr>
          <w:rFonts w:ascii="Calibri" w:eastAsia="Calibri" w:hAnsi="Calibri" w:cs="Calibri"/>
          <w:color w:val="201F1E"/>
        </w:rPr>
        <w:t>and documentation</w:t>
      </w:r>
      <w:r w:rsidRPr="00301F09">
        <w:rPr>
          <w:rFonts w:ascii="Calibri" w:hAnsi="Calibri"/>
          <w:color w:val="201F1E"/>
        </w:rPr>
        <w:t>—</w:t>
      </w:r>
      <w:r w:rsidRPr="00301F09">
        <w:rPr>
          <w:rFonts w:ascii="Calibri" w:eastAsia="Calibri" w:hAnsi="Calibri" w:cs="Calibri"/>
          <w:color w:val="201F1E"/>
        </w:rPr>
        <w:t>through art checklists and souvenirs</w:t>
      </w:r>
      <w:r w:rsidR="6B1098F3" w:rsidRPr="00301F09">
        <w:rPr>
          <w:rFonts w:ascii="Calibri" w:eastAsia="Calibri" w:hAnsi="Calibri" w:cs="Calibri"/>
          <w:color w:val="201F1E"/>
        </w:rPr>
        <w:t xml:space="preserve"> like stereoscopic views or postcards of interiors distributed widely</w:t>
      </w:r>
      <w:r w:rsidRPr="00301F09">
        <w:rPr>
          <w:rFonts w:ascii="Calibri" w:eastAsia="Calibri" w:hAnsi="Calibri" w:cs="Calibri"/>
          <w:color w:val="201F1E"/>
        </w:rPr>
        <w:t>.</w:t>
      </w:r>
      <w:r w:rsidRPr="00301F09">
        <w:rPr>
          <w:rStyle w:val="EndnoteReference"/>
          <w:rFonts w:ascii="Calibri" w:eastAsia="Calibri" w:hAnsi="Calibri" w:cs="Calibri"/>
          <w:color w:val="201F1E"/>
        </w:rPr>
        <w:endnoteReference w:id="171"/>
      </w:r>
      <w:r w:rsidRPr="00301F09">
        <w:rPr>
          <w:rFonts w:ascii="Calibri" w:eastAsia="Calibri" w:hAnsi="Calibri" w:cs="Calibri"/>
          <w:color w:val="201F1E"/>
        </w:rPr>
        <w:t xml:space="preserve"> But </w:t>
      </w:r>
      <w:r w:rsidR="367A23D0" w:rsidRPr="00301F09">
        <w:rPr>
          <w:rFonts w:ascii="Calibri" w:eastAsia="Calibri" w:hAnsi="Calibri" w:cs="Calibri"/>
          <w:color w:val="201F1E"/>
        </w:rPr>
        <w:t>foundation</w:t>
      </w:r>
      <w:r w:rsidR="342A3ACB" w:rsidRPr="00301F09">
        <w:rPr>
          <w:rFonts w:ascii="Calibri" w:eastAsia="Calibri" w:hAnsi="Calibri" w:cs="Calibri"/>
          <w:color w:val="201F1E"/>
        </w:rPr>
        <w:t>al</w:t>
      </w:r>
      <w:r w:rsidR="6583A8F3" w:rsidRPr="00301F09">
        <w:rPr>
          <w:rFonts w:ascii="Calibri" w:eastAsia="Calibri" w:hAnsi="Calibri" w:cs="Calibri"/>
          <w:color w:val="201F1E"/>
        </w:rPr>
        <w:t xml:space="preserve"> texts in the field of the history of collecti</w:t>
      </w:r>
      <w:r w:rsidR="0691CCCD" w:rsidRPr="00301F09">
        <w:rPr>
          <w:rFonts w:ascii="Calibri" w:eastAsia="Calibri" w:hAnsi="Calibri" w:cs="Calibri"/>
          <w:color w:val="201F1E"/>
        </w:rPr>
        <w:t>ng</w:t>
      </w:r>
      <w:r w:rsidR="6583A8F3" w:rsidRPr="00301F09">
        <w:rPr>
          <w:rFonts w:ascii="Calibri" w:eastAsia="Calibri" w:hAnsi="Calibri" w:cs="Calibri"/>
          <w:color w:val="201F1E"/>
        </w:rPr>
        <w:t xml:space="preserve">, </w:t>
      </w:r>
      <w:r w:rsidRPr="00301F09">
        <w:rPr>
          <w:rFonts w:ascii="Calibri" w:eastAsia="Calibri" w:hAnsi="Calibri" w:cs="Calibri"/>
          <w:color w:val="000000" w:themeColor="text1"/>
        </w:rPr>
        <w:t>like those by Adolf Michaelis</w:t>
      </w:r>
      <w:r w:rsidR="565C7321" w:rsidRPr="00301F09">
        <w:rPr>
          <w:rFonts w:ascii="Calibri" w:eastAsia="Calibri" w:hAnsi="Calibri" w:cs="Calibri"/>
          <w:color w:val="000000" w:themeColor="text1"/>
        </w:rPr>
        <w:t xml:space="preserve"> on English collections</w:t>
      </w:r>
      <w:r w:rsidRPr="00301F09">
        <w:rPr>
          <w:rFonts w:ascii="Calibri" w:eastAsia="Calibri" w:hAnsi="Calibri" w:cs="Calibri"/>
          <w:color w:val="000000" w:themeColor="text1"/>
        </w:rPr>
        <w:t xml:space="preserve">, can be broad without being comprehensive. Michaelis’s narrow focus on ancient marbles provides expansive documentation of the location of many private collections in England, as well as limited provenance information for some sculptures, but he does not address with any detail the vases, gems, or </w:t>
      </w:r>
      <w:r w:rsidR="00D56A40">
        <w:rPr>
          <w:rFonts w:ascii="Calibri" w:eastAsia="Calibri" w:hAnsi="Calibri" w:cs="Calibri"/>
          <w:color w:val="000000" w:themeColor="text1"/>
        </w:rPr>
        <w:t xml:space="preserve">some of the </w:t>
      </w:r>
      <w:r w:rsidRPr="00301F09">
        <w:rPr>
          <w:rFonts w:ascii="Calibri" w:eastAsia="Calibri" w:hAnsi="Calibri" w:cs="Calibri"/>
          <w:color w:val="000000" w:themeColor="text1"/>
        </w:rPr>
        <w:t>other works of ancient art held in those same collections.</w:t>
      </w:r>
      <w:r w:rsidRPr="00301F09">
        <w:rPr>
          <w:rStyle w:val="EndnoteReference"/>
          <w:rFonts w:ascii="Calibri" w:eastAsia="Calibri" w:hAnsi="Calibri" w:cs="Calibri"/>
          <w:color w:val="000000" w:themeColor="text1"/>
        </w:rPr>
        <w:endnoteReference w:id="172"/>
      </w:r>
      <w:r w:rsidR="00162E82">
        <w:rPr>
          <w:rFonts w:ascii="Calibri" w:eastAsia="Calibri" w:hAnsi="Calibri" w:cs="Calibri"/>
          <w:color w:val="000000" w:themeColor="text1"/>
        </w:rPr>
        <w:t xml:space="preserve"> </w:t>
      </w:r>
      <w:r w:rsidRPr="00301F09">
        <w:rPr>
          <w:rFonts w:ascii="Calibri" w:eastAsia="Calibri" w:hAnsi="Calibri" w:cs="Calibri"/>
          <w:color w:val="000000" w:themeColor="text1"/>
        </w:rPr>
        <w:lastRenderedPageBreak/>
        <w:t xml:space="preserve">These treatments of singular private </w:t>
      </w:r>
      <w:r w:rsidR="36873209" w:rsidRPr="00301F09">
        <w:rPr>
          <w:rFonts w:ascii="Calibri" w:eastAsia="Calibri" w:hAnsi="Calibri" w:cs="Calibri"/>
          <w:color w:val="000000" w:themeColor="text1"/>
        </w:rPr>
        <w:t xml:space="preserve">English </w:t>
      </w:r>
      <w:r w:rsidRPr="00301F09">
        <w:rPr>
          <w:rFonts w:ascii="Calibri" w:eastAsia="Calibri" w:hAnsi="Calibri" w:cs="Calibri"/>
          <w:color w:val="000000" w:themeColor="text1"/>
        </w:rPr>
        <w:t>collections are</w:t>
      </w:r>
      <w:r w:rsidRPr="00301F09">
        <w:rPr>
          <w:rFonts w:ascii="Calibri" w:eastAsia="Calibri" w:hAnsi="Calibri" w:cs="Calibri"/>
          <w:color w:val="201F1E"/>
        </w:rPr>
        <w:t xml:space="preserve"> the precursors for more recent </w:t>
      </w:r>
      <w:r w:rsidRPr="00301F09">
        <w:rPr>
          <w:rFonts w:ascii="Calibri" w:eastAsia="Calibri" w:hAnsi="Calibri" w:cs="Calibri"/>
          <w:color w:val="000000" w:themeColor="text1"/>
        </w:rPr>
        <w:t xml:space="preserve">publications </w:t>
      </w:r>
      <w:r w:rsidRPr="00301F09">
        <w:rPr>
          <w:rFonts w:ascii="Calibri" w:eastAsia="Calibri" w:hAnsi="Calibri" w:cs="Calibri"/>
          <w:color w:val="201F1E"/>
        </w:rPr>
        <w:t xml:space="preserve">like Elizabeth </w:t>
      </w:r>
      <w:r w:rsidR="6567E9E9" w:rsidRPr="00301F09">
        <w:rPr>
          <w:rFonts w:ascii="Calibri" w:eastAsia="Calibri" w:hAnsi="Calibri" w:cs="Calibri"/>
          <w:color w:val="201F1E"/>
        </w:rPr>
        <w:t>Angelicoussis</w:t>
      </w:r>
      <w:r w:rsidR="3AD33899" w:rsidRPr="00301F09">
        <w:rPr>
          <w:rFonts w:ascii="Calibri" w:eastAsia="Calibri" w:hAnsi="Calibri" w:cs="Calibri"/>
          <w:color w:val="201F1E"/>
        </w:rPr>
        <w:t>’</w:t>
      </w:r>
      <w:r w:rsidR="001E49D0">
        <w:rPr>
          <w:rFonts w:ascii="Calibri" w:eastAsia="Calibri" w:hAnsi="Calibri" w:cs="Calibri"/>
          <w:color w:val="201F1E"/>
        </w:rPr>
        <w:t>s</w:t>
      </w:r>
      <w:r w:rsidR="02CCCD81" w:rsidRPr="00301F09">
        <w:rPr>
          <w:rFonts w:ascii="Calibri" w:eastAsia="Calibri" w:hAnsi="Calibri" w:cs="Calibri"/>
          <w:color w:val="201F1E"/>
        </w:rPr>
        <w:t xml:space="preserve"> work on reconstructing</w:t>
      </w:r>
      <w:r w:rsidRPr="00301F09">
        <w:rPr>
          <w:rFonts w:ascii="Calibri" w:eastAsia="Calibri" w:hAnsi="Calibri" w:cs="Calibri"/>
          <w:color w:val="201F1E"/>
        </w:rPr>
        <w:t xml:space="preserve"> the Lansdowne </w:t>
      </w:r>
      <w:r w:rsidR="02CCCD81" w:rsidRPr="00301F09">
        <w:rPr>
          <w:rFonts w:ascii="Calibri" w:eastAsia="Calibri" w:hAnsi="Calibri" w:cs="Calibri"/>
          <w:color w:val="201F1E"/>
        </w:rPr>
        <w:t>collection</w:t>
      </w:r>
      <w:r w:rsidR="00D56A40">
        <w:rPr>
          <w:rFonts w:ascii="Calibri" w:eastAsia="Calibri" w:hAnsi="Calibri" w:cs="Calibri"/>
          <w:color w:val="201F1E"/>
        </w:rPr>
        <w:t>,</w:t>
      </w:r>
      <w:r w:rsidR="00D56A40">
        <w:rPr>
          <w:rStyle w:val="EndnoteReference"/>
          <w:rFonts w:ascii="Calibri" w:eastAsia="Calibri" w:hAnsi="Calibri" w:cs="Calibri"/>
          <w:color w:val="201F1E"/>
        </w:rPr>
        <w:endnoteReference w:id="173"/>
      </w:r>
      <w:r w:rsidR="6567E9E9" w:rsidRPr="00301F09">
        <w:rPr>
          <w:rFonts w:ascii="Calibri" w:eastAsia="Calibri" w:hAnsi="Calibri" w:cs="Calibri"/>
          <w:color w:val="201F1E"/>
        </w:rPr>
        <w:t xml:space="preserve"> and </w:t>
      </w:r>
      <w:r w:rsidR="618BB3B9" w:rsidRPr="00301F09">
        <w:rPr>
          <w:rFonts w:ascii="Calibri" w:eastAsia="Calibri" w:hAnsi="Calibri" w:cs="Calibri"/>
          <w:color w:val="201F1E"/>
        </w:rPr>
        <w:t xml:space="preserve">the expansive treatment of the </w:t>
      </w:r>
      <w:r w:rsidRPr="00301F09">
        <w:rPr>
          <w:rFonts w:ascii="Calibri" w:eastAsia="Calibri" w:hAnsi="Calibri" w:cs="Calibri"/>
          <w:color w:val="201F1E"/>
        </w:rPr>
        <w:t xml:space="preserve">Ince Blundell </w:t>
      </w:r>
      <w:r w:rsidR="618BB3B9" w:rsidRPr="00301F09">
        <w:rPr>
          <w:rFonts w:ascii="Calibri" w:eastAsia="Calibri" w:hAnsi="Calibri" w:cs="Calibri"/>
          <w:color w:val="201F1E"/>
        </w:rPr>
        <w:t>collection.</w:t>
      </w:r>
      <w:r w:rsidR="68475967" w:rsidRPr="4E84F6D1">
        <w:rPr>
          <w:rStyle w:val="EndnoteReference"/>
          <w:rFonts w:ascii="Calibri" w:eastAsia="Calibri" w:hAnsi="Calibri" w:cs="Calibri"/>
          <w:color w:val="201F1E"/>
        </w:rPr>
        <w:endnoteReference w:id="174"/>
      </w:r>
      <w:r w:rsidRPr="00301F09">
        <w:rPr>
          <w:rFonts w:ascii="Calibri" w:eastAsia="Calibri" w:hAnsi="Calibri" w:cs="Calibri"/>
          <w:color w:val="201F1E"/>
        </w:rPr>
        <w:t xml:space="preserve"> These publications, which make extensive use of archival resources documenting the context of an entire collection, show </w:t>
      </w:r>
      <w:r w:rsidR="0CF1250A" w:rsidRPr="00301F09">
        <w:rPr>
          <w:rFonts w:ascii="Calibri" w:eastAsia="Calibri" w:hAnsi="Calibri" w:cs="Calibri"/>
          <w:color w:val="201F1E"/>
        </w:rPr>
        <w:t>how this research continues to evolve</w:t>
      </w:r>
      <w:r w:rsidR="6567E9E9" w:rsidRPr="00301F09">
        <w:rPr>
          <w:rFonts w:ascii="Calibri" w:eastAsia="Calibri" w:hAnsi="Calibri" w:cs="Calibri"/>
          <w:color w:val="201F1E"/>
        </w:rPr>
        <w:t>.</w:t>
      </w:r>
      <w:r w:rsidRPr="00301F09">
        <w:rPr>
          <w:rStyle w:val="EndnoteReference"/>
          <w:rFonts w:ascii="Calibri" w:eastAsia="Calibri" w:hAnsi="Calibri" w:cs="Calibri"/>
          <w:color w:val="201F1E"/>
        </w:rPr>
        <w:endnoteReference w:id="175"/>
      </w:r>
    </w:p>
    <w:p w14:paraId="478FF896" w14:textId="62FCB44D" w:rsidR="002D3FAA" w:rsidRDefault="002D3FAA" w:rsidP="00D7382D">
      <w:pPr>
        <w:tabs>
          <w:tab w:val="left" w:pos="1350"/>
        </w:tabs>
        <w:spacing w:line="360" w:lineRule="auto"/>
        <w:ind w:firstLine="720"/>
      </w:pPr>
      <w:r w:rsidRPr="00301F09">
        <w:rPr>
          <w:rFonts w:ascii="Calibri" w:eastAsia="Calibri" w:hAnsi="Calibri" w:cs="Calibri"/>
          <w:color w:val="000000" w:themeColor="text1"/>
        </w:rPr>
        <w:t xml:space="preserve">These elite </w:t>
      </w:r>
      <w:r w:rsidR="00E163B8">
        <w:rPr>
          <w:rFonts w:ascii="Calibri" w:eastAsia="Calibri" w:hAnsi="Calibri" w:cs="Calibri"/>
          <w:color w:val="000000" w:themeColor="text1"/>
        </w:rPr>
        <w:t xml:space="preserve">collectors and </w:t>
      </w:r>
      <w:r w:rsidRPr="00301F09">
        <w:rPr>
          <w:rFonts w:ascii="Calibri" w:eastAsia="Calibri" w:hAnsi="Calibri" w:cs="Calibri"/>
          <w:color w:val="000000" w:themeColor="text1"/>
        </w:rPr>
        <w:t>collections</w:t>
      </w:r>
      <w:r w:rsidR="00D56A40">
        <w:rPr>
          <w:rFonts w:ascii="Calibri" w:eastAsia="Calibri" w:hAnsi="Calibri" w:cs="Calibri"/>
          <w:color w:val="000000" w:themeColor="text1"/>
        </w:rPr>
        <w:t xml:space="preserve"> have</w:t>
      </w:r>
      <w:r w:rsidR="3A05F841" w:rsidRPr="00301F09">
        <w:rPr>
          <w:rFonts w:ascii="Calibri" w:eastAsia="Calibri" w:hAnsi="Calibri" w:cs="Calibri"/>
          <w:color w:val="000000" w:themeColor="text1"/>
        </w:rPr>
        <w:t xml:space="preserve"> predominate</w:t>
      </w:r>
      <w:r w:rsidR="00D56A40">
        <w:rPr>
          <w:rFonts w:ascii="Calibri" w:eastAsia="Calibri" w:hAnsi="Calibri" w:cs="Calibri"/>
          <w:color w:val="000000" w:themeColor="text1"/>
        </w:rPr>
        <w:t>d in</w:t>
      </w:r>
      <w:r w:rsidR="3A05F841" w:rsidRPr="00301F09">
        <w:rPr>
          <w:rFonts w:ascii="Calibri" w:eastAsia="Calibri" w:hAnsi="Calibri" w:cs="Calibri"/>
          <w:color w:val="000000" w:themeColor="text1"/>
        </w:rPr>
        <w:t xml:space="preserve"> traditional academic </w:t>
      </w:r>
      <w:r w:rsidR="005A177A" w:rsidRPr="5AE489F2">
        <w:rPr>
          <w:rFonts w:ascii="Calibri" w:eastAsia="Calibri" w:hAnsi="Calibri" w:cs="Calibri"/>
          <w:color w:val="000000" w:themeColor="text1"/>
        </w:rPr>
        <w:t>studies</w:t>
      </w:r>
      <w:r w:rsidR="3A05F841" w:rsidRPr="00301F09">
        <w:rPr>
          <w:rFonts w:ascii="Calibri" w:eastAsia="Calibri" w:hAnsi="Calibri" w:cs="Calibri"/>
          <w:color w:val="000000" w:themeColor="text1"/>
        </w:rPr>
        <w:t xml:space="preserve">, </w:t>
      </w:r>
      <w:r w:rsidR="00E163B8">
        <w:rPr>
          <w:rFonts w:ascii="Calibri" w:eastAsia="Calibri" w:hAnsi="Calibri" w:cs="Calibri"/>
          <w:color w:val="000000" w:themeColor="text1"/>
        </w:rPr>
        <w:t xml:space="preserve">but they </w:t>
      </w:r>
      <w:r w:rsidRPr="00301F09">
        <w:rPr>
          <w:rFonts w:ascii="Calibri" w:eastAsia="Calibri" w:hAnsi="Calibri" w:cs="Calibri"/>
          <w:color w:val="000000" w:themeColor="text1"/>
        </w:rPr>
        <w:t xml:space="preserve">were </w:t>
      </w:r>
      <w:r w:rsidR="0AAE638D" w:rsidRPr="00301F09">
        <w:rPr>
          <w:rFonts w:ascii="Calibri" w:eastAsia="Calibri" w:hAnsi="Calibri" w:cs="Calibri"/>
          <w:color w:val="000000" w:themeColor="text1"/>
        </w:rPr>
        <w:t xml:space="preserve">not </w:t>
      </w:r>
      <w:r w:rsidRPr="00301F09" w:rsidDel="002D3FAA">
        <w:rPr>
          <w:rFonts w:ascii="Calibri" w:eastAsia="Calibri" w:hAnsi="Calibri" w:cs="Calibri"/>
          <w:color w:val="000000" w:themeColor="text1"/>
        </w:rPr>
        <w:t xml:space="preserve">the </w:t>
      </w:r>
      <w:r w:rsidRPr="003D6113" w:rsidDel="002D3FAA">
        <w:rPr>
          <w:rFonts w:ascii="Calibri" w:eastAsia="Calibri" w:hAnsi="Calibri" w:cs="Calibri"/>
          <w:color w:val="000000" w:themeColor="text1"/>
        </w:rPr>
        <w:t xml:space="preserve">only </w:t>
      </w:r>
      <w:r w:rsidRPr="00301F09" w:rsidDel="002D3FAA">
        <w:rPr>
          <w:rFonts w:ascii="Calibri" w:eastAsia="Calibri" w:hAnsi="Calibri" w:cs="Calibri"/>
          <w:color w:val="000000" w:themeColor="text1"/>
        </w:rPr>
        <w:t>kinds of collections of ancient Mediterranean works of art</w:t>
      </w:r>
      <w:r w:rsidRPr="00301F09">
        <w:rPr>
          <w:rFonts w:ascii="Calibri" w:eastAsia="Calibri" w:hAnsi="Calibri" w:cs="Calibri"/>
          <w:color w:val="000000" w:themeColor="text1"/>
        </w:rPr>
        <w:t>. By the mid</w:t>
      </w:r>
      <w:r w:rsidR="2F4F6304" w:rsidRPr="00301F09">
        <w:rPr>
          <w:rFonts w:ascii="Calibri" w:eastAsia="Calibri" w:hAnsi="Calibri" w:cs="Calibri"/>
          <w:color w:val="000000" w:themeColor="text1"/>
        </w:rPr>
        <w:t>-</w:t>
      </w:r>
      <w:r w:rsidRPr="00301F09">
        <w:rPr>
          <w:rFonts w:ascii="Calibri" w:eastAsia="Calibri" w:hAnsi="Calibri" w:cs="Calibri"/>
          <w:color w:val="000000" w:themeColor="text1"/>
        </w:rPr>
        <w:t xml:space="preserve">nineteenth century, regional publications of </w:t>
      </w:r>
      <w:r w:rsidR="4B86D8B9" w:rsidRPr="00301F09">
        <w:rPr>
          <w:rFonts w:ascii="Calibri" w:eastAsia="Calibri" w:hAnsi="Calibri" w:cs="Calibri"/>
          <w:color w:val="000000" w:themeColor="text1"/>
        </w:rPr>
        <w:t>a</w:t>
      </w:r>
      <w:r w:rsidRPr="00301F09">
        <w:rPr>
          <w:rFonts w:ascii="Calibri" w:eastAsia="Calibri" w:hAnsi="Calibri" w:cs="Calibri"/>
          <w:color w:val="000000" w:themeColor="text1"/>
        </w:rPr>
        <w:t>ntiquarian groups (particularly in England)</w:t>
      </w:r>
      <w:r w:rsidRPr="00301F09" w:rsidDel="70242FF4">
        <w:rPr>
          <w:rFonts w:ascii="Calibri" w:eastAsia="Calibri" w:hAnsi="Calibri" w:cs="Calibri"/>
          <w:color w:val="000000" w:themeColor="text1"/>
        </w:rPr>
        <w:t>,</w:t>
      </w:r>
      <w:r w:rsidRPr="00301F09">
        <w:rPr>
          <w:rFonts w:ascii="Calibri" w:eastAsia="Calibri" w:hAnsi="Calibri" w:cs="Calibri"/>
          <w:color w:val="000000" w:themeColor="text1"/>
        </w:rPr>
        <w:t xml:space="preserve"> auction catalogues, and a growing number of private collection exhibitions point to a well-to-do but diverse array of collectors and dealers </w:t>
      </w:r>
      <w:r w:rsidR="2F4F6304" w:rsidRPr="00301F09">
        <w:rPr>
          <w:rFonts w:ascii="Calibri" w:eastAsia="Calibri" w:hAnsi="Calibri" w:cs="Calibri"/>
          <w:color w:val="000000" w:themeColor="text1"/>
        </w:rPr>
        <w:t>beyond the</w:t>
      </w:r>
      <w:r w:rsidRPr="00301F09">
        <w:rPr>
          <w:rFonts w:ascii="Calibri" w:eastAsia="Calibri" w:hAnsi="Calibri" w:cs="Calibri"/>
          <w:color w:val="000000" w:themeColor="text1"/>
        </w:rPr>
        <w:t xml:space="preserve"> nobility. </w:t>
      </w:r>
      <w:r w:rsidR="2AEC214C" w:rsidRPr="00301F09">
        <w:rPr>
          <w:rFonts w:ascii="Calibri" w:eastAsia="Calibri" w:hAnsi="Calibri" w:cs="Calibri"/>
          <w:color w:val="000000" w:themeColor="text1"/>
        </w:rPr>
        <w:t>T</w:t>
      </w:r>
      <w:r w:rsidRPr="00301F09">
        <w:rPr>
          <w:rFonts w:ascii="Calibri" w:eastAsia="Calibri" w:hAnsi="Calibri" w:cs="Calibri"/>
          <w:color w:val="000000" w:themeColor="text1"/>
        </w:rPr>
        <w:t xml:space="preserve">he nineteenth- and twentieth-century markets for Mediterranean antiquities have yet to be fully mapped, </w:t>
      </w:r>
      <w:r w:rsidR="2AEC214C" w:rsidRPr="00301F09">
        <w:rPr>
          <w:rFonts w:ascii="Calibri" w:eastAsia="Calibri" w:hAnsi="Calibri" w:cs="Calibri"/>
          <w:color w:val="000000" w:themeColor="text1"/>
        </w:rPr>
        <w:t xml:space="preserve">but </w:t>
      </w:r>
      <w:r w:rsidRPr="00301F09">
        <w:rPr>
          <w:rFonts w:ascii="Calibri" w:eastAsia="Calibri" w:hAnsi="Calibri" w:cs="Calibri"/>
          <w:color w:val="000000" w:themeColor="text1"/>
        </w:rPr>
        <w:t>a wide ecosystem of markets supported a trade in ancient objects across the world.</w:t>
      </w:r>
      <w:r w:rsidRPr="00301F09">
        <w:rPr>
          <w:rStyle w:val="EndnoteReference"/>
          <w:rFonts w:ascii="Calibri" w:eastAsia="Calibri" w:hAnsi="Calibri" w:cs="Calibri"/>
          <w:color w:val="000000" w:themeColor="text1"/>
        </w:rPr>
        <w:endnoteReference w:id="176"/>
      </w:r>
      <w:r w:rsidRPr="00301F09">
        <w:rPr>
          <w:rFonts w:ascii="Calibri" w:eastAsia="Calibri" w:hAnsi="Calibri" w:cs="Calibri"/>
          <w:color w:val="000000" w:themeColor="text1"/>
        </w:rPr>
        <w:t xml:space="preserve"> Nor was collecting limited to the wealthy, with minor works of art available at varying price point</w:t>
      </w:r>
      <w:r w:rsidR="7C0F3190" w:rsidRPr="00301F09">
        <w:rPr>
          <w:rFonts w:ascii="Calibri" w:eastAsia="Calibri" w:hAnsi="Calibri" w:cs="Calibri"/>
          <w:color w:val="000000" w:themeColor="text1"/>
        </w:rPr>
        <w:t>s</w:t>
      </w:r>
      <w:r w:rsidR="5D119377" w:rsidRPr="00301F09">
        <w:rPr>
          <w:rFonts w:ascii="Calibri" w:eastAsia="Calibri" w:hAnsi="Calibri" w:cs="Calibri"/>
          <w:color w:val="000000" w:themeColor="text1"/>
        </w:rPr>
        <w:t xml:space="preserve"> or deliberately collected where accessible</w:t>
      </w:r>
      <w:r w:rsidR="3731166F" w:rsidRPr="00301F09">
        <w:rPr>
          <w:rFonts w:ascii="Calibri" w:eastAsia="Calibri" w:hAnsi="Calibri" w:cs="Calibri"/>
          <w:color w:val="000000" w:themeColor="text1"/>
        </w:rPr>
        <w:t>.</w:t>
      </w:r>
      <w:r w:rsidRPr="00301F09">
        <w:rPr>
          <w:rStyle w:val="EndnoteReference"/>
          <w:rFonts w:ascii="Calibri" w:eastAsia="Calibri" w:hAnsi="Calibri" w:cs="Calibri"/>
          <w:color w:val="000000" w:themeColor="text1"/>
        </w:rPr>
        <w:endnoteReference w:id="177"/>
      </w:r>
      <w:r w:rsidR="76D824DD" w:rsidRPr="00301F09">
        <w:rPr>
          <w:rFonts w:ascii="Calibri" w:eastAsia="Calibri" w:hAnsi="Calibri" w:cs="Calibri"/>
          <w:color w:val="000000" w:themeColor="text1"/>
        </w:rPr>
        <w:t xml:space="preserve"> S</w:t>
      </w:r>
      <w:r w:rsidRPr="00301F09">
        <w:rPr>
          <w:rFonts w:ascii="Calibri" w:eastAsia="Calibri" w:hAnsi="Calibri" w:cs="Calibri"/>
          <w:color w:val="000000" w:themeColor="text1"/>
        </w:rPr>
        <w:t>ourcing evidence</w:t>
      </w:r>
      <w:r w:rsidR="2AEC214C" w:rsidRPr="00301F09">
        <w:rPr>
          <w:rFonts w:ascii="Calibri" w:eastAsia="Calibri" w:hAnsi="Calibri" w:cs="Calibri"/>
          <w:color w:val="000000" w:themeColor="text1"/>
        </w:rPr>
        <w:t xml:space="preserve"> for the circulation of these objects</w:t>
      </w:r>
      <w:r w:rsidRPr="00301F09">
        <w:rPr>
          <w:rFonts w:ascii="Calibri" w:eastAsia="Calibri" w:hAnsi="Calibri" w:cs="Calibri"/>
          <w:color w:val="000000" w:themeColor="text1"/>
        </w:rPr>
        <w:t xml:space="preserve"> require</w:t>
      </w:r>
      <w:r w:rsidR="2AEC214C" w:rsidRPr="00301F09">
        <w:rPr>
          <w:rFonts w:ascii="Calibri" w:eastAsia="Calibri" w:hAnsi="Calibri" w:cs="Calibri"/>
          <w:color w:val="000000" w:themeColor="text1"/>
        </w:rPr>
        <w:t>s</w:t>
      </w:r>
      <w:r w:rsidRPr="00301F09">
        <w:rPr>
          <w:rFonts w:ascii="Calibri" w:eastAsia="Calibri" w:hAnsi="Calibri" w:cs="Calibri"/>
          <w:color w:val="000000" w:themeColor="text1"/>
        </w:rPr>
        <w:t xml:space="preserve"> a broader consideration of materials</w:t>
      </w:r>
      <w:r w:rsidR="4D95B11D" w:rsidRPr="64F21062">
        <w:rPr>
          <w:rFonts w:ascii="Calibri" w:eastAsia="Calibri" w:hAnsi="Calibri" w:cs="Calibri"/>
          <w:color w:val="000000" w:themeColor="text1"/>
        </w:rPr>
        <w:t xml:space="preserve"> than traditional academic publications</w:t>
      </w:r>
      <w:r w:rsidRPr="00301F09">
        <w:rPr>
          <w:rFonts w:ascii="Calibri" w:eastAsia="Calibri" w:hAnsi="Calibri" w:cs="Calibri"/>
          <w:color w:val="000000" w:themeColor="text1"/>
        </w:rPr>
        <w:t>—newspaper articles, regional auctions, mail order catalogues, wills, family photographs, even letterhead.</w:t>
      </w:r>
      <w:r w:rsidR="00B3115D">
        <w:rPr>
          <w:rFonts w:ascii="Calibri" w:eastAsia="Calibri" w:hAnsi="Calibri" w:cs="Calibri"/>
          <w:color w:val="000000" w:themeColor="text1"/>
        </w:rPr>
        <w:t xml:space="preserve"> </w:t>
      </w:r>
      <w:r w:rsidRPr="00301F09">
        <w:t xml:space="preserve">When collating sources in search of a particular collection or object, consider </w:t>
      </w:r>
      <w:r w:rsidR="005443A7">
        <w:t xml:space="preserve">which of these types of media might </w:t>
      </w:r>
      <w:r w:rsidRPr="00301F09">
        <w:t>be most relevant to your search</w:t>
      </w:r>
      <w:r w:rsidR="00B3115D">
        <w:t>.</w:t>
      </w:r>
      <w:r w:rsidRPr="00301F09">
        <w:t xml:space="preserve"> </w:t>
      </w:r>
      <w:r w:rsidR="00B3115D">
        <w:t>W</w:t>
      </w:r>
      <w:r w:rsidRPr="00301F09">
        <w:t>hat was the media landscape in the area in which the collection was housed or where the collector lived?</w:t>
      </w:r>
      <w:r w:rsidRPr="1ED00647">
        <w:rPr>
          <w:rStyle w:val="EndnoteReference"/>
        </w:rPr>
        <w:endnoteReference w:id="178"/>
      </w:r>
      <w:r w:rsidR="00162E82">
        <w:t xml:space="preserve"> </w:t>
      </w:r>
    </w:p>
    <w:p w14:paraId="689C622B" w14:textId="77777777" w:rsidR="001E49D0" w:rsidRPr="00301F09" w:rsidRDefault="001E49D0" w:rsidP="00D7382D">
      <w:pPr>
        <w:tabs>
          <w:tab w:val="left" w:pos="1350"/>
        </w:tabs>
        <w:spacing w:line="360" w:lineRule="auto"/>
        <w:ind w:firstLine="720"/>
        <w:rPr>
          <w:rFonts w:eastAsia="Times New Roman"/>
          <w:i/>
          <w:iCs/>
          <w:color w:val="000000" w:themeColor="text1"/>
        </w:rPr>
      </w:pPr>
    </w:p>
    <w:p w14:paraId="58546D61" w14:textId="49372341" w:rsidR="002D3FAA" w:rsidRPr="00D85D51" w:rsidRDefault="009D444A" w:rsidP="00D85D51">
      <w:pPr>
        <w:pStyle w:val="Heading4"/>
        <w:rPr>
          <w:i w:val="0"/>
          <w:iCs w:val="0"/>
        </w:rPr>
      </w:pPr>
      <w:r w:rsidRPr="00D85D51">
        <w:rPr>
          <w:i w:val="0"/>
          <w:iCs w:val="0"/>
        </w:rPr>
        <w:t>Collector Information in</w:t>
      </w:r>
      <w:r w:rsidR="002D3FAA" w:rsidRPr="00D85D51">
        <w:rPr>
          <w:i w:val="0"/>
          <w:iCs w:val="0"/>
        </w:rPr>
        <w:t xml:space="preserve"> Exhibition </w:t>
      </w:r>
      <w:r w:rsidR="009E3DC4" w:rsidRPr="00D85D51">
        <w:rPr>
          <w:i w:val="0"/>
          <w:iCs w:val="0"/>
        </w:rPr>
        <w:t>Catalogue</w:t>
      </w:r>
      <w:r w:rsidR="00803702" w:rsidRPr="00D85D51">
        <w:rPr>
          <w:i w:val="0"/>
          <w:iCs w:val="0"/>
        </w:rPr>
        <w:t>s</w:t>
      </w:r>
    </w:p>
    <w:p w14:paraId="11F28D7A" w14:textId="47A613B1" w:rsidR="002D3FAA" w:rsidRPr="00301F09" w:rsidRDefault="2CF15A77" w:rsidP="00D7382D">
      <w:pPr>
        <w:spacing w:line="360" w:lineRule="auto"/>
        <w:rPr>
          <w:rFonts w:eastAsia="Times New Roman"/>
          <w:color w:val="201F1E"/>
        </w:rPr>
      </w:pPr>
      <w:r w:rsidRPr="00301F09">
        <w:rPr>
          <w:rFonts w:eastAsia="Times New Roman"/>
          <w:color w:val="201F1E"/>
          <w:shd w:val="clear" w:color="auto" w:fill="FFFFFF"/>
        </w:rPr>
        <w:t>As with auction catalogues, it has not been standard to record full provenance information for objects in exhibition catalogues,</w:t>
      </w:r>
      <w:r w:rsidR="004764DC" w:rsidRPr="00301F09">
        <w:rPr>
          <w:rStyle w:val="EndnoteReference"/>
          <w:rFonts w:eastAsia="Times New Roman"/>
          <w:color w:val="201F1E"/>
        </w:rPr>
        <w:endnoteReference w:id="179"/>
      </w:r>
      <w:r w:rsidRPr="00301F09">
        <w:rPr>
          <w:rFonts w:eastAsia="Times New Roman"/>
          <w:color w:val="201F1E"/>
          <w:shd w:val="clear" w:color="auto" w:fill="FFFFFF"/>
        </w:rPr>
        <w:t xml:space="preserve"> </w:t>
      </w:r>
      <w:r w:rsidR="002D3FAA" w:rsidRPr="00301F09">
        <w:rPr>
          <w:rFonts w:eastAsia="Times New Roman"/>
          <w:color w:val="201F1E"/>
          <w:shd w:val="clear" w:color="auto" w:fill="FFFFFF"/>
        </w:rPr>
        <w:t xml:space="preserve">but their utility </w:t>
      </w:r>
      <w:r w:rsidRPr="00301F09">
        <w:rPr>
          <w:rFonts w:eastAsia="Times New Roman"/>
          <w:color w:val="201F1E"/>
          <w:shd w:val="clear" w:color="auto" w:fill="FFFFFF"/>
        </w:rPr>
        <w:t xml:space="preserve">for provenance </w:t>
      </w:r>
      <w:r w:rsidR="002D3FAA" w:rsidRPr="00301F09">
        <w:rPr>
          <w:rFonts w:eastAsia="Times New Roman"/>
          <w:color w:val="201F1E"/>
          <w:shd w:val="clear" w:color="auto" w:fill="FFFFFF"/>
        </w:rPr>
        <w:t>research</w:t>
      </w:r>
      <w:r w:rsidRPr="00301F09">
        <w:rPr>
          <w:rFonts w:eastAsia="Times New Roman"/>
          <w:color w:val="201F1E"/>
          <w:shd w:val="clear" w:color="auto" w:fill="FFFFFF"/>
        </w:rPr>
        <w:t xml:space="preserve"> </w:t>
      </w:r>
      <w:r w:rsidR="002D3FAA" w:rsidRPr="00301F09">
        <w:rPr>
          <w:rFonts w:eastAsia="Times New Roman"/>
          <w:color w:val="201F1E"/>
          <w:shd w:val="clear" w:color="auto" w:fill="FFFFFF"/>
        </w:rPr>
        <w:t xml:space="preserve">is worth </w:t>
      </w:r>
      <w:r w:rsidR="002D3FAA" w:rsidRPr="00301F09">
        <w:rPr>
          <w:rFonts w:eastAsia="Times New Roman"/>
          <w:color w:val="201F1E"/>
        </w:rPr>
        <w:t>mentioning</w:t>
      </w:r>
      <w:r w:rsidR="002D3FAA" w:rsidRPr="00301F09">
        <w:rPr>
          <w:rFonts w:eastAsia="Times New Roman"/>
          <w:color w:val="201F1E"/>
          <w:shd w:val="clear" w:color="auto" w:fill="FFFFFF"/>
        </w:rPr>
        <w:t xml:space="preserve"> here. Although often obfuscated by the credit line “private collection,” sometimes with a city or country appended, objects can sometimes be identified </w:t>
      </w:r>
      <w:r w:rsidRPr="00301F09">
        <w:rPr>
          <w:rFonts w:eastAsia="Times New Roman"/>
          <w:color w:val="201F1E"/>
          <w:shd w:val="clear" w:color="auto" w:fill="FFFFFF"/>
        </w:rPr>
        <w:t xml:space="preserve">in exhibition catalogues </w:t>
      </w:r>
      <w:r w:rsidR="002D3FAA" w:rsidRPr="00301F09">
        <w:rPr>
          <w:rFonts w:eastAsia="Times New Roman"/>
          <w:color w:val="201F1E"/>
          <w:shd w:val="clear" w:color="auto" w:fill="FFFFFF"/>
        </w:rPr>
        <w:t xml:space="preserve">by </w:t>
      </w:r>
      <w:r w:rsidR="6EC84DBC" w:rsidRPr="00301F09">
        <w:rPr>
          <w:rFonts w:eastAsia="Times New Roman"/>
          <w:color w:val="201F1E"/>
        </w:rPr>
        <w:t>their</w:t>
      </w:r>
      <w:r w:rsidR="002D3FAA" w:rsidRPr="00301F09">
        <w:rPr>
          <w:rFonts w:eastAsia="Times New Roman"/>
          <w:color w:val="201F1E"/>
        </w:rPr>
        <w:t xml:space="preserve"> </w:t>
      </w:r>
      <w:r w:rsidR="002D3FAA" w:rsidRPr="00301F09">
        <w:rPr>
          <w:rFonts w:eastAsia="Times New Roman"/>
          <w:color w:val="201F1E"/>
          <w:shd w:val="clear" w:color="auto" w:fill="FFFFFF"/>
        </w:rPr>
        <w:t xml:space="preserve">inscriptions, prior collecting or publication histories </w:t>
      </w:r>
      <w:r w:rsidR="002D3FAA" w:rsidRPr="00301F09">
        <w:rPr>
          <w:rFonts w:eastAsia="Times New Roman"/>
          <w:color w:val="201F1E"/>
        </w:rPr>
        <w:t>(</w:t>
      </w:r>
      <w:r w:rsidR="002D3FAA" w:rsidRPr="00301F09">
        <w:rPr>
          <w:rFonts w:eastAsia="Times New Roman"/>
          <w:color w:val="201F1E"/>
          <w:shd w:val="clear" w:color="auto" w:fill="FFFFFF"/>
        </w:rPr>
        <w:t>where listed</w:t>
      </w:r>
      <w:r w:rsidR="002D3FAA" w:rsidRPr="00301F09">
        <w:rPr>
          <w:rFonts w:eastAsia="Times New Roman"/>
          <w:color w:val="201F1E"/>
        </w:rPr>
        <w:t>)</w:t>
      </w:r>
      <w:r w:rsidR="002D3FAA" w:rsidRPr="00301F09">
        <w:rPr>
          <w:rFonts w:eastAsia="Times New Roman"/>
          <w:color w:val="201F1E"/>
          <w:shd w:val="clear" w:color="auto" w:fill="FFFFFF"/>
        </w:rPr>
        <w:t>, or by illustrations.</w:t>
      </w:r>
      <w:r w:rsidR="33BE51D8" w:rsidRPr="00301F09">
        <w:rPr>
          <w:rFonts w:eastAsia="Times New Roman"/>
          <w:color w:val="201F1E"/>
          <w:shd w:val="clear" w:color="auto" w:fill="FFFFFF"/>
        </w:rPr>
        <w:t xml:space="preserve"> </w:t>
      </w:r>
      <w:r w:rsidR="002D3FAA" w:rsidRPr="00301F09">
        <w:rPr>
          <w:rFonts w:eastAsia="Times New Roman"/>
          <w:color w:val="201F1E"/>
          <w:shd w:val="clear" w:color="auto" w:fill="FFFFFF"/>
        </w:rPr>
        <w:t xml:space="preserve">Archival images of </w:t>
      </w:r>
      <w:r w:rsidR="00A90B42" w:rsidRPr="1ED00647">
        <w:rPr>
          <w:rFonts w:eastAsia="Times New Roman"/>
          <w:color w:val="201F1E"/>
        </w:rPr>
        <w:t xml:space="preserve">past </w:t>
      </w:r>
      <w:r w:rsidR="002D3FAA" w:rsidRPr="00301F09">
        <w:rPr>
          <w:rFonts w:eastAsia="Times New Roman"/>
          <w:color w:val="201F1E"/>
          <w:shd w:val="clear" w:color="auto" w:fill="FFFFFF"/>
        </w:rPr>
        <w:t xml:space="preserve">museum exhibitions may </w:t>
      </w:r>
      <w:r w:rsidR="002D3FAA" w:rsidRPr="00301F09">
        <w:rPr>
          <w:rFonts w:eastAsia="Times New Roman"/>
          <w:color w:val="201F1E"/>
        </w:rPr>
        <w:t xml:space="preserve">also </w:t>
      </w:r>
      <w:r w:rsidR="002D3FAA" w:rsidRPr="00301F09">
        <w:rPr>
          <w:rFonts w:eastAsia="Times New Roman"/>
          <w:color w:val="201F1E"/>
          <w:shd w:val="clear" w:color="auto" w:fill="FFFFFF"/>
        </w:rPr>
        <w:t xml:space="preserve">be available, which can aid in identifying those objects not illustrated in exhibition catalogues. </w:t>
      </w:r>
    </w:p>
    <w:p w14:paraId="5C4C77F9" w14:textId="713FE3D4" w:rsidR="002D3FAA" w:rsidRPr="00301F09" w:rsidRDefault="002D3FAA" w:rsidP="00D7382D">
      <w:pPr>
        <w:spacing w:line="360" w:lineRule="auto"/>
        <w:ind w:firstLine="720"/>
        <w:rPr>
          <w:rFonts w:eastAsia="Times New Roman"/>
          <w:color w:val="000000" w:themeColor="text1"/>
        </w:rPr>
      </w:pPr>
      <w:r w:rsidRPr="00301F09">
        <w:rPr>
          <w:rFonts w:eastAsia="Times New Roman"/>
          <w:color w:val="201F1E"/>
          <w:shd w:val="clear" w:color="auto" w:fill="FFFFFF"/>
        </w:rPr>
        <w:t xml:space="preserve">Similar to exhibitions are long-term loans from private collectors or dealers to museums. </w:t>
      </w:r>
      <w:r w:rsidR="780EA70F" w:rsidRPr="00301F09">
        <w:rPr>
          <w:rFonts w:eastAsia="Times New Roman"/>
          <w:color w:val="201F1E"/>
          <w:shd w:val="clear" w:color="auto" w:fill="FFFFFF"/>
        </w:rPr>
        <w:t xml:space="preserve">Often </w:t>
      </w:r>
      <w:r w:rsidRPr="00301F09">
        <w:rPr>
          <w:rFonts w:eastAsia="Times New Roman"/>
          <w:color w:val="201F1E"/>
          <w:shd w:val="clear" w:color="auto" w:fill="FFFFFF"/>
        </w:rPr>
        <w:t>lacking formal catalogues, these may be documented in publications</w:t>
      </w:r>
      <w:r w:rsidR="00A90B42" w:rsidRPr="1ED00647">
        <w:rPr>
          <w:rFonts w:eastAsia="Times New Roman"/>
          <w:color w:val="201F1E"/>
        </w:rPr>
        <w:t xml:space="preserve"> such as</w:t>
      </w:r>
      <w:r w:rsidRPr="00301F09">
        <w:rPr>
          <w:rFonts w:eastAsia="Times New Roman"/>
          <w:color w:val="201F1E"/>
          <w:shd w:val="clear" w:color="auto" w:fill="FFFFFF"/>
        </w:rPr>
        <w:t xml:space="preserve"> academic articles, museum newsletters, </w:t>
      </w:r>
      <w:r w:rsidR="00D01E8B" w:rsidRPr="00301F09">
        <w:rPr>
          <w:rFonts w:eastAsia="Times New Roman"/>
          <w:color w:val="201F1E"/>
          <w:shd w:val="clear" w:color="auto" w:fill="FFFFFF"/>
        </w:rPr>
        <w:t xml:space="preserve">or </w:t>
      </w:r>
      <w:r w:rsidRPr="00301F09">
        <w:rPr>
          <w:rFonts w:eastAsia="Times New Roman"/>
          <w:color w:val="201F1E"/>
          <w:shd w:val="clear" w:color="auto" w:fill="FFFFFF"/>
        </w:rPr>
        <w:t>newspapers</w:t>
      </w:r>
      <w:r w:rsidR="1F328ABE" w:rsidRPr="00301F09">
        <w:rPr>
          <w:rFonts w:eastAsia="Times New Roman"/>
          <w:color w:val="201F1E"/>
          <w:shd w:val="clear" w:color="auto" w:fill="FFFFFF"/>
        </w:rPr>
        <w:t>. V</w:t>
      </w:r>
      <w:r w:rsidRPr="00301F09">
        <w:rPr>
          <w:rFonts w:eastAsia="Times New Roman"/>
          <w:color w:val="201F1E"/>
          <w:shd w:val="clear" w:color="auto" w:fill="FFFFFF"/>
        </w:rPr>
        <w:t>isitor photographs can</w:t>
      </w:r>
      <w:r w:rsidR="008D52B6" w:rsidRPr="5AE489F2">
        <w:rPr>
          <w:rFonts w:eastAsia="Times New Roman"/>
          <w:color w:val="201F1E"/>
        </w:rPr>
        <w:t xml:space="preserve"> also</w:t>
      </w:r>
      <w:r w:rsidRPr="00301F09">
        <w:rPr>
          <w:rFonts w:eastAsia="Times New Roman"/>
          <w:color w:val="201F1E"/>
          <w:shd w:val="clear" w:color="auto" w:fill="FFFFFF"/>
        </w:rPr>
        <w:t xml:space="preserve"> be a rewarding source of additional images. </w:t>
      </w:r>
      <w:r w:rsidR="0ACFE6F9" w:rsidRPr="00301F09">
        <w:rPr>
          <w:rFonts w:eastAsia="Times New Roman"/>
          <w:color w:val="201F1E"/>
          <w:shd w:val="clear" w:color="auto" w:fill="FFFFFF"/>
        </w:rPr>
        <w:t xml:space="preserve">As discussed elsewhere, </w:t>
      </w:r>
      <w:r w:rsidRPr="00301F09">
        <w:rPr>
          <w:rFonts w:eastAsia="Times New Roman"/>
          <w:color w:val="201F1E"/>
          <w:shd w:val="clear" w:color="auto" w:fill="FFFFFF"/>
        </w:rPr>
        <w:t xml:space="preserve">stickers or labels attached to </w:t>
      </w:r>
      <w:r w:rsidR="0ACFE6F9" w:rsidRPr="00301F09">
        <w:rPr>
          <w:rFonts w:eastAsia="Times New Roman"/>
          <w:color w:val="201F1E"/>
          <w:shd w:val="clear" w:color="auto" w:fill="FFFFFF"/>
        </w:rPr>
        <w:t xml:space="preserve">an </w:t>
      </w:r>
      <w:r w:rsidRPr="00301F09">
        <w:rPr>
          <w:rFonts w:eastAsia="Times New Roman"/>
          <w:color w:val="201F1E"/>
          <w:shd w:val="clear" w:color="auto" w:fill="FFFFFF"/>
        </w:rPr>
        <w:t xml:space="preserve">object </w:t>
      </w:r>
      <w:r w:rsidR="0ACFE6F9" w:rsidRPr="00301F09">
        <w:rPr>
          <w:rFonts w:eastAsia="Times New Roman"/>
          <w:color w:val="201F1E"/>
          <w:shd w:val="clear" w:color="auto" w:fill="FFFFFF"/>
        </w:rPr>
        <w:t xml:space="preserve">can </w:t>
      </w:r>
      <w:r w:rsidR="780EA70F" w:rsidRPr="00301F09">
        <w:rPr>
          <w:rFonts w:eastAsia="Times New Roman"/>
          <w:color w:val="201F1E"/>
          <w:shd w:val="clear" w:color="auto" w:fill="FFFFFF"/>
        </w:rPr>
        <w:t>provide evidence for</w:t>
      </w:r>
      <w:r w:rsidR="0ACFE6F9" w:rsidRPr="00301F09">
        <w:rPr>
          <w:rFonts w:eastAsia="Times New Roman"/>
          <w:color w:val="201F1E"/>
          <w:shd w:val="clear" w:color="auto" w:fill="FFFFFF"/>
        </w:rPr>
        <w:t xml:space="preserve"> its </w:t>
      </w:r>
      <w:r w:rsidRPr="00301F09">
        <w:rPr>
          <w:rFonts w:eastAsia="Times New Roman"/>
          <w:color w:val="201F1E"/>
          <w:shd w:val="clear" w:color="auto" w:fill="FFFFFF"/>
        </w:rPr>
        <w:t xml:space="preserve">prior long-term </w:t>
      </w:r>
      <w:r w:rsidRPr="00301F09">
        <w:rPr>
          <w:rFonts w:eastAsia="Times New Roman"/>
          <w:color w:val="201F1E"/>
          <w:shd w:val="clear" w:color="auto" w:fill="FFFFFF"/>
        </w:rPr>
        <w:lastRenderedPageBreak/>
        <w:t>loan.</w:t>
      </w:r>
      <w:r w:rsidRPr="00301F09">
        <w:rPr>
          <w:rStyle w:val="EndnoteReference"/>
          <w:rFonts w:eastAsia="Times New Roman"/>
          <w:color w:val="201F1E"/>
        </w:rPr>
        <w:endnoteReference w:id="180"/>
      </w:r>
      <w:r w:rsidRPr="00301F09">
        <w:rPr>
          <w:rFonts w:eastAsia="Times New Roman"/>
          <w:color w:val="201F1E"/>
          <w:shd w:val="clear" w:color="auto" w:fill="FFFFFF"/>
        </w:rPr>
        <w:t xml:space="preserve"> </w:t>
      </w:r>
      <w:r w:rsidR="001E5C74" w:rsidRPr="00301F09">
        <w:rPr>
          <w:rFonts w:eastAsia="Times New Roman"/>
          <w:color w:val="000000" w:themeColor="text1"/>
        </w:rPr>
        <w:t>I</w:t>
      </w:r>
      <w:r w:rsidRPr="00301F09">
        <w:rPr>
          <w:rFonts w:eastAsia="Times New Roman"/>
          <w:color w:val="000000" w:themeColor="text1"/>
        </w:rPr>
        <w:t xml:space="preserve">nformation concerning exhibitions or long-term loans </w:t>
      </w:r>
      <w:r w:rsidR="009C3EF1" w:rsidRPr="00301F09">
        <w:rPr>
          <w:rFonts w:eastAsia="Times New Roman"/>
          <w:color w:val="000000" w:themeColor="text1"/>
        </w:rPr>
        <w:t>does not always remain</w:t>
      </w:r>
      <w:r w:rsidRPr="00301F09">
        <w:rPr>
          <w:rFonts w:eastAsia="Times New Roman"/>
          <w:color w:val="000000" w:themeColor="text1"/>
        </w:rPr>
        <w:t xml:space="preserve"> part of </w:t>
      </w:r>
      <w:r w:rsidR="009C3EF1" w:rsidRPr="00301F09">
        <w:rPr>
          <w:rFonts w:eastAsia="Times New Roman"/>
          <w:color w:val="000000" w:themeColor="text1"/>
        </w:rPr>
        <w:t xml:space="preserve">an </w:t>
      </w:r>
      <w:r w:rsidRPr="00301F09">
        <w:rPr>
          <w:rFonts w:eastAsia="Times New Roman"/>
          <w:color w:val="000000" w:themeColor="text1"/>
        </w:rPr>
        <w:t xml:space="preserve">object’s history </w:t>
      </w:r>
      <w:r w:rsidR="00DC4559" w:rsidRPr="00DC4559">
        <w:rPr>
          <w:rFonts w:eastAsia="Times New Roman"/>
          <w:color w:val="000000" w:themeColor="text1"/>
        </w:rPr>
        <w:t xml:space="preserve">given </w:t>
      </w:r>
      <w:r w:rsidRPr="00301F09">
        <w:rPr>
          <w:rFonts w:eastAsia="Times New Roman"/>
          <w:color w:val="000000" w:themeColor="text1"/>
        </w:rPr>
        <w:t xml:space="preserve">during transfers in ownership. In some cases, it </w:t>
      </w:r>
      <w:r w:rsidR="003410A3" w:rsidRPr="00301F09">
        <w:rPr>
          <w:rFonts w:eastAsia="Times New Roman"/>
          <w:color w:val="000000" w:themeColor="text1"/>
        </w:rPr>
        <w:t>is</w:t>
      </w:r>
      <w:r w:rsidRPr="00301F09">
        <w:rPr>
          <w:rFonts w:eastAsia="Times New Roman"/>
          <w:color w:val="000000" w:themeColor="text1"/>
        </w:rPr>
        <w:t xml:space="preserve"> possible to verify that an object was part of an exhibition by confirming with the host institution, although contractual or privacy issues may prevent them from identifying the lender.</w:t>
      </w:r>
    </w:p>
    <w:p w14:paraId="5FBC61C4" w14:textId="4F7F435D" w:rsidR="002D3FAA" w:rsidRPr="00301F09" w:rsidRDefault="002D3FAA" w:rsidP="00D7382D">
      <w:pPr>
        <w:spacing w:line="360" w:lineRule="auto"/>
        <w:ind w:firstLine="720"/>
        <w:rPr>
          <w:rFonts w:eastAsia="Times New Roman"/>
          <w:color w:val="000000" w:themeColor="text1"/>
        </w:rPr>
      </w:pPr>
      <w:r w:rsidRPr="00301F09">
        <w:rPr>
          <w:rFonts w:eastAsia="Times New Roman"/>
          <w:color w:val="000000" w:themeColor="text1"/>
        </w:rPr>
        <w:t>Dealer exhibitions highlight works for sale through a gallery but can also include loan</w:t>
      </w:r>
      <w:r w:rsidR="001E5C74" w:rsidRPr="00301F09">
        <w:rPr>
          <w:rFonts w:eastAsia="Times New Roman"/>
          <w:color w:val="000000" w:themeColor="text1"/>
        </w:rPr>
        <w:t>s</w:t>
      </w:r>
      <w:r w:rsidRPr="00301F09">
        <w:rPr>
          <w:rFonts w:eastAsia="Times New Roman"/>
          <w:color w:val="000000" w:themeColor="text1"/>
        </w:rPr>
        <w:t xml:space="preserve"> from</w:t>
      </w:r>
      <w:r w:rsidRPr="00301F09">
        <w:rPr>
          <w:rFonts w:eastAsia="Times New Roman"/>
        </w:rPr>
        <w:t xml:space="preserve"> other sources</w:t>
      </w:r>
      <w:r w:rsidRPr="00301F09">
        <w:rPr>
          <w:rFonts w:eastAsia="Times New Roman"/>
          <w:color w:val="000000" w:themeColor="text1"/>
        </w:rPr>
        <w:t xml:space="preserve">, which may or may not be for sale. A wide array of publications </w:t>
      </w:r>
      <w:r w:rsidR="009C3EF1" w:rsidRPr="00301F09">
        <w:rPr>
          <w:rFonts w:eastAsia="Times New Roman"/>
          <w:color w:val="000000" w:themeColor="text1"/>
        </w:rPr>
        <w:t>can</w:t>
      </w:r>
      <w:r w:rsidRPr="00301F09">
        <w:rPr>
          <w:rFonts w:eastAsia="Times New Roman"/>
          <w:color w:val="000000" w:themeColor="text1"/>
        </w:rPr>
        <w:t xml:space="preserve"> accompany a dealer exhibition, from postcards</w:t>
      </w:r>
      <w:r w:rsidR="009C3EF1" w:rsidRPr="00301F09">
        <w:rPr>
          <w:rFonts w:eastAsia="Times New Roman"/>
          <w:color w:val="000000" w:themeColor="text1"/>
        </w:rPr>
        <w:t xml:space="preserve"> and </w:t>
      </w:r>
      <w:r w:rsidRPr="00301F09">
        <w:rPr>
          <w:rFonts w:eastAsia="Times New Roman"/>
          <w:color w:val="000000" w:themeColor="text1"/>
        </w:rPr>
        <w:t>illustrated invitations</w:t>
      </w:r>
      <w:r w:rsidR="009C3EF1" w:rsidRPr="00301F09">
        <w:rPr>
          <w:rFonts w:eastAsia="Times New Roman"/>
          <w:color w:val="000000" w:themeColor="text1"/>
        </w:rPr>
        <w:t xml:space="preserve"> </w:t>
      </w:r>
      <w:r w:rsidRPr="00301F09">
        <w:rPr>
          <w:rFonts w:eastAsia="Times New Roman"/>
          <w:color w:val="000000" w:themeColor="text1"/>
        </w:rPr>
        <w:t>to price lists and full catalogues. Dealer exhibitions were also published in some art trade publications and newspapers</w:t>
      </w:r>
      <w:r w:rsidR="001E5C74" w:rsidRPr="00301F09">
        <w:rPr>
          <w:rFonts w:eastAsia="Times New Roman"/>
          <w:color w:val="000000" w:themeColor="text1"/>
        </w:rPr>
        <w:t>, which</w:t>
      </w:r>
      <w:r w:rsidRPr="00301F09">
        <w:rPr>
          <w:rFonts w:eastAsia="Times New Roman"/>
          <w:color w:val="000000" w:themeColor="text1"/>
        </w:rPr>
        <w:t xml:space="preserve"> </w:t>
      </w:r>
      <w:r w:rsidR="003410A3" w:rsidRPr="00301F09">
        <w:rPr>
          <w:rFonts w:eastAsia="Times New Roman"/>
          <w:color w:val="000000" w:themeColor="text1"/>
        </w:rPr>
        <w:t xml:space="preserve">sometimes </w:t>
      </w:r>
      <w:r w:rsidRPr="00301F09">
        <w:rPr>
          <w:rFonts w:eastAsia="Times New Roman"/>
          <w:color w:val="000000" w:themeColor="text1"/>
        </w:rPr>
        <w:t xml:space="preserve">include additional lists of ongoing gallery exhibitions, reviews, or exhibition advertisements. </w:t>
      </w:r>
      <w:r w:rsidR="51F5066F" w:rsidRPr="00301F09">
        <w:rPr>
          <w:rFonts w:eastAsia="Times New Roman"/>
          <w:color w:val="000000" w:themeColor="text1"/>
        </w:rPr>
        <w:t>These can confirm dates, themes, and objects if no full exhibition publications were produced.</w:t>
      </w:r>
      <w:r w:rsidRPr="00301F09">
        <w:rPr>
          <w:rFonts w:eastAsia="Times New Roman"/>
          <w:color w:val="000000" w:themeColor="text1"/>
        </w:rPr>
        <w:t xml:space="preserve"> Dealer archives may retain valuable correspondence and photographs</w:t>
      </w:r>
      <w:r w:rsidR="43AF2658" w:rsidRPr="00301F09">
        <w:rPr>
          <w:rFonts w:eastAsia="Times New Roman"/>
          <w:color w:val="000000" w:themeColor="text1"/>
        </w:rPr>
        <w:t>.</w:t>
      </w:r>
      <w:r w:rsidR="00162E82">
        <w:rPr>
          <w:rFonts w:eastAsia="Times New Roman"/>
          <w:color w:val="000000" w:themeColor="text1"/>
        </w:rPr>
        <w:t xml:space="preserve"> </w:t>
      </w:r>
    </w:p>
    <w:p w14:paraId="4953C016" w14:textId="03C7AEED" w:rsidR="002D3FAA" w:rsidRPr="00301F09" w:rsidRDefault="002D3FAA" w:rsidP="00D7382D">
      <w:pPr>
        <w:spacing w:line="360" w:lineRule="auto"/>
        <w:rPr>
          <w:rFonts w:eastAsia="Times New Roman"/>
          <w:color w:val="000000" w:themeColor="text1"/>
        </w:rPr>
      </w:pPr>
    </w:p>
    <w:p w14:paraId="24327D9E" w14:textId="635044C9" w:rsidR="002D3FAA" w:rsidRPr="00D85D51" w:rsidRDefault="002D3FAA" w:rsidP="00D85D51">
      <w:pPr>
        <w:pStyle w:val="Heading4"/>
        <w:rPr>
          <w:i w:val="0"/>
          <w:iCs w:val="0"/>
        </w:rPr>
      </w:pPr>
      <w:r w:rsidRPr="00D85D51">
        <w:rPr>
          <w:i w:val="0"/>
          <w:iCs w:val="0"/>
        </w:rPr>
        <w:t xml:space="preserve">Case </w:t>
      </w:r>
      <w:r w:rsidR="00834FF5" w:rsidRPr="00D85D51">
        <w:rPr>
          <w:i w:val="0"/>
          <w:iCs w:val="0"/>
        </w:rPr>
        <w:t>Study</w:t>
      </w:r>
      <w:r w:rsidRPr="00D85D51">
        <w:rPr>
          <w:i w:val="0"/>
          <w:iCs w:val="0"/>
        </w:rPr>
        <w:t xml:space="preserve">: </w:t>
      </w:r>
      <w:r w:rsidR="003704BE" w:rsidRPr="00D85D51">
        <w:rPr>
          <w:i w:val="0"/>
          <w:iCs w:val="0"/>
        </w:rPr>
        <w:t xml:space="preserve">A </w:t>
      </w:r>
      <w:r w:rsidRPr="00D85D51">
        <w:rPr>
          <w:i w:val="0"/>
          <w:iCs w:val="0"/>
        </w:rPr>
        <w:t xml:space="preserve">Statuette of a </w:t>
      </w:r>
      <w:r w:rsidR="003B3435" w:rsidRPr="00D85D51">
        <w:rPr>
          <w:i w:val="0"/>
          <w:iCs w:val="0"/>
        </w:rPr>
        <w:t>Nude Youth</w:t>
      </w:r>
    </w:p>
    <w:p w14:paraId="46EB70B4" w14:textId="669B2459" w:rsidR="002D3FAA" w:rsidRDefault="002D3FAA" w:rsidP="00D7382D">
      <w:pPr>
        <w:spacing w:line="360" w:lineRule="auto"/>
        <w:rPr>
          <w:rFonts w:ascii="Calibri" w:eastAsia="Calibri" w:hAnsi="Calibri" w:cs="Calibri"/>
          <w:color w:val="000000" w:themeColor="text1"/>
        </w:rPr>
      </w:pPr>
      <w:r w:rsidRPr="00301F09">
        <w:rPr>
          <w:rFonts w:ascii="Calibri" w:eastAsia="Times New Roman" w:hAnsi="Calibri" w:cs="Calibri"/>
        </w:rPr>
        <w:t xml:space="preserve">The Getty Museum acquired an Etruscan </w:t>
      </w:r>
      <w:r w:rsidR="00A76424">
        <w:rPr>
          <w:rFonts w:ascii="Calibri" w:eastAsia="Times New Roman" w:hAnsi="Calibri" w:cs="Calibri"/>
        </w:rPr>
        <w:t xml:space="preserve">bronze </w:t>
      </w:r>
      <w:r w:rsidRPr="00301F09">
        <w:rPr>
          <w:rFonts w:ascii="Calibri" w:eastAsia="Times New Roman" w:hAnsi="Calibri" w:cs="Calibri"/>
        </w:rPr>
        <w:t>statuette</w:t>
      </w:r>
      <w:r w:rsidR="00A76424">
        <w:rPr>
          <w:rFonts w:ascii="Calibri" w:eastAsia="Times New Roman" w:hAnsi="Calibri" w:cs="Calibri"/>
        </w:rPr>
        <w:t xml:space="preserve"> of a nude youth</w:t>
      </w:r>
      <w:r w:rsidRPr="00301F09">
        <w:rPr>
          <w:rFonts w:ascii="Calibri" w:eastAsia="Times New Roman" w:hAnsi="Calibri" w:cs="Calibri"/>
        </w:rPr>
        <w:t xml:space="preserve"> in 1996 (</w:t>
      </w:r>
      <w:hyperlink r:id="rId60" w:history="1">
        <w:r w:rsidRPr="00D40AD6">
          <w:t>96.AB.35</w:t>
        </w:r>
      </w:hyperlink>
      <w:r w:rsidRPr="00301F09">
        <w:rPr>
          <w:rFonts w:ascii="Calibri" w:eastAsia="Times New Roman" w:hAnsi="Calibri" w:cs="Calibri"/>
        </w:rPr>
        <w:t>)</w:t>
      </w:r>
      <w:r w:rsidR="00301F09" w:rsidRPr="00301F09">
        <w:rPr>
          <w:rStyle w:val="EndnoteReference"/>
          <w:rFonts w:ascii="Calibri" w:eastAsia="Times New Roman" w:hAnsi="Calibri" w:cs="Calibri"/>
        </w:rPr>
        <w:endnoteReference w:id="181"/>
      </w:r>
      <w:r w:rsidRPr="00301F09">
        <w:rPr>
          <w:rFonts w:ascii="Calibri" w:eastAsia="Times New Roman" w:hAnsi="Calibri" w:cs="Calibri"/>
        </w:rPr>
        <w:t xml:space="preserve"> as part of a large purchase from the Fleischman Collection</w:t>
      </w:r>
      <w:r w:rsidR="003B3435">
        <w:rPr>
          <w:rFonts w:ascii="Calibri" w:eastAsia="Times New Roman" w:hAnsi="Calibri" w:cs="Calibri"/>
        </w:rPr>
        <w:t xml:space="preserve"> in New York</w:t>
      </w:r>
      <w:r w:rsidR="0ACFE6F9" w:rsidRPr="00301F09">
        <w:rPr>
          <w:rFonts w:ascii="Calibri" w:eastAsia="Times New Roman" w:hAnsi="Calibri" w:cs="Calibri"/>
        </w:rPr>
        <w:t xml:space="preserve">. At </w:t>
      </w:r>
      <w:r w:rsidRPr="00301F09">
        <w:rPr>
          <w:rFonts w:ascii="Calibri" w:eastAsia="Times New Roman" w:hAnsi="Calibri" w:cs="Calibri"/>
        </w:rPr>
        <w:t xml:space="preserve">the time of acquisition, the </w:t>
      </w:r>
      <w:r w:rsidR="000830C6" w:rsidRPr="00301F09">
        <w:rPr>
          <w:rFonts w:ascii="Calibri" w:eastAsia="Times New Roman" w:hAnsi="Calibri" w:cs="Calibri"/>
        </w:rPr>
        <w:t xml:space="preserve">figure’s </w:t>
      </w:r>
      <w:r w:rsidRPr="00301F09">
        <w:rPr>
          <w:rFonts w:ascii="Calibri" w:eastAsia="Times New Roman" w:hAnsi="Calibri" w:cs="Calibri"/>
        </w:rPr>
        <w:t xml:space="preserve">earliest documentation noted only that it was previously part of the collection of </w:t>
      </w:r>
      <w:r w:rsidR="0EFC12CA" w:rsidRPr="00301F09">
        <w:rPr>
          <w:rFonts w:ascii="Calibri" w:eastAsia="Times New Roman" w:hAnsi="Calibri" w:cs="Calibri"/>
        </w:rPr>
        <w:t>“Melba</w:t>
      </w:r>
      <w:r w:rsidR="0ACFE6F9" w:rsidRPr="00301F09">
        <w:rPr>
          <w:rFonts w:ascii="Calibri" w:eastAsia="Times New Roman" w:hAnsi="Calibri" w:cs="Calibri"/>
        </w:rPr>
        <w:t xml:space="preserve"> Whatley.</w:t>
      </w:r>
      <w:r w:rsidRPr="00301F09">
        <w:rPr>
          <w:rFonts w:ascii="Calibri" w:eastAsia="Times New Roman" w:hAnsi="Calibri" w:cs="Calibri"/>
        </w:rPr>
        <w:t>”</w:t>
      </w:r>
      <w:r w:rsidR="6D879797" w:rsidRPr="00301F09">
        <w:rPr>
          <w:rFonts w:ascii="Calibri" w:eastAsia="Times New Roman" w:hAnsi="Calibri" w:cs="Calibri"/>
        </w:rPr>
        <w:t xml:space="preserve"> </w:t>
      </w:r>
      <w:r w:rsidRPr="00301F09">
        <w:rPr>
          <w:rFonts w:ascii="Calibri" w:eastAsia="Times New Roman" w:hAnsi="Calibri" w:cs="Calibri"/>
        </w:rPr>
        <w:t xml:space="preserve">No record of </w:t>
      </w:r>
      <w:r w:rsidR="0ACFE6F9" w:rsidRPr="00301F09">
        <w:rPr>
          <w:rFonts w:ascii="Calibri" w:eastAsia="Times New Roman" w:hAnsi="Calibri" w:cs="Calibri"/>
        </w:rPr>
        <w:t>her</w:t>
      </w:r>
      <w:r w:rsidRPr="00301F09">
        <w:rPr>
          <w:rFonts w:ascii="Calibri" w:eastAsia="Times New Roman" w:hAnsi="Calibri" w:cs="Calibri"/>
        </w:rPr>
        <w:t xml:space="preserve"> ownership dates or any related information </w:t>
      </w:r>
      <w:r w:rsidR="780EA70F" w:rsidRPr="00301F09">
        <w:rPr>
          <w:rFonts w:ascii="Calibri" w:eastAsia="Times New Roman" w:hAnsi="Calibri" w:cs="Calibri"/>
        </w:rPr>
        <w:t>featured</w:t>
      </w:r>
      <w:r w:rsidRPr="00301F09">
        <w:rPr>
          <w:rFonts w:ascii="Calibri" w:eastAsia="Times New Roman" w:hAnsi="Calibri" w:cs="Calibri"/>
        </w:rPr>
        <w:t xml:space="preserve"> in ensuing publications of the statuette. </w:t>
      </w:r>
      <w:r w:rsidR="2EE00A36" w:rsidRPr="00301F09">
        <w:rPr>
          <w:rFonts w:ascii="Calibri" w:eastAsia="Times New Roman" w:hAnsi="Calibri" w:cs="Calibri"/>
        </w:rPr>
        <w:t>However, in</w:t>
      </w:r>
      <w:r w:rsidRPr="00301F09">
        <w:rPr>
          <w:rFonts w:ascii="Calibri" w:eastAsia="Times New Roman" w:hAnsi="Calibri" w:cs="Calibri"/>
        </w:rPr>
        <w:t xml:space="preserve"> combing through exhibition files hosted by the Dallas Museum of Art, we discovered </w:t>
      </w:r>
      <w:r w:rsidR="4083B2A0" w:rsidRPr="00301F09">
        <w:rPr>
          <w:rFonts w:ascii="Calibri" w:eastAsia="Calibri" w:hAnsi="Calibri" w:cs="Calibri"/>
          <w:color w:val="000000" w:themeColor="text1"/>
        </w:rPr>
        <w:t>documents relating to a 1981 exhibition</w:t>
      </w:r>
      <w:r w:rsidR="0ACFE6F9" w:rsidRPr="00301F09">
        <w:rPr>
          <w:rFonts w:ascii="Calibri" w:eastAsia="Calibri" w:hAnsi="Calibri" w:cs="Calibri"/>
          <w:color w:val="000000" w:themeColor="text1"/>
        </w:rPr>
        <w:t xml:space="preserve">, </w:t>
      </w:r>
      <w:r w:rsidR="4083B2A0" w:rsidRPr="0055303A">
        <w:rPr>
          <w:rFonts w:ascii="Calibri" w:eastAsia="Calibri" w:hAnsi="Calibri" w:cs="Calibri"/>
          <w:i/>
          <w:iCs/>
          <w:color w:val="000000" w:themeColor="text1"/>
        </w:rPr>
        <w:t>Ancient and Medieval Art from a Dallas Private Collection</w:t>
      </w:r>
      <w:r w:rsidR="4083B2A0" w:rsidRPr="00301F09">
        <w:rPr>
          <w:rFonts w:ascii="Calibri" w:eastAsia="Calibri" w:hAnsi="Calibri" w:cs="Calibri"/>
          <w:color w:val="000000" w:themeColor="text1"/>
        </w:rPr>
        <w:t>.</w:t>
      </w:r>
      <w:r w:rsidRPr="00301F09">
        <w:rPr>
          <w:rFonts w:ascii="Calibri" w:eastAsia="Times New Roman" w:hAnsi="Calibri" w:cs="Calibri"/>
        </w:rPr>
        <w:t xml:space="preserve"> Although the </w:t>
      </w:r>
      <w:r w:rsidR="780EA70F" w:rsidRPr="00301F09">
        <w:rPr>
          <w:rFonts w:ascii="Calibri" w:eastAsia="Times New Roman" w:hAnsi="Calibri" w:cs="Calibri"/>
        </w:rPr>
        <w:t>owner was not named, at least two of the objects</w:t>
      </w:r>
      <w:r w:rsidRPr="00301F09">
        <w:rPr>
          <w:rFonts w:ascii="Calibri" w:eastAsia="Times New Roman" w:hAnsi="Calibri" w:cs="Calibri"/>
        </w:rPr>
        <w:t xml:space="preserve"> </w:t>
      </w:r>
      <w:r w:rsidR="780EA70F" w:rsidRPr="00301F09">
        <w:rPr>
          <w:rFonts w:ascii="Calibri" w:eastAsia="Times New Roman" w:hAnsi="Calibri" w:cs="Calibri"/>
        </w:rPr>
        <w:t xml:space="preserve">in this exhibition </w:t>
      </w:r>
      <w:r w:rsidRPr="00301F09">
        <w:rPr>
          <w:rFonts w:ascii="Calibri" w:eastAsia="Times New Roman" w:hAnsi="Calibri" w:cs="Calibri"/>
        </w:rPr>
        <w:t>were</w:t>
      </w:r>
      <w:r w:rsidR="1D706DE8" w:rsidRPr="00301F09">
        <w:rPr>
          <w:rFonts w:ascii="Calibri" w:eastAsia="Times New Roman" w:hAnsi="Calibri" w:cs="Calibri"/>
        </w:rPr>
        <w:t xml:space="preserve"> later</w:t>
      </w:r>
      <w:r w:rsidRPr="00301F09">
        <w:rPr>
          <w:rFonts w:ascii="Calibri" w:eastAsia="Times New Roman" w:hAnsi="Calibri" w:cs="Calibri"/>
        </w:rPr>
        <w:t xml:space="preserve"> sold under the name Melba Davis Whatley, a noted Texas collector, with auction lot notes refe</w:t>
      </w:r>
      <w:r w:rsidR="3FB0F73B" w:rsidRPr="00301F09">
        <w:rPr>
          <w:rFonts w:ascii="Calibri" w:eastAsia="Times New Roman" w:hAnsi="Calibri" w:cs="Calibri"/>
        </w:rPr>
        <w:t>rencing the</w:t>
      </w:r>
      <w:r w:rsidR="0ACFE6F9" w:rsidRPr="00301F09">
        <w:rPr>
          <w:rFonts w:ascii="Calibri" w:eastAsia="Times New Roman" w:hAnsi="Calibri" w:cs="Calibri"/>
        </w:rPr>
        <w:t>ir display in</w:t>
      </w:r>
      <w:r w:rsidR="3FB0F73B" w:rsidRPr="00301F09">
        <w:rPr>
          <w:rFonts w:ascii="Calibri" w:eastAsia="Times New Roman" w:hAnsi="Calibri" w:cs="Calibri"/>
        </w:rPr>
        <w:t xml:space="preserve"> 1981</w:t>
      </w:r>
      <w:r w:rsidR="22FCE9E0" w:rsidRPr="00301F09">
        <w:rPr>
          <w:rFonts w:ascii="Calibri" w:eastAsia="Times New Roman" w:hAnsi="Calibri" w:cs="Calibri"/>
        </w:rPr>
        <w:t>.</w:t>
      </w:r>
      <w:r w:rsidRPr="00301F09">
        <w:rPr>
          <w:rStyle w:val="EndnoteReference"/>
          <w:rFonts w:ascii="Calibri" w:eastAsia="Times New Roman" w:hAnsi="Calibri" w:cs="Calibri"/>
        </w:rPr>
        <w:endnoteReference w:id="182"/>
      </w:r>
      <w:r w:rsidR="4C22AA9C" w:rsidRPr="00301F09">
        <w:rPr>
          <w:rFonts w:ascii="Calibri" w:eastAsia="Times New Roman" w:hAnsi="Calibri" w:cs="Calibri"/>
        </w:rPr>
        <w:t xml:space="preserve"> </w:t>
      </w:r>
      <w:r w:rsidR="780EA70F" w:rsidRPr="00301F09">
        <w:rPr>
          <w:rFonts w:ascii="Calibri" w:eastAsia="Times New Roman" w:hAnsi="Calibri" w:cs="Calibri"/>
        </w:rPr>
        <w:t>We were</w:t>
      </w:r>
      <w:r w:rsidR="00162E82">
        <w:rPr>
          <w:rFonts w:ascii="Calibri" w:eastAsia="Times New Roman" w:hAnsi="Calibri" w:cs="Calibri"/>
        </w:rPr>
        <w:t xml:space="preserve"> </w:t>
      </w:r>
      <w:r w:rsidR="780EA70F" w:rsidRPr="00301F09">
        <w:rPr>
          <w:rFonts w:ascii="Calibri" w:eastAsia="Times New Roman" w:hAnsi="Calibri" w:cs="Calibri"/>
        </w:rPr>
        <w:t>able to determine that t</w:t>
      </w:r>
      <w:r w:rsidR="0ACFE6F9" w:rsidRPr="00301F09">
        <w:rPr>
          <w:rFonts w:ascii="Calibri" w:eastAsia="Times New Roman" w:hAnsi="Calibri" w:cs="Calibri"/>
        </w:rPr>
        <w:t xml:space="preserve">he Getty statuette </w:t>
      </w:r>
      <w:r w:rsidR="000830C6" w:rsidRPr="00301F09">
        <w:rPr>
          <w:rFonts w:ascii="Calibri" w:eastAsia="Times New Roman" w:hAnsi="Calibri" w:cs="Calibri"/>
        </w:rPr>
        <w:t xml:space="preserve">had </w:t>
      </w:r>
      <w:r w:rsidR="0ACFE6F9" w:rsidRPr="00301F09">
        <w:rPr>
          <w:rFonts w:ascii="Calibri" w:eastAsia="Times New Roman" w:hAnsi="Calibri" w:cs="Calibri"/>
        </w:rPr>
        <w:t>also featured in this exhibition</w:t>
      </w:r>
      <w:r w:rsidR="00C243E5" w:rsidRPr="5AE489F2">
        <w:rPr>
          <w:rFonts w:ascii="Calibri" w:eastAsia="Times New Roman" w:hAnsi="Calibri" w:cs="Calibri"/>
        </w:rPr>
        <w:t xml:space="preserve">, as </w:t>
      </w:r>
      <w:r w:rsidR="00C243E5" w:rsidRPr="5AE489F2">
        <w:rPr>
          <w:rFonts w:ascii="Calibri" w:eastAsia="Calibri" w:hAnsi="Calibri" w:cs="Calibri"/>
          <w:color w:val="000000" w:themeColor="text1"/>
        </w:rPr>
        <w:t xml:space="preserve">the </w:t>
      </w:r>
      <w:r w:rsidR="4C22AA9C" w:rsidRPr="00301F09">
        <w:rPr>
          <w:rFonts w:ascii="Calibri" w:eastAsia="Calibri" w:hAnsi="Calibri" w:cs="Calibri"/>
          <w:color w:val="000000" w:themeColor="text1"/>
        </w:rPr>
        <w:t>Dallas Museum of Art’s online exhibition documentation</w:t>
      </w:r>
      <w:r w:rsidR="0ACFE6F9" w:rsidRPr="00301F09">
        <w:rPr>
          <w:rFonts w:ascii="Calibri" w:eastAsia="Calibri" w:hAnsi="Calibri" w:cs="Calibri"/>
          <w:color w:val="000000" w:themeColor="text1"/>
        </w:rPr>
        <w:t xml:space="preserve"> includes </w:t>
      </w:r>
      <w:r w:rsidR="4C22AA9C" w:rsidRPr="00301F09">
        <w:rPr>
          <w:rFonts w:ascii="Calibri" w:eastAsia="Calibri" w:hAnsi="Calibri" w:cs="Calibri"/>
          <w:color w:val="000000" w:themeColor="text1"/>
        </w:rPr>
        <w:t xml:space="preserve">a detail image of </w:t>
      </w:r>
      <w:r w:rsidR="780EA70F" w:rsidRPr="00301F09">
        <w:rPr>
          <w:rFonts w:ascii="Calibri" w:eastAsia="Calibri" w:hAnsi="Calibri" w:cs="Calibri"/>
          <w:color w:val="000000" w:themeColor="text1"/>
        </w:rPr>
        <w:t>it</w:t>
      </w:r>
      <w:r w:rsidR="4C22AA9C" w:rsidRPr="00301F09">
        <w:rPr>
          <w:rFonts w:ascii="Calibri" w:eastAsia="Calibri" w:hAnsi="Calibri" w:cs="Calibri"/>
          <w:color w:val="000000" w:themeColor="text1"/>
        </w:rPr>
        <w:t xml:space="preserve"> from their </w:t>
      </w:r>
      <w:r w:rsidR="4C22AA9C" w:rsidRPr="45BC76E2">
        <w:rPr>
          <w:rFonts w:ascii="Calibri" w:eastAsia="Calibri" w:hAnsi="Calibri" w:cs="Calibri"/>
          <w:i/>
          <w:iCs/>
          <w:color w:val="000000" w:themeColor="text1"/>
        </w:rPr>
        <w:t>Bulletin</w:t>
      </w:r>
      <w:r w:rsidR="00C243E5" w:rsidRPr="0447ACBC">
        <w:rPr>
          <w:rFonts w:ascii="Calibri" w:eastAsia="Calibri" w:hAnsi="Calibri" w:cs="Calibri"/>
          <w:color w:val="000000" w:themeColor="text1"/>
        </w:rPr>
        <w:t>,</w:t>
      </w:r>
      <w:r w:rsidR="4C22AA9C" w:rsidRPr="00301F09">
        <w:rPr>
          <w:rFonts w:ascii="Calibri" w:eastAsia="Calibri" w:hAnsi="Calibri" w:cs="Calibri"/>
          <w:color w:val="000000" w:themeColor="text1"/>
        </w:rPr>
        <w:t xml:space="preserve"> a</w:t>
      </w:r>
      <w:r w:rsidR="5E8AF112" w:rsidRPr="00301F09">
        <w:rPr>
          <w:rFonts w:ascii="Calibri" w:eastAsia="Calibri" w:hAnsi="Calibri" w:cs="Calibri"/>
          <w:color w:val="000000" w:themeColor="text1"/>
        </w:rPr>
        <w:t>s well as</w:t>
      </w:r>
      <w:r w:rsidR="4C22AA9C" w:rsidRPr="00301F09">
        <w:rPr>
          <w:rFonts w:ascii="Calibri" w:eastAsia="Calibri" w:hAnsi="Calibri" w:cs="Calibri"/>
          <w:color w:val="000000" w:themeColor="text1"/>
        </w:rPr>
        <w:t xml:space="preserve"> a checklist with an early translation of its dedicatory inscription</w:t>
      </w:r>
      <w:r w:rsidR="0ACFE6F9" w:rsidRPr="00301F09">
        <w:rPr>
          <w:rFonts w:ascii="Calibri" w:eastAsia="Calibri" w:hAnsi="Calibri" w:cs="Calibri"/>
          <w:color w:val="000000" w:themeColor="text1"/>
        </w:rPr>
        <w:t xml:space="preserve">. </w:t>
      </w:r>
      <w:r w:rsidR="780EA70F" w:rsidRPr="00301F09">
        <w:rPr>
          <w:rFonts w:ascii="Calibri" w:eastAsia="Calibri" w:hAnsi="Calibri" w:cs="Calibri"/>
          <w:color w:val="000000" w:themeColor="text1"/>
        </w:rPr>
        <w:t>Not only did t</w:t>
      </w:r>
      <w:r w:rsidR="1D706DE8" w:rsidRPr="00301F09">
        <w:rPr>
          <w:rFonts w:ascii="Calibri" w:eastAsia="Calibri" w:hAnsi="Calibri" w:cs="Calibri"/>
          <w:color w:val="000000" w:themeColor="text1"/>
        </w:rPr>
        <w:t>his allow</w:t>
      </w:r>
      <w:r w:rsidR="780EA70F" w:rsidRPr="00301F09">
        <w:rPr>
          <w:rFonts w:ascii="Calibri" w:eastAsia="Calibri" w:hAnsi="Calibri" w:cs="Calibri"/>
          <w:color w:val="000000" w:themeColor="text1"/>
        </w:rPr>
        <w:t xml:space="preserve"> </w:t>
      </w:r>
      <w:r w:rsidR="1D706DE8" w:rsidRPr="00301F09">
        <w:rPr>
          <w:rFonts w:ascii="Calibri" w:eastAsia="Calibri" w:hAnsi="Calibri" w:cs="Calibri"/>
          <w:color w:val="000000" w:themeColor="text1"/>
        </w:rPr>
        <w:t xml:space="preserve">us to confirm </w:t>
      </w:r>
      <w:r w:rsidR="5E8AF112" w:rsidRPr="00301F09">
        <w:rPr>
          <w:rFonts w:ascii="Calibri" w:eastAsia="Calibri" w:hAnsi="Calibri" w:cs="Calibri"/>
          <w:color w:val="000000" w:themeColor="text1"/>
        </w:rPr>
        <w:t>the statuette’s</w:t>
      </w:r>
      <w:r w:rsidR="1D706DE8" w:rsidRPr="00301F09">
        <w:rPr>
          <w:rFonts w:ascii="Calibri" w:eastAsia="Calibri" w:hAnsi="Calibri" w:cs="Calibri"/>
          <w:color w:val="000000" w:themeColor="text1"/>
        </w:rPr>
        <w:t xml:space="preserve"> ownership history, </w:t>
      </w:r>
      <w:r w:rsidR="780EA70F" w:rsidRPr="00301F09">
        <w:rPr>
          <w:rFonts w:ascii="Calibri" w:eastAsia="Calibri" w:hAnsi="Calibri" w:cs="Calibri"/>
          <w:color w:val="000000" w:themeColor="text1"/>
        </w:rPr>
        <w:t>but it</w:t>
      </w:r>
      <w:r w:rsidR="1D706DE8" w:rsidRPr="00301F09">
        <w:rPr>
          <w:rFonts w:ascii="Calibri" w:eastAsia="Calibri" w:hAnsi="Calibri" w:cs="Calibri"/>
          <w:color w:val="000000" w:themeColor="text1"/>
        </w:rPr>
        <w:t xml:space="preserve"> </w:t>
      </w:r>
      <w:r w:rsidR="000830C6" w:rsidRPr="00301F09">
        <w:rPr>
          <w:rFonts w:ascii="Calibri" w:eastAsia="Calibri" w:hAnsi="Calibri" w:cs="Calibri"/>
          <w:color w:val="000000" w:themeColor="text1"/>
        </w:rPr>
        <w:t>provided documentation</w:t>
      </w:r>
      <w:r w:rsidR="1D706DE8" w:rsidRPr="00301F09">
        <w:rPr>
          <w:rFonts w:ascii="Calibri" w:eastAsia="Calibri" w:hAnsi="Calibri" w:cs="Calibri"/>
          <w:color w:val="000000" w:themeColor="text1"/>
        </w:rPr>
        <w:t xml:space="preserve"> several years </w:t>
      </w:r>
      <w:r w:rsidR="000830C6" w:rsidRPr="00301F09">
        <w:rPr>
          <w:rFonts w:ascii="Calibri" w:eastAsia="Calibri" w:hAnsi="Calibri" w:cs="Calibri"/>
          <w:color w:val="000000" w:themeColor="text1"/>
        </w:rPr>
        <w:t xml:space="preserve">prior to </w:t>
      </w:r>
      <w:r w:rsidR="1D706DE8" w:rsidRPr="00301F09">
        <w:rPr>
          <w:rFonts w:ascii="Calibri" w:eastAsia="Calibri" w:hAnsi="Calibri" w:cs="Calibri"/>
          <w:color w:val="000000" w:themeColor="text1"/>
        </w:rPr>
        <w:t xml:space="preserve">what had been </w:t>
      </w:r>
      <w:r w:rsidR="4C22AA9C" w:rsidRPr="00301F09">
        <w:rPr>
          <w:rFonts w:ascii="Calibri" w:eastAsia="Calibri" w:hAnsi="Calibri" w:cs="Calibri"/>
          <w:color w:val="000000" w:themeColor="text1"/>
        </w:rPr>
        <w:t>its earliest known scholarly publication in 1985</w:t>
      </w:r>
      <w:r w:rsidR="1D706DE8" w:rsidRPr="00301F09">
        <w:rPr>
          <w:rFonts w:ascii="Calibri" w:eastAsia="Calibri" w:hAnsi="Calibri" w:cs="Calibri"/>
          <w:color w:val="000000" w:themeColor="text1"/>
        </w:rPr>
        <w:t>.</w:t>
      </w:r>
      <w:r w:rsidRPr="00301F09">
        <w:rPr>
          <w:rFonts w:ascii="Calibri" w:eastAsia="Times New Roman" w:hAnsi="Calibri" w:cs="Calibri"/>
        </w:rPr>
        <w:t xml:space="preserve"> </w:t>
      </w:r>
      <w:r w:rsidR="3F63446E" w:rsidRPr="00301F09">
        <w:rPr>
          <w:rFonts w:ascii="Calibri" w:eastAsia="Calibri" w:hAnsi="Calibri" w:cs="Calibri"/>
          <w:color w:val="000000" w:themeColor="text1"/>
        </w:rPr>
        <w:t>Although exhibitions are today often considered a critical aspect of an object’s history</w:t>
      </w:r>
      <w:r w:rsidR="780EA70F" w:rsidRPr="00301F09">
        <w:rPr>
          <w:rFonts w:ascii="Calibri" w:eastAsia="Calibri" w:hAnsi="Calibri" w:cs="Calibri"/>
          <w:color w:val="000000" w:themeColor="text1"/>
        </w:rPr>
        <w:t>,</w:t>
      </w:r>
      <w:r w:rsidR="1D706DE8" w:rsidRPr="00301F09">
        <w:rPr>
          <w:rFonts w:ascii="Calibri" w:eastAsia="Calibri" w:hAnsi="Calibri" w:cs="Calibri"/>
          <w:color w:val="000000" w:themeColor="text1"/>
        </w:rPr>
        <w:t xml:space="preserve"> they </w:t>
      </w:r>
      <w:r w:rsidR="3F63446E" w:rsidRPr="00301F09">
        <w:rPr>
          <w:rFonts w:ascii="Calibri" w:eastAsia="Calibri" w:hAnsi="Calibri" w:cs="Calibri"/>
          <w:color w:val="000000" w:themeColor="text1"/>
        </w:rPr>
        <w:t xml:space="preserve">are </w:t>
      </w:r>
      <w:r w:rsidR="1D706DE8" w:rsidRPr="00301F09">
        <w:rPr>
          <w:rFonts w:ascii="Calibri" w:eastAsia="Calibri" w:hAnsi="Calibri" w:cs="Calibri"/>
          <w:color w:val="000000" w:themeColor="text1"/>
        </w:rPr>
        <w:t xml:space="preserve">frequently </w:t>
      </w:r>
      <w:r w:rsidR="3F63446E" w:rsidRPr="00301F09">
        <w:rPr>
          <w:rFonts w:ascii="Calibri" w:eastAsia="Calibri" w:hAnsi="Calibri" w:cs="Calibri"/>
          <w:color w:val="000000" w:themeColor="text1"/>
        </w:rPr>
        <w:t>absent from earlier provenance statements or other documentation, and</w:t>
      </w:r>
      <w:r w:rsidR="00463B67">
        <w:rPr>
          <w:rFonts w:ascii="Calibri" w:eastAsia="Calibri" w:hAnsi="Calibri" w:cs="Calibri"/>
          <w:color w:val="000000" w:themeColor="text1"/>
        </w:rPr>
        <w:t>—</w:t>
      </w:r>
      <w:r w:rsidR="1D706DE8" w:rsidRPr="00301F09">
        <w:rPr>
          <w:rFonts w:ascii="Calibri" w:eastAsia="Calibri" w:hAnsi="Calibri" w:cs="Calibri"/>
          <w:color w:val="000000" w:themeColor="text1"/>
        </w:rPr>
        <w:t>as the case of this Etruscan statuette demonstrates</w:t>
      </w:r>
      <w:r w:rsidR="00463B67">
        <w:rPr>
          <w:rFonts w:ascii="Calibri" w:eastAsia="Calibri" w:hAnsi="Calibri" w:cs="Calibri"/>
          <w:color w:val="000000" w:themeColor="text1"/>
        </w:rPr>
        <w:t>—</w:t>
      </w:r>
      <w:r w:rsidR="3F63446E" w:rsidRPr="00301F09">
        <w:rPr>
          <w:rFonts w:ascii="Calibri" w:eastAsia="Calibri" w:hAnsi="Calibri" w:cs="Calibri"/>
          <w:color w:val="000000" w:themeColor="text1"/>
        </w:rPr>
        <w:t>are easily severed from the object itself.</w:t>
      </w:r>
    </w:p>
    <w:p w14:paraId="453F9743" w14:textId="77777777" w:rsidR="00463B67" w:rsidRPr="00301F09" w:rsidRDefault="00463B67" w:rsidP="00D7382D">
      <w:pPr>
        <w:spacing w:line="360" w:lineRule="auto"/>
        <w:rPr>
          <w:rFonts w:ascii="Calibri" w:eastAsia="Calibri" w:hAnsi="Calibri" w:cs="Calibri"/>
        </w:rPr>
      </w:pPr>
    </w:p>
    <w:p w14:paraId="667D71A6" w14:textId="196BBA80" w:rsidR="002D3FAA" w:rsidRPr="00D85D51" w:rsidRDefault="002D3FAA" w:rsidP="00D85D51">
      <w:pPr>
        <w:pStyle w:val="Heading4"/>
        <w:rPr>
          <w:i w:val="0"/>
          <w:iCs w:val="0"/>
        </w:rPr>
      </w:pPr>
      <w:r w:rsidRPr="00D85D51">
        <w:rPr>
          <w:i w:val="0"/>
          <w:iCs w:val="0"/>
        </w:rPr>
        <w:lastRenderedPageBreak/>
        <w:t xml:space="preserve">Case </w:t>
      </w:r>
      <w:r w:rsidR="00834FF5" w:rsidRPr="00D85D51">
        <w:rPr>
          <w:i w:val="0"/>
          <w:iCs w:val="0"/>
        </w:rPr>
        <w:t>Study</w:t>
      </w:r>
      <w:r w:rsidRPr="00D85D51">
        <w:rPr>
          <w:i w:val="0"/>
          <w:iCs w:val="0"/>
        </w:rPr>
        <w:t xml:space="preserve">: </w:t>
      </w:r>
      <w:r w:rsidR="003704BE" w:rsidRPr="00D85D51">
        <w:rPr>
          <w:i w:val="0"/>
          <w:iCs w:val="0"/>
        </w:rPr>
        <w:t xml:space="preserve">The </w:t>
      </w:r>
      <w:r w:rsidRPr="00D85D51">
        <w:rPr>
          <w:i w:val="0"/>
          <w:iCs w:val="0"/>
        </w:rPr>
        <w:t xml:space="preserve">Medusa </w:t>
      </w:r>
      <w:r w:rsidR="00834FF5" w:rsidRPr="00D85D51">
        <w:rPr>
          <w:i w:val="0"/>
          <w:iCs w:val="0"/>
        </w:rPr>
        <w:t>Cameo</w:t>
      </w:r>
    </w:p>
    <w:p w14:paraId="66029738" w14:textId="67AC7899" w:rsidR="002D3FAA" w:rsidRPr="00301F09" w:rsidRDefault="002D3FAA" w:rsidP="00D7382D">
      <w:pPr>
        <w:spacing w:line="360" w:lineRule="auto"/>
        <w:rPr>
          <w:rFonts w:eastAsia="Times New Roman"/>
          <w:color w:val="000000" w:themeColor="text1"/>
        </w:rPr>
      </w:pPr>
      <w:r w:rsidRPr="00301F09">
        <w:rPr>
          <w:rFonts w:eastAsia="Times New Roman"/>
          <w:color w:val="000000" w:themeColor="text1"/>
        </w:rPr>
        <w:t xml:space="preserve">Identifying objects in unillustrated exhibition catalogues and checklists </w:t>
      </w:r>
      <w:r w:rsidR="004A1937" w:rsidRPr="5AE489F2">
        <w:rPr>
          <w:rFonts w:eastAsia="Times New Roman"/>
          <w:color w:val="000000" w:themeColor="text1"/>
        </w:rPr>
        <w:t>poses challenges</w:t>
      </w:r>
      <w:r w:rsidRPr="00301F09">
        <w:rPr>
          <w:rFonts w:eastAsia="Times New Roman"/>
          <w:color w:val="000000" w:themeColor="text1"/>
        </w:rPr>
        <w:t xml:space="preserve">. In 1872 Sir John Evans lent a cameo on red onyx with a head of Medusa “surrounded with gold ornament of elegant design and exquisite workmanship” to the South Kensington Museum, </w:t>
      </w:r>
      <w:r w:rsidR="00835DFB" w:rsidRPr="00301F09">
        <w:rPr>
          <w:rFonts w:eastAsia="Times New Roman"/>
          <w:color w:val="000000" w:themeColor="text1"/>
        </w:rPr>
        <w:t>and it feature</w:t>
      </w:r>
      <w:r w:rsidR="000830C6" w:rsidRPr="00301F09">
        <w:rPr>
          <w:rFonts w:eastAsia="Times New Roman"/>
          <w:color w:val="000000" w:themeColor="text1"/>
        </w:rPr>
        <w:t>d</w:t>
      </w:r>
      <w:r w:rsidRPr="00301F09">
        <w:rPr>
          <w:rFonts w:eastAsia="Times New Roman"/>
          <w:color w:val="000000" w:themeColor="text1"/>
        </w:rPr>
        <w:t xml:space="preserve"> as no. 57 in </w:t>
      </w:r>
      <w:r w:rsidR="000830C6" w:rsidRPr="00301F09">
        <w:rPr>
          <w:rFonts w:eastAsia="Times New Roman"/>
          <w:color w:val="000000" w:themeColor="text1"/>
        </w:rPr>
        <w:t xml:space="preserve">the </w:t>
      </w:r>
      <w:r w:rsidRPr="00301F09">
        <w:rPr>
          <w:rFonts w:eastAsia="Times New Roman"/>
          <w:color w:val="000000" w:themeColor="text1"/>
        </w:rPr>
        <w:t>exhibition catalogue.</w:t>
      </w:r>
      <w:r w:rsidRPr="00301F09">
        <w:rPr>
          <w:rStyle w:val="EndnoteReference"/>
          <w:rFonts w:eastAsia="Times New Roman"/>
          <w:color w:val="000000" w:themeColor="text1"/>
        </w:rPr>
        <w:endnoteReference w:id="183"/>
      </w:r>
      <w:r w:rsidRPr="00301F09">
        <w:rPr>
          <w:rFonts w:eastAsia="Times New Roman"/>
          <w:color w:val="000000" w:themeColor="text1"/>
        </w:rPr>
        <w:t xml:space="preserve"> </w:t>
      </w:r>
      <w:r w:rsidR="000830C6" w:rsidRPr="00301F09">
        <w:rPr>
          <w:rFonts w:eastAsia="Times New Roman"/>
          <w:color w:val="000000" w:themeColor="text1"/>
        </w:rPr>
        <w:t xml:space="preserve">In 2001 the </w:t>
      </w:r>
      <w:r w:rsidRPr="00301F09">
        <w:rPr>
          <w:rFonts w:eastAsia="Times New Roman"/>
          <w:color w:val="000000" w:themeColor="text1"/>
        </w:rPr>
        <w:t>Getty purchased a sardonyx cameo with a head of Medusa</w:t>
      </w:r>
      <w:r w:rsidR="000830C6" w:rsidRPr="00301F09">
        <w:rPr>
          <w:rFonts w:eastAsia="Times New Roman"/>
          <w:color w:val="000000" w:themeColor="text1"/>
        </w:rPr>
        <w:t xml:space="preserve"> (</w:t>
      </w:r>
      <w:hyperlink r:id="rId61" w:history="1">
        <w:r w:rsidR="000830C6" w:rsidRPr="00D40AD6">
          <w:t>2001.28.12</w:t>
        </w:r>
      </w:hyperlink>
      <w:r w:rsidR="000830C6" w:rsidRPr="00301F09">
        <w:rPr>
          <w:rFonts w:eastAsia="Times New Roman"/>
          <w:color w:val="000000" w:themeColor="text1"/>
        </w:rPr>
        <w:t>)</w:t>
      </w:r>
      <w:r w:rsidR="00D40AD6">
        <w:rPr>
          <w:rFonts w:eastAsia="Times New Roman"/>
          <w:color w:val="000000" w:themeColor="text1"/>
        </w:rPr>
        <w:t>,</w:t>
      </w:r>
      <w:r w:rsidR="008A3B25">
        <w:rPr>
          <w:rStyle w:val="EndnoteReference"/>
          <w:rFonts w:eastAsia="Times New Roman"/>
          <w:color w:val="000000" w:themeColor="text1"/>
        </w:rPr>
        <w:endnoteReference w:id="184"/>
      </w:r>
      <w:r w:rsidRPr="00301F09">
        <w:rPr>
          <w:rFonts w:eastAsia="Times New Roman"/>
          <w:color w:val="000000" w:themeColor="text1"/>
        </w:rPr>
        <w:t xml:space="preserve"> set into a gold mount </w:t>
      </w:r>
      <w:r w:rsidR="00834FF5">
        <w:rPr>
          <w:rFonts w:eastAsia="Times New Roman"/>
          <w:color w:val="000000" w:themeColor="text1"/>
        </w:rPr>
        <w:t>“</w:t>
      </w:r>
      <w:r w:rsidR="094C8E8D" w:rsidRPr="00301F09">
        <w:rPr>
          <w:rFonts w:eastAsia="Times New Roman"/>
          <w:color w:val="000000" w:themeColor="text1"/>
        </w:rPr>
        <w:t>said</w:t>
      </w:r>
      <w:r w:rsidRPr="00301F09">
        <w:rPr>
          <w:rFonts w:eastAsia="Times New Roman"/>
          <w:color w:val="000000" w:themeColor="text1"/>
        </w:rPr>
        <w:t xml:space="preserve"> to </w:t>
      </w:r>
      <w:r w:rsidR="094C8E8D" w:rsidRPr="00301F09">
        <w:rPr>
          <w:rFonts w:eastAsia="Times New Roman"/>
          <w:color w:val="000000" w:themeColor="text1"/>
        </w:rPr>
        <w:t>be</w:t>
      </w:r>
      <w:r w:rsidR="00834FF5">
        <w:rPr>
          <w:rFonts w:eastAsia="Times New Roman"/>
          <w:color w:val="000000" w:themeColor="text1"/>
        </w:rPr>
        <w:t>”</w:t>
      </w:r>
      <w:r w:rsidRPr="00301F09">
        <w:rPr>
          <w:rFonts w:eastAsia="Times New Roman"/>
          <w:color w:val="000000" w:themeColor="text1"/>
        </w:rPr>
        <w:t xml:space="preserve"> by Castellani</w:t>
      </w:r>
      <w:r w:rsidR="000830C6" w:rsidRPr="00301F09">
        <w:rPr>
          <w:rFonts w:eastAsia="Times New Roman"/>
          <w:color w:val="000000" w:themeColor="text1"/>
        </w:rPr>
        <w:t xml:space="preserve">. This </w:t>
      </w:r>
      <w:r w:rsidRPr="00301F09">
        <w:rPr>
          <w:rFonts w:eastAsia="Times New Roman"/>
          <w:color w:val="000000" w:themeColor="text1"/>
        </w:rPr>
        <w:t>had been a wedding gift from Evans to his wife, Maria Millington, in 1892, and was</w:t>
      </w:r>
      <w:r w:rsidR="002E23CB" w:rsidRPr="5AE489F2">
        <w:rPr>
          <w:rFonts w:eastAsia="Times New Roman"/>
          <w:color w:val="000000" w:themeColor="text1"/>
        </w:rPr>
        <w:t xml:space="preserve"> later</w:t>
      </w:r>
      <w:r w:rsidRPr="00301F09">
        <w:rPr>
          <w:rFonts w:eastAsia="Times New Roman"/>
          <w:color w:val="000000" w:themeColor="text1"/>
        </w:rPr>
        <w:t xml:space="preserve"> given to their daughter, Dame Joan Evans.</w:t>
      </w:r>
      <w:r w:rsidR="1D50B6B5" w:rsidRPr="00301F09">
        <w:rPr>
          <w:rFonts w:eastAsia="Times New Roman"/>
          <w:color w:val="000000" w:themeColor="text1"/>
        </w:rPr>
        <w:t xml:space="preserve"> </w:t>
      </w:r>
      <w:r w:rsidR="00835DFB" w:rsidRPr="00301F09">
        <w:rPr>
          <w:rFonts w:eastAsia="Times New Roman"/>
          <w:color w:val="000000" w:themeColor="text1"/>
        </w:rPr>
        <w:t xml:space="preserve">Is </w:t>
      </w:r>
      <w:r w:rsidR="000830C6" w:rsidRPr="00301F09">
        <w:rPr>
          <w:rFonts w:eastAsia="Times New Roman"/>
          <w:color w:val="000000" w:themeColor="text1"/>
        </w:rPr>
        <w:t xml:space="preserve">it </w:t>
      </w:r>
      <w:r w:rsidRPr="00301F09">
        <w:rPr>
          <w:rFonts w:eastAsia="Times New Roman"/>
          <w:color w:val="000000" w:themeColor="text1"/>
        </w:rPr>
        <w:t xml:space="preserve">the same </w:t>
      </w:r>
      <w:r w:rsidR="000830C6" w:rsidRPr="00301F09">
        <w:rPr>
          <w:rFonts w:eastAsia="Times New Roman"/>
          <w:color w:val="000000" w:themeColor="text1"/>
        </w:rPr>
        <w:t xml:space="preserve">cameo </w:t>
      </w:r>
      <w:r w:rsidR="00835DFB" w:rsidRPr="00301F09">
        <w:rPr>
          <w:rFonts w:eastAsia="Times New Roman"/>
          <w:color w:val="000000" w:themeColor="text1"/>
        </w:rPr>
        <w:t>as th</w:t>
      </w:r>
      <w:r w:rsidR="000830C6" w:rsidRPr="00301F09">
        <w:rPr>
          <w:rFonts w:eastAsia="Times New Roman"/>
          <w:color w:val="000000" w:themeColor="text1"/>
        </w:rPr>
        <w:t>e one Evans lent to the</w:t>
      </w:r>
      <w:r w:rsidRPr="00301F09">
        <w:rPr>
          <w:rFonts w:eastAsia="Times New Roman"/>
          <w:color w:val="000000" w:themeColor="text1"/>
        </w:rPr>
        <w:t xml:space="preserve"> South Kensington</w:t>
      </w:r>
      <w:r w:rsidR="000830C6" w:rsidRPr="00301F09">
        <w:rPr>
          <w:rFonts w:eastAsia="Times New Roman"/>
          <w:color w:val="000000" w:themeColor="text1"/>
        </w:rPr>
        <w:t xml:space="preserve"> Museum</w:t>
      </w:r>
      <w:r w:rsidRPr="00301F09">
        <w:rPr>
          <w:rFonts w:eastAsia="Times New Roman"/>
          <w:color w:val="000000" w:themeColor="text1"/>
        </w:rPr>
        <w:t xml:space="preserve">? Unfortunately, the description </w:t>
      </w:r>
      <w:r w:rsidR="00835DFB" w:rsidRPr="00301F09">
        <w:rPr>
          <w:rFonts w:eastAsia="Times New Roman"/>
          <w:color w:val="000000" w:themeColor="text1"/>
        </w:rPr>
        <w:t xml:space="preserve">in the </w:t>
      </w:r>
      <w:r w:rsidR="000830C6" w:rsidRPr="00301F09">
        <w:rPr>
          <w:rFonts w:eastAsia="Times New Roman"/>
          <w:color w:val="000000" w:themeColor="text1"/>
        </w:rPr>
        <w:t xml:space="preserve">1872 </w:t>
      </w:r>
      <w:r w:rsidR="00835DFB" w:rsidRPr="00301F09">
        <w:rPr>
          <w:rFonts w:eastAsia="Times New Roman"/>
          <w:color w:val="000000" w:themeColor="text1"/>
        </w:rPr>
        <w:t xml:space="preserve">exhibition catalogue </w:t>
      </w:r>
      <w:r w:rsidRPr="00301F09">
        <w:rPr>
          <w:rFonts w:eastAsia="Times New Roman"/>
          <w:color w:val="000000" w:themeColor="text1"/>
        </w:rPr>
        <w:t>does</w:t>
      </w:r>
      <w:r w:rsidR="00835DFB" w:rsidRPr="00301F09">
        <w:rPr>
          <w:rFonts w:eastAsia="Times New Roman"/>
          <w:color w:val="000000" w:themeColor="text1"/>
        </w:rPr>
        <w:t xml:space="preserve"> not </w:t>
      </w:r>
      <w:r w:rsidRPr="00301F09">
        <w:rPr>
          <w:rFonts w:eastAsia="Times New Roman"/>
          <w:color w:val="000000" w:themeColor="text1"/>
        </w:rPr>
        <w:t>include</w:t>
      </w:r>
      <w:r w:rsidR="00835DFB" w:rsidRPr="00301F09">
        <w:rPr>
          <w:rFonts w:eastAsia="Times New Roman"/>
          <w:color w:val="000000" w:themeColor="text1"/>
        </w:rPr>
        <w:t xml:space="preserve"> any</w:t>
      </w:r>
      <w:r w:rsidRPr="00301F09">
        <w:rPr>
          <w:rFonts w:eastAsia="Times New Roman"/>
          <w:color w:val="000000" w:themeColor="text1"/>
        </w:rPr>
        <w:t xml:space="preserve"> diagnostic details or measurements, so this</w:t>
      </w:r>
      <w:r w:rsidR="00835DFB" w:rsidRPr="00301F09">
        <w:rPr>
          <w:rFonts w:eastAsia="Times New Roman"/>
          <w:color w:val="000000" w:themeColor="text1"/>
        </w:rPr>
        <w:t xml:space="preserve"> </w:t>
      </w:r>
      <w:r w:rsidRPr="00301F09">
        <w:rPr>
          <w:rFonts w:eastAsia="Times New Roman"/>
          <w:color w:val="000000" w:themeColor="text1"/>
        </w:rPr>
        <w:t xml:space="preserve">remains unresolved. No further records as to when Evans had acquired the cameo are extant, and his collection </w:t>
      </w:r>
      <w:r w:rsidR="00835DFB" w:rsidRPr="00301F09">
        <w:rPr>
          <w:rFonts w:eastAsia="Times New Roman"/>
          <w:color w:val="000000" w:themeColor="text1"/>
        </w:rPr>
        <w:t xml:space="preserve">lacks </w:t>
      </w:r>
      <w:r w:rsidRPr="00301F09">
        <w:rPr>
          <w:rFonts w:eastAsia="Times New Roman"/>
          <w:color w:val="000000" w:themeColor="text1"/>
        </w:rPr>
        <w:t xml:space="preserve">a comprehensive publication that could prove the identity of this object. Open questions like this are rarely part of public provenance display records, and defining the line between confirmed and potential exhibitions of an object remains a difficult </w:t>
      </w:r>
      <w:r w:rsidR="1A759D6E" w:rsidRPr="00301F09">
        <w:rPr>
          <w:rFonts w:eastAsia="Times New Roman"/>
          <w:color w:val="000000" w:themeColor="text1"/>
        </w:rPr>
        <w:t>gr</w:t>
      </w:r>
      <w:r w:rsidR="007D27EB">
        <w:rPr>
          <w:rFonts w:eastAsia="Times New Roman"/>
          <w:color w:val="000000" w:themeColor="text1"/>
        </w:rPr>
        <w:t>a</w:t>
      </w:r>
      <w:r w:rsidR="1A759D6E" w:rsidRPr="00301F09">
        <w:rPr>
          <w:rFonts w:eastAsia="Times New Roman"/>
          <w:color w:val="000000" w:themeColor="text1"/>
        </w:rPr>
        <w:t>y area of information</w:t>
      </w:r>
      <w:r w:rsidRPr="00301F09">
        <w:rPr>
          <w:rFonts w:eastAsia="Times New Roman"/>
          <w:color w:val="000000" w:themeColor="text1"/>
        </w:rPr>
        <w:t xml:space="preserve">. </w:t>
      </w:r>
    </w:p>
    <w:p w14:paraId="71897EAC" w14:textId="77777777" w:rsidR="002D3FAA" w:rsidRPr="00301F09" w:rsidRDefault="002D3FAA" w:rsidP="00D7382D"/>
    <w:p w14:paraId="66F4EDE8" w14:textId="54DE6E0E" w:rsidR="002D3FAA" w:rsidRPr="00D85D51" w:rsidRDefault="002D3FAA" w:rsidP="00D85D51">
      <w:pPr>
        <w:pStyle w:val="Heading4"/>
        <w:rPr>
          <w:i w:val="0"/>
          <w:iCs w:val="0"/>
        </w:rPr>
      </w:pPr>
      <w:r w:rsidRPr="00D85D51">
        <w:rPr>
          <w:i w:val="0"/>
          <w:iCs w:val="0"/>
        </w:rPr>
        <w:t xml:space="preserve">Dealer </w:t>
      </w:r>
      <w:r w:rsidR="009E3DC4" w:rsidRPr="00D85D51">
        <w:rPr>
          <w:i w:val="0"/>
          <w:iCs w:val="0"/>
        </w:rPr>
        <w:t>Advertisements</w:t>
      </w:r>
    </w:p>
    <w:p w14:paraId="1CF2C307" w14:textId="48C25AA4" w:rsidR="002D3FAA" w:rsidRPr="00301F09" w:rsidRDefault="002D3FAA" w:rsidP="00D7382D">
      <w:pPr>
        <w:spacing w:line="360" w:lineRule="auto"/>
      </w:pPr>
      <w:r w:rsidRPr="00301F09">
        <w:t>Dealer advertisements form another enormous corpus of material</w:t>
      </w:r>
      <w:r w:rsidR="71D08CE2" w:rsidRPr="00301F09">
        <w:t xml:space="preserve"> that</w:t>
      </w:r>
      <w:r w:rsidRPr="00301F09">
        <w:t xml:space="preserve"> reach</w:t>
      </w:r>
      <w:r w:rsidR="71D08CE2" w:rsidRPr="00301F09">
        <w:t>es</w:t>
      </w:r>
      <w:r w:rsidRPr="00301F09">
        <w:t xml:space="preserve"> back over a century</w:t>
      </w:r>
      <w:r w:rsidR="5EC8C83E" w:rsidRPr="00301F09">
        <w:t>, but</w:t>
      </w:r>
      <w:r w:rsidRPr="00301F09">
        <w:t xml:space="preserve"> </w:t>
      </w:r>
      <w:r w:rsidR="305912C6" w:rsidRPr="00301F09">
        <w:t xml:space="preserve">one that is </w:t>
      </w:r>
      <w:r w:rsidRPr="00301F09">
        <w:t xml:space="preserve">often overlooked with respect to the market for Mediterranean antiquities. </w:t>
      </w:r>
      <w:r w:rsidR="305912C6" w:rsidRPr="00301F09">
        <w:t>A</w:t>
      </w:r>
      <w:r w:rsidRPr="00301F09">
        <w:t>dvertisements</w:t>
      </w:r>
      <w:r w:rsidR="305912C6" w:rsidRPr="00301F09">
        <w:t xml:space="preserve"> by dealers, as well as auction firms,</w:t>
      </w:r>
      <w:r w:rsidRPr="00301F09">
        <w:t xml:space="preserve"> appear in trade and art market publications</w:t>
      </w:r>
      <w:r w:rsidR="305912C6" w:rsidRPr="00301F09">
        <w:t>, but also</w:t>
      </w:r>
      <w:r w:rsidRPr="00301F09">
        <w:t xml:space="preserve"> </w:t>
      </w:r>
      <w:r w:rsidR="007D27EB">
        <w:t xml:space="preserve">in </w:t>
      </w:r>
      <w:r w:rsidRPr="00301F09">
        <w:t>newspapers, orchestral programs, academic journals, and exhibition catalogues.</w:t>
      </w:r>
      <w:r w:rsidR="305912C6" w:rsidRPr="00301F09">
        <w:t xml:space="preserve"> Trade and specialty publications may offer regional advertisements tailored to subscribers in different print runs or through inserts. </w:t>
      </w:r>
      <w:r w:rsidRPr="00301F09">
        <w:t xml:space="preserve">In some cases, antiquities feature as part of photo shoots or advertisements for other products, like Estée Lauder perfume, or in advertorial-style articles, </w:t>
      </w:r>
      <w:r w:rsidR="00926408">
        <w:t>such as</w:t>
      </w:r>
      <w:r w:rsidR="00926408" w:rsidRPr="00301F09">
        <w:t xml:space="preserve"> </w:t>
      </w:r>
      <w:r w:rsidRPr="00301F09">
        <w:t>Christmas gift guides.</w:t>
      </w:r>
      <w:r w:rsidRPr="00301F09">
        <w:rPr>
          <w:rStyle w:val="EndnoteReference"/>
        </w:rPr>
        <w:endnoteReference w:id="185"/>
      </w:r>
    </w:p>
    <w:p w14:paraId="6608BB87" w14:textId="079E33D5" w:rsidR="002D3FAA" w:rsidRDefault="00926408" w:rsidP="00D7382D">
      <w:pPr>
        <w:spacing w:line="360" w:lineRule="auto"/>
        <w:ind w:firstLine="720"/>
        <w:rPr>
          <w:color w:val="000000" w:themeColor="text1"/>
        </w:rPr>
      </w:pPr>
      <w:r>
        <w:t>Information in the a</w:t>
      </w:r>
      <w:r w:rsidR="002D3FAA" w:rsidRPr="00301F09">
        <w:t xml:space="preserve">dvertisements may be limited to the dealer’s address(es) and areas of specialty, but </w:t>
      </w:r>
      <w:r w:rsidR="00026600">
        <w:t xml:space="preserve">they </w:t>
      </w:r>
      <w:r w:rsidR="002D3FAA" w:rsidRPr="00301F09">
        <w:t xml:space="preserve">can include images or drawings of objects, as well as descriptions or basic </w:t>
      </w:r>
      <w:r w:rsidR="00333914">
        <w:t xml:space="preserve">object </w:t>
      </w:r>
      <w:r w:rsidR="002D3FAA" w:rsidRPr="00301F09">
        <w:t>data</w:t>
      </w:r>
      <w:r w:rsidR="07FE7794" w:rsidRPr="00301F09">
        <w:t xml:space="preserve"> </w:t>
      </w:r>
      <w:r w:rsidR="07FE7794" w:rsidRPr="00D85D51">
        <w:t>(</w:t>
      </w:r>
      <w:hyperlink w:anchor="fig-39" w:history="1">
        <w:r w:rsidR="07FE7794" w:rsidRPr="00D85D51">
          <w:rPr>
            <w:rStyle w:val="Hyperlink"/>
          </w:rPr>
          <w:t>fig.</w:t>
        </w:r>
        <w:r w:rsidR="142373D6" w:rsidRPr="00D85D51">
          <w:rPr>
            <w:rStyle w:val="Hyperlink"/>
          </w:rPr>
          <w:t xml:space="preserve"> 3</w:t>
        </w:r>
        <w:r w:rsidR="00610B8F" w:rsidRPr="00D85D51">
          <w:rPr>
            <w:rStyle w:val="Hyperlink"/>
          </w:rPr>
          <w:t>9</w:t>
        </w:r>
      </w:hyperlink>
      <w:r w:rsidR="07FE7794" w:rsidRPr="00D85D51">
        <w:t>)</w:t>
      </w:r>
      <w:r w:rsidR="0085C379" w:rsidRPr="00D85D51">
        <w:t>.</w:t>
      </w:r>
      <w:r w:rsidR="002D3FAA" w:rsidRPr="00301F09">
        <w:t xml:space="preserve"> The circumstances are often opaque</w:t>
      </w:r>
      <w:r>
        <w:t>.</w:t>
      </w:r>
      <w:r w:rsidR="002D3FAA" w:rsidRPr="00301F09">
        <w:t xml:space="preserve"> </w:t>
      </w:r>
      <w:r>
        <w:t>I</w:t>
      </w:r>
      <w:r w:rsidR="002D3FAA" w:rsidRPr="00301F09">
        <w:t xml:space="preserve">s the listed dealer the owner, the consignee, or an agent? In the case of international firms, where is the object located? When was the advertisement submitted? Why was it advertised in a specific publication or in a specific month? Dealer advertisements, as with similar publications, </w:t>
      </w:r>
      <w:r w:rsidR="00026600" w:rsidRPr="00026600">
        <w:t xml:space="preserve">serve only as a date by which </w:t>
      </w:r>
      <w:r w:rsidR="002D3FAA" w:rsidRPr="00301F09">
        <w:t>a dealer may have been in possession of an object, not concrete evidence of the</w:t>
      </w:r>
      <w:r>
        <w:t xml:space="preserve"> actual</w:t>
      </w:r>
      <w:r w:rsidR="002D3FAA" w:rsidRPr="00301F09">
        <w:t xml:space="preserve"> date of transfer</w:t>
      </w:r>
      <w:r w:rsidR="5EC8C83E" w:rsidRPr="00301F09">
        <w:t xml:space="preserve"> (</w:t>
      </w:r>
      <w:r w:rsidR="002D3FAA" w:rsidRPr="00301F09">
        <w:t xml:space="preserve">although </w:t>
      </w:r>
      <w:r w:rsidR="5EC8C83E" w:rsidRPr="00301F09">
        <w:t>th</w:t>
      </w:r>
      <w:r w:rsidR="305912C6" w:rsidRPr="00301F09">
        <w:t>ey</w:t>
      </w:r>
      <w:r w:rsidR="5EC8C83E" w:rsidRPr="00301F09">
        <w:t xml:space="preserve"> </w:t>
      </w:r>
      <w:r w:rsidR="07B17813" w:rsidRPr="00301F09">
        <w:t xml:space="preserve">can </w:t>
      </w:r>
      <w:r w:rsidR="002D3FAA" w:rsidRPr="00301F09">
        <w:t>help substantiate information from other sources</w:t>
      </w:r>
      <w:r w:rsidR="5EC8C83E" w:rsidRPr="00301F09">
        <w:t>)</w:t>
      </w:r>
      <w:r w:rsidR="002D3FAA" w:rsidRPr="00301F09">
        <w:t xml:space="preserve">. Even with these constraints, dealer advertisements can provide details otherwise </w:t>
      </w:r>
      <w:r w:rsidR="002D3FAA" w:rsidRPr="00301F09">
        <w:lastRenderedPageBreak/>
        <w:t>un</w:t>
      </w:r>
      <w:r w:rsidR="7D20EE92" w:rsidRPr="00301F09">
        <w:t>known</w:t>
      </w:r>
      <w:r w:rsidR="5EC8C83E" w:rsidRPr="00301F09">
        <w:t xml:space="preserve">. </w:t>
      </w:r>
      <w:r>
        <w:t>One</w:t>
      </w:r>
      <w:r w:rsidR="5EC8C83E" w:rsidRPr="00301F09">
        <w:t xml:space="preserve"> </w:t>
      </w:r>
      <w:r w:rsidR="002D3FAA" w:rsidRPr="00301F09">
        <w:t xml:space="preserve">published in 1967 </w:t>
      </w:r>
      <w:r w:rsidR="5EC8C83E" w:rsidRPr="00301F09">
        <w:t xml:space="preserve">with </w:t>
      </w:r>
      <w:r w:rsidR="002D3FAA" w:rsidRPr="00301F09">
        <w:t xml:space="preserve">a </w:t>
      </w:r>
      <w:r w:rsidR="5A07F23A">
        <w:t>Roman bust</w:t>
      </w:r>
      <w:r w:rsidR="002D3FAA" w:rsidRPr="00301F09">
        <w:t xml:space="preserve"> of a Greek </w:t>
      </w:r>
      <w:r w:rsidR="5A07F23A">
        <w:t>philosopher</w:t>
      </w:r>
      <w:r w:rsidR="5EC8C83E" w:rsidRPr="00301F09">
        <w:t xml:space="preserve"> verifies </w:t>
      </w:r>
      <w:r w:rsidR="002D3FAA" w:rsidRPr="00301F09">
        <w:t xml:space="preserve">that </w:t>
      </w:r>
      <w:r w:rsidR="5EC8C83E" w:rsidRPr="00301F09">
        <w:t xml:space="preserve">this </w:t>
      </w:r>
      <w:r w:rsidR="002D3FAA" w:rsidRPr="00301F09">
        <w:t>bust was with the dealer</w:t>
      </w:r>
      <w:r w:rsidR="305912C6" w:rsidRPr="00301F09">
        <w:t xml:space="preserve"> Piero Tozzi</w:t>
      </w:r>
      <w:r w:rsidR="002D3FAA" w:rsidRPr="00301F09">
        <w:t xml:space="preserve"> some years prior to its sale to the Getty in 1973</w:t>
      </w:r>
      <w:r>
        <w:t xml:space="preserve"> </w:t>
      </w:r>
      <w:r w:rsidRPr="00926408">
        <w:t>(73.AA.45)</w:t>
      </w:r>
      <w:r w:rsidR="002D3FAA" w:rsidRPr="00301F09">
        <w:t>.</w:t>
      </w:r>
      <w:r w:rsidR="002D3FAA" w:rsidRPr="00301F09">
        <w:rPr>
          <w:rStyle w:val="EndnoteReference"/>
        </w:rPr>
        <w:endnoteReference w:id="186"/>
      </w:r>
      <w:r w:rsidR="61BBF581" w:rsidRPr="00301F09">
        <w:t xml:space="preserve"> </w:t>
      </w:r>
      <w:r w:rsidR="002D3FAA" w:rsidRPr="00301F09">
        <w:t xml:space="preserve">Restoration or conservation efforts may also be evident in </w:t>
      </w:r>
      <w:r w:rsidR="13045172" w:rsidRPr="00301F09">
        <w:t>such publication photographs.</w:t>
      </w:r>
      <w:r w:rsidR="002D3FAA" w:rsidRPr="00301F09">
        <w:t xml:space="preserve"> Attributions and descriptions may be inconsistent with current research on the object, but these can be useful in understanding how an object was catalogued in contemporaneous publications. Advertisements can also help track the movements of gallery locations, transfers between gallery owners or staff changes, and</w:t>
      </w:r>
      <w:r w:rsidR="002D3FAA" w:rsidRPr="00301F09">
        <w:rPr>
          <w:color w:val="000000" w:themeColor="text1"/>
        </w:rPr>
        <w:t xml:space="preserve"> changes to gallery specialties over time.</w:t>
      </w:r>
      <w:r w:rsidR="002D3FAA" w:rsidRPr="00301F09">
        <w:rPr>
          <w:rStyle w:val="EndnoteReference"/>
          <w:color w:val="000000" w:themeColor="text1"/>
        </w:rPr>
        <w:endnoteReference w:id="187"/>
      </w:r>
    </w:p>
    <w:p w14:paraId="6DFED0DE" w14:textId="5F1C872B" w:rsidR="00D85D51" w:rsidRPr="00D85D51" w:rsidRDefault="00D85D51" w:rsidP="00D85D51">
      <w:pPr>
        <w:spacing w:line="360" w:lineRule="auto"/>
        <w:rPr>
          <w:b/>
          <w:bCs/>
          <w:color w:val="000000" w:themeColor="text1"/>
        </w:rPr>
      </w:pPr>
      <w:r w:rsidRPr="00D85D51">
        <w:rPr>
          <w:b/>
          <w:bCs/>
          <w:color w:val="000000" w:themeColor="text1"/>
        </w:rPr>
        <w:t>[[fig-39]]</w:t>
      </w:r>
    </w:p>
    <w:p w14:paraId="3C4209D5" w14:textId="77777777" w:rsidR="00876360" w:rsidRPr="00301F09" w:rsidRDefault="00876360" w:rsidP="00D7382D">
      <w:pPr>
        <w:spacing w:line="360" w:lineRule="auto"/>
        <w:ind w:firstLine="720"/>
        <w:rPr>
          <w:color w:val="000000" w:themeColor="text1"/>
        </w:rPr>
      </w:pPr>
    </w:p>
    <w:p w14:paraId="578E74A8" w14:textId="7430F9B5" w:rsidR="002D3FAA" w:rsidRPr="00D85D51" w:rsidRDefault="002D3FAA" w:rsidP="00D85D51">
      <w:pPr>
        <w:pStyle w:val="Heading4"/>
        <w:rPr>
          <w:i w:val="0"/>
          <w:iCs w:val="0"/>
        </w:rPr>
      </w:pPr>
      <w:r w:rsidRPr="00D85D51">
        <w:rPr>
          <w:i w:val="0"/>
          <w:iCs w:val="0"/>
        </w:rPr>
        <w:t xml:space="preserve">Interior </w:t>
      </w:r>
      <w:r w:rsidR="00FE4FC9" w:rsidRPr="00D85D51">
        <w:rPr>
          <w:i w:val="0"/>
          <w:iCs w:val="0"/>
        </w:rPr>
        <w:t>Design Illustrations</w:t>
      </w:r>
    </w:p>
    <w:p w14:paraId="07725668" w14:textId="16C7031F" w:rsidR="00CC0816" w:rsidRDefault="002D3FAA" w:rsidP="00D7382D">
      <w:pPr>
        <w:spacing w:line="360" w:lineRule="auto"/>
        <w:rPr>
          <w:b/>
          <w:bCs/>
        </w:rPr>
      </w:pPr>
      <w:r w:rsidRPr="00301F09">
        <w:rPr>
          <w:rFonts w:ascii="Calibri" w:eastAsia="Calibri" w:hAnsi="Calibri" w:cs="Calibri"/>
          <w:color w:val="000000" w:themeColor="text1"/>
        </w:rPr>
        <w:t xml:space="preserve">The history of visitors </w:t>
      </w:r>
      <w:r w:rsidR="00565822">
        <w:rPr>
          <w:rFonts w:ascii="Calibri" w:eastAsia="Calibri" w:hAnsi="Calibri" w:cs="Calibri"/>
          <w:color w:val="000000" w:themeColor="text1"/>
        </w:rPr>
        <w:t xml:space="preserve">to private houses </w:t>
      </w:r>
      <w:r w:rsidRPr="00301F09">
        <w:rPr>
          <w:rFonts w:ascii="Calibri" w:eastAsia="Calibri" w:hAnsi="Calibri" w:cs="Calibri"/>
          <w:color w:val="000000" w:themeColor="text1"/>
        </w:rPr>
        <w:t xml:space="preserve">publishing or illustrating details from </w:t>
      </w:r>
      <w:r w:rsidR="00565822">
        <w:rPr>
          <w:rFonts w:ascii="Calibri" w:eastAsia="Calibri" w:hAnsi="Calibri" w:cs="Calibri"/>
          <w:color w:val="000000" w:themeColor="text1"/>
        </w:rPr>
        <w:t xml:space="preserve">those houses’ </w:t>
      </w:r>
      <w:r w:rsidRPr="00301F09">
        <w:rPr>
          <w:rFonts w:ascii="Calibri" w:eastAsia="Calibri" w:hAnsi="Calibri" w:cs="Calibri"/>
          <w:color w:val="000000" w:themeColor="text1"/>
        </w:rPr>
        <w:t>collections stretches back centuries.</w:t>
      </w:r>
      <w:r w:rsidRPr="00301F09">
        <w:rPr>
          <w:rStyle w:val="EndnoteReference"/>
          <w:rFonts w:ascii="Calibri" w:eastAsia="Calibri" w:hAnsi="Calibri" w:cs="Calibri"/>
          <w:color w:val="000000" w:themeColor="text1"/>
        </w:rPr>
        <w:endnoteReference w:id="188"/>
      </w:r>
      <w:r w:rsidRPr="00301F09">
        <w:rPr>
          <w:rFonts w:ascii="Calibri" w:eastAsia="Calibri" w:hAnsi="Calibri" w:cs="Calibri"/>
          <w:color w:val="000000" w:themeColor="text1"/>
        </w:rPr>
        <w:t xml:space="preserve"> More recently, publications like </w:t>
      </w:r>
      <w:r w:rsidRPr="45BC76E2">
        <w:rPr>
          <w:rFonts w:ascii="Calibri" w:eastAsia="Calibri" w:hAnsi="Calibri" w:cs="Calibri"/>
          <w:i/>
          <w:iCs/>
          <w:color w:val="000000" w:themeColor="text1"/>
        </w:rPr>
        <w:t>House and Garden</w:t>
      </w:r>
      <w:r w:rsidRPr="00301F09">
        <w:rPr>
          <w:rFonts w:ascii="Calibri" w:eastAsia="Calibri" w:hAnsi="Calibri" w:cs="Calibri"/>
          <w:color w:val="000000" w:themeColor="text1"/>
        </w:rPr>
        <w:t>,</w:t>
      </w:r>
      <w:r w:rsidRPr="45BC76E2">
        <w:rPr>
          <w:rFonts w:ascii="Calibri" w:eastAsia="Calibri" w:hAnsi="Calibri" w:cs="Calibri"/>
          <w:i/>
          <w:iCs/>
          <w:color w:val="000000" w:themeColor="text1"/>
        </w:rPr>
        <w:t xml:space="preserve"> Country Life</w:t>
      </w:r>
      <w:r w:rsidRPr="00301F09">
        <w:rPr>
          <w:rFonts w:ascii="Calibri" w:eastAsia="Calibri" w:hAnsi="Calibri" w:cs="Calibri"/>
          <w:color w:val="000000" w:themeColor="text1"/>
        </w:rPr>
        <w:t>,</w:t>
      </w:r>
      <w:r w:rsidRPr="45BC76E2">
        <w:rPr>
          <w:rFonts w:ascii="Calibri" w:eastAsia="Calibri" w:hAnsi="Calibri" w:cs="Calibri"/>
          <w:i/>
          <w:iCs/>
          <w:color w:val="000000" w:themeColor="text1"/>
        </w:rPr>
        <w:t xml:space="preserve"> Vogue</w:t>
      </w:r>
      <w:r w:rsidRPr="00301F09">
        <w:rPr>
          <w:rFonts w:ascii="Calibri" w:eastAsia="Calibri" w:hAnsi="Calibri" w:cs="Calibri"/>
          <w:color w:val="000000" w:themeColor="text1"/>
        </w:rPr>
        <w:t>,</w:t>
      </w:r>
      <w:r w:rsidRPr="45BC76E2">
        <w:rPr>
          <w:rFonts w:ascii="Calibri" w:eastAsia="Calibri" w:hAnsi="Calibri" w:cs="Calibri"/>
          <w:i/>
          <w:iCs/>
          <w:color w:val="000000" w:themeColor="text1"/>
        </w:rPr>
        <w:t xml:space="preserve"> </w:t>
      </w:r>
      <w:r w:rsidRPr="00301F09">
        <w:rPr>
          <w:rFonts w:ascii="Calibri" w:eastAsia="Calibri" w:hAnsi="Calibri" w:cs="Calibri"/>
          <w:color w:val="000000" w:themeColor="text1"/>
        </w:rPr>
        <w:t xml:space="preserve">and </w:t>
      </w:r>
      <w:r w:rsidRPr="45BC76E2">
        <w:rPr>
          <w:rFonts w:ascii="Calibri" w:eastAsia="Calibri" w:hAnsi="Calibri" w:cs="Calibri"/>
          <w:i/>
          <w:iCs/>
          <w:color w:val="000000" w:themeColor="text1"/>
        </w:rPr>
        <w:t>Architectural Digest</w:t>
      </w:r>
      <w:r w:rsidRPr="00301F09">
        <w:rPr>
          <w:rFonts w:ascii="Calibri" w:eastAsia="Calibri" w:hAnsi="Calibri" w:cs="Calibri"/>
          <w:color w:val="000000" w:themeColor="text1"/>
        </w:rPr>
        <w:t xml:space="preserve"> highlight interior design and architectural advances while showcasing art collections, including </w:t>
      </w:r>
      <w:r w:rsidRPr="00D85D51">
        <w:rPr>
          <w:rFonts w:ascii="Calibri" w:eastAsia="Calibri" w:hAnsi="Calibri" w:cs="Calibri"/>
          <w:color w:val="000000" w:themeColor="text1"/>
        </w:rPr>
        <w:t>antiquities (</w:t>
      </w:r>
      <w:hyperlink w:anchor="fig-40" w:history="1">
        <w:r w:rsidRPr="00D85D51">
          <w:rPr>
            <w:rStyle w:val="Hyperlink"/>
            <w:rFonts w:ascii="Calibri" w:eastAsia="Calibri" w:hAnsi="Calibri" w:cs="Calibri"/>
          </w:rPr>
          <w:t xml:space="preserve">fig. </w:t>
        </w:r>
        <w:r w:rsidR="00610B8F" w:rsidRPr="00D85D51">
          <w:rPr>
            <w:rStyle w:val="Hyperlink"/>
            <w:rFonts w:ascii="Calibri" w:eastAsia="Calibri" w:hAnsi="Calibri" w:cs="Calibri"/>
          </w:rPr>
          <w:t>40</w:t>
        </w:r>
      </w:hyperlink>
      <w:r w:rsidRPr="00D85D51">
        <w:rPr>
          <w:rFonts w:ascii="Calibri" w:eastAsia="Calibri" w:hAnsi="Calibri" w:cs="Calibri"/>
          <w:color w:val="000000" w:themeColor="text1"/>
        </w:rPr>
        <w:t>). Real</w:t>
      </w:r>
      <w:r w:rsidRPr="00301F09">
        <w:rPr>
          <w:rFonts w:ascii="Calibri" w:eastAsia="Calibri" w:hAnsi="Calibri" w:cs="Calibri"/>
          <w:color w:val="000000" w:themeColor="text1"/>
        </w:rPr>
        <w:t xml:space="preserve"> estate photograph</w:t>
      </w:r>
      <w:r w:rsidR="009A4992">
        <w:rPr>
          <w:rFonts w:ascii="Calibri" w:eastAsia="Calibri" w:hAnsi="Calibri" w:cs="Calibri"/>
          <w:color w:val="000000" w:themeColor="text1"/>
        </w:rPr>
        <w:t>y</w:t>
      </w:r>
      <w:r w:rsidRPr="00301F09">
        <w:rPr>
          <w:rFonts w:ascii="Calibri" w:eastAsia="Calibri" w:hAnsi="Calibri" w:cs="Calibri"/>
          <w:color w:val="000000" w:themeColor="text1"/>
        </w:rPr>
        <w:t xml:space="preserve"> offer</w:t>
      </w:r>
      <w:r w:rsidR="009A4992">
        <w:rPr>
          <w:rFonts w:ascii="Calibri" w:eastAsia="Calibri" w:hAnsi="Calibri" w:cs="Calibri"/>
          <w:color w:val="000000" w:themeColor="text1"/>
        </w:rPr>
        <w:t>s</w:t>
      </w:r>
      <w:r w:rsidRPr="00301F09">
        <w:rPr>
          <w:rFonts w:ascii="Calibri" w:eastAsia="Calibri" w:hAnsi="Calibri" w:cs="Calibri"/>
          <w:color w:val="000000" w:themeColor="text1"/>
        </w:rPr>
        <w:t xml:space="preserve"> an additional </w:t>
      </w:r>
      <w:r w:rsidR="62014E38" w:rsidRPr="00301F09">
        <w:rPr>
          <w:rFonts w:ascii="Calibri" w:eastAsia="Calibri" w:hAnsi="Calibri" w:cs="Calibri"/>
          <w:color w:val="000000" w:themeColor="text1"/>
        </w:rPr>
        <w:t>resource</w:t>
      </w:r>
      <w:r w:rsidRPr="00301F09">
        <w:rPr>
          <w:rFonts w:ascii="Calibri" w:eastAsia="Calibri" w:hAnsi="Calibri" w:cs="Calibri"/>
          <w:color w:val="000000" w:themeColor="text1"/>
        </w:rPr>
        <w:t>. The owners might be dealers,</w:t>
      </w:r>
      <w:r w:rsidRPr="00301F09">
        <w:rPr>
          <w:rStyle w:val="EndnoteReference"/>
        </w:rPr>
        <w:endnoteReference w:id="189"/>
      </w:r>
      <w:r w:rsidRPr="00301F09">
        <w:t xml:space="preserve"> celebrities,</w:t>
      </w:r>
      <w:r w:rsidRPr="00301F09">
        <w:rPr>
          <w:rStyle w:val="EndnoteReference"/>
        </w:rPr>
        <w:endnoteReference w:id="190"/>
      </w:r>
      <w:r w:rsidRPr="00301F09">
        <w:t xml:space="preserve"> or private individuals,</w:t>
      </w:r>
      <w:r w:rsidRPr="00301F09">
        <w:rPr>
          <w:rStyle w:val="EndnoteReference"/>
        </w:rPr>
        <w:endnoteReference w:id="191"/>
      </w:r>
      <w:r w:rsidRPr="00301F09">
        <w:t xml:space="preserve"> but they </w:t>
      </w:r>
      <w:r w:rsidRPr="00301F09">
        <w:rPr>
          <w:rFonts w:ascii="Calibri" w:eastAsia="Calibri" w:hAnsi="Calibri" w:cs="Calibri"/>
          <w:color w:val="000000" w:themeColor="text1"/>
        </w:rPr>
        <w:t>are often described in generic and anonymous terms, and the location of the collection may not be fully disclosed.</w:t>
      </w:r>
      <w:r w:rsidRPr="00301F09">
        <w:rPr>
          <w:rStyle w:val="EndnoteReference"/>
          <w:rFonts w:ascii="Calibri" w:eastAsia="Calibri" w:hAnsi="Calibri" w:cs="Calibri"/>
          <w:color w:val="000000" w:themeColor="text1"/>
        </w:rPr>
        <w:endnoteReference w:id="192"/>
      </w:r>
      <w:r w:rsidRPr="00301F09">
        <w:rPr>
          <w:rFonts w:ascii="Calibri" w:eastAsia="Calibri" w:hAnsi="Calibri" w:cs="Calibri"/>
          <w:color w:val="000000" w:themeColor="text1"/>
        </w:rPr>
        <w:t xml:space="preserve"> Art collections visible in illustrations, but outside the focus of an article, may not be referenced within searchable text, and search strategies will need to accommodate this.</w:t>
      </w:r>
      <w:r w:rsidRPr="00301F09">
        <w:rPr>
          <w:b/>
          <w:bCs/>
        </w:rPr>
        <w:t xml:space="preserve"> </w:t>
      </w:r>
    </w:p>
    <w:p w14:paraId="12AD786D" w14:textId="58E5A80B" w:rsidR="00D85D51" w:rsidRPr="00301F09" w:rsidDel="00FC784E" w:rsidRDefault="00D85D51" w:rsidP="00D7382D">
      <w:pPr>
        <w:spacing w:line="360" w:lineRule="auto"/>
        <w:rPr>
          <w:b/>
        </w:rPr>
      </w:pPr>
      <w:r>
        <w:rPr>
          <w:b/>
          <w:bCs/>
        </w:rPr>
        <w:t>[[fig-40]]</w:t>
      </w:r>
    </w:p>
    <w:p w14:paraId="21355023" w14:textId="3B6AB3B6" w:rsidR="63DA0401" w:rsidRDefault="63DA0401" w:rsidP="00D9459C"/>
    <w:p w14:paraId="50B3C2FF" w14:textId="31560585" w:rsidR="002D3FAA" w:rsidRPr="00D85D51" w:rsidRDefault="13C9EAF8" w:rsidP="00D85D51">
      <w:pPr>
        <w:pStyle w:val="Heading2"/>
        <w:rPr>
          <w:i w:val="0"/>
          <w:iCs w:val="0"/>
        </w:rPr>
      </w:pPr>
      <w:r w:rsidRPr="00D85D51">
        <w:rPr>
          <w:i w:val="0"/>
          <w:iCs w:val="0"/>
        </w:rPr>
        <w:t xml:space="preserve">Processing and Publishing Provenance Information </w:t>
      </w:r>
    </w:p>
    <w:p w14:paraId="0C015958" w14:textId="3133E8DF" w:rsidR="002D3FAA" w:rsidRPr="00301F09" w:rsidRDefault="002D3FAA" w:rsidP="00D7382D">
      <w:pPr>
        <w:spacing w:line="360" w:lineRule="auto"/>
      </w:pPr>
      <w:r>
        <w:t xml:space="preserve">Thus far, we have discussed </w:t>
      </w:r>
      <w:r w:rsidR="71E90579">
        <w:t xml:space="preserve">initial project considerations as part of </w:t>
      </w:r>
      <w:r w:rsidR="0D69C576">
        <w:t xml:space="preserve">your </w:t>
      </w:r>
      <w:r w:rsidR="71E90579">
        <w:t>project</w:t>
      </w:r>
      <w:r w:rsidR="0D12D575">
        <w:t>’s</w:t>
      </w:r>
      <w:r w:rsidR="71E90579">
        <w:t xml:space="preserve"> methodology, as well as so</w:t>
      </w:r>
      <w:r w:rsidR="4E0F111F">
        <w:t>urces of provenance information.</w:t>
      </w:r>
      <w:r>
        <w:t xml:space="preserve"> In this f</w:t>
      </w:r>
      <w:r w:rsidR="00E67F8E">
        <w:t>inal</w:t>
      </w:r>
      <w:r>
        <w:t xml:space="preserve"> section, we discuss assessing, processing, and publishing provenance data for use in different spaces. </w:t>
      </w:r>
    </w:p>
    <w:p w14:paraId="1F65F884" w14:textId="3E762F4B" w:rsidR="002D3FAA" w:rsidRPr="00301F09" w:rsidRDefault="002D3FAA" w:rsidP="00876360">
      <w:pPr>
        <w:spacing w:line="360" w:lineRule="auto"/>
        <w:ind w:firstLine="720"/>
      </w:pPr>
      <w:r>
        <w:t xml:space="preserve">As noted, some provenance projects will have a predetermined output format, with research designated for use within a specific catalogue or project. But all provenance research should be conducted with the understanding that it will be analyzed, reused, and reconsidered for decades to come. Rarely will </w:t>
      </w:r>
      <w:r w:rsidR="00E67F8E">
        <w:t>it</w:t>
      </w:r>
      <w:r>
        <w:t xml:space="preserve"> be utilized in a single format or for one project alone, regardless of its initial scope. </w:t>
      </w:r>
      <w:r w:rsidR="00FC784E">
        <w:lastRenderedPageBreak/>
        <w:t>C</w:t>
      </w:r>
      <w:r>
        <w:t>ondensing complex research outcomes</w:t>
      </w:r>
      <w:r w:rsidR="636A0942">
        <w:t xml:space="preserve"> from decades of accumulated research</w:t>
      </w:r>
      <w:r>
        <w:t xml:space="preserve"> into a single narrative</w:t>
      </w:r>
      <w:r w:rsidR="00FC784E">
        <w:t xml:space="preserve"> and rendering the</w:t>
      </w:r>
      <w:r w:rsidR="00E67F8E">
        <w:t>se</w:t>
      </w:r>
      <w:r w:rsidR="00FC784E">
        <w:t xml:space="preserve"> useful for diverse purposes</w:t>
      </w:r>
      <w:r>
        <w:t xml:space="preserve"> </w:t>
      </w:r>
      <w:r w:rsidR="00FC784E">
        <w:t xml:space="preserve">poses many </w:t>
      </w:r>
      <w:r>
        <w:t>challenges</w:t>
      </w:r>
      <w:r w:rsidR="00FC784E">
        <w:t xml:space="preserve">, and </w:t>
      </w:r>
      <w:r w:rsidR="00817A05">
        <w:t xml:space="preserve">it </w:t>
      </w:r>
      <w:r>
        <w:t>requires careful consideration of space, audience, and object needs.</w:t>
      </w:r>
    </w:p>
    <w:p w14:paraId="419B3A61" w14:textId="0091B28D" w:rsidR="002D3FAA" w:rsidRPr="00301F09" w:rsidRDefault="002D3FAA" w:rsidP="00D7382D">
      <w:pPr>
        <w:spacing w:line="360" w:lineRule="auto"/>
        <w:ind w:firstLine="720"/>
        <w:rPr>
          <w:color w:val="000000" w:themeColor="text1"/>
        </w:rPr>
      </w:pPr>
      <w:r w:rsidRPr="00301F09">
        <w:rPr>
          <w:color w:val="000000" w:themeColor="text1"/>
        </w:rPr>
        <w:t xml:space="preserve">Today, provenance information appears in myriad contexts in both museum and external spaces, tailored for different audiences and themes. The benefits of sharing this information are clear, but there are logistical </w:t>
      </w:r>
      <w:r w:rsidR="28EB6FA8" w:rsidRPr="6828A171">
        <w:rPr>
          <w:color w:val="000000" w:themeColor="text1"/>
        </w:rPr>
        <w:t xml:space="preserve">issues </w:t>
      </w:r>
      <w:r w:rsidRPr="00301F09">
        <w:rPr>
          <w:color w:val="000000" w:themeColor="text1"/>
        </w:rPr>
        <w:t>involved</w:t>
      </w:r>
      <w:r w:rsidR="00FC784E" w:rsidRPr="00301F09">
        <w:rPr>
          <w:color w:val="000000" w:themeColor="text1"/>
        </w:rPr>
        <w:t xml:space="preserve">. Whoever </w:t>
      </w:r>
      <w:r w:rsidRPr="00301F09">
        <w:rPr>
          <w:color w:val="000000" w:themeColor="text1"/>
        </w:rPr>
        <w:t xml:space="preserve">selects and edits the information will often not be the </w:t>
      </w:r>
      <w:r w:rsidR="001B3031" w:rsidRPr="001B3031">
        <w:rPr>
          <w:color w:val="000000" w:themeColor="text1"/>
        </w:rPr>
        <w:t xml:space="preserve">provenance researcher, and while an update to an object record is simple, rewriting a gallery label to </w:t>
      </w:r>
      <w:r w:rsidR="002C21E0" w:rsidRPr="001B3031">
        <w:rPr>
          <w:color w:val="000000" w:themeColor="text1"/>
        </w:rPr>
        <w:t>accommodate</w:t>
      </w:r>
      <w:r w:rsidR="001B3031" w:rsidRPr="001B3031">
        <w:rPr>
          <w:color w:val="000000" w:themeColor="text1"/>
        </w:rPr>
        <w:t xml:space="preserve"> provenance updates is less so</w:t>
      </w:r>
      <w:r w:rsidR="001B3031">
        <w:rPr>
          <w:color w:val="000000" w:themeColor="text1"/>
        </w:rPr>
        <w:t>.</w:t>
      </w:r>
      <w:r w:rsidRPr="00301F09">
        <w:rPr>
          <w:color w:val="000000" w:themeColor="text1"/>
        </w:rPr>
        <w:t xml:space="preserve"> </w:t>
      </w:r>
    </w:p>
    <w:p w14:paraId="43273D3A" w14:textId="2359B455" w:rsidR="002D3FAA" w:rsidRPr="00301F09" w:rsidRDefault="76085EF0" w:rsidP="0447ACBC">
      <w:pPr>
        <w:spacing w:line="360" w:lineRule="auto"/>
        <w:ind w:firstLine="720"/>
        <w:rPr>
          <w:color w:val="000000" w:themeColor="text1"/>
        </w:rPr>
      </w:pPr>
      <w:r w:rsidRPr="00301F09">
        <w:rPr>
          <w:color w:val="000000" w:themeColor="text1"/>
        </w:rPr>
        <w:t>The internal collection database of a museum</w:t>
      </w:r>
      <w:r w:rsidR="00463B67">
        <w:rPr>
          <w:color w:val="000000" w:themeColor="text1"/>
        </w:rPr>
        <w:t>—</w:t>
      </w:r>
      <w:r w:rsidR="6999E55B" w:rsidRPr="5AE489F2">
        <w:rPr>
          <w:color w:val="000000" w:themeColor="text1"/>
        </w:rPr>
        <w:t xml:space="preserve">often referred to as its </w:t>
      </w:r>
      <w:r w:rsidR="002D0D67">
        <w:rPr>
          <w:color w:val="000000" w:themeColor="text1"/>
        </w:rPr>
        <w:t>c</w:t>
      </w:r>
      <w:r w:rsidR="6999E55B" w:rsidRPr="0094368F">
        <w:rPr>
          <w:color w:val="000000" w:themeColor="text1"/>
        </w:rPr>
        <w:t xml:space="preserve">ollection </w:t>
      </w:r>
      <w:r w:rsidR="002D0D67">
        <w:rPr>
          <w:color w:val="000000" w:themeColor="text1"/>
        </w:rPr>
        <w:t>m</w:t>
      </w:r>
      <w:r w:rsidR="6999E55B" w:rsidRPr="0094368F">
        <w:rPr>
          <w:color w:val="000000" w:themeColor="text1"/>
        </w:rPr>
        <w:t xml:space="preserve">anagement </w:t>
      </w:r>
      <w:r w:rsidR="002D0D67">
        <w:rPr>
          <w:color w:val="000000" w:themeColor="text1"/>
        </w:rPr>
        <w:t>s</w:t>
      </w:r>
      <w:r w:rsidR="6999E55B" w:rsidRPr="0094368F">
        <w:rPr>
          <w:color w:val="000000" w:themeColor="text1"/>
        </w:rPr>
        <w:t>ystem</w:t>
      </w:r>
      <w:r w:rsidR="6999E55B" w:rsidRPr="007E0B25">
        <w:rPr>
          <w:color w:val="000000" w:themeColor="text1"/>
        </w:rPr>
        <w:t xml:space="preserve"> </w:t>
      </w:r>
      <w:r w:rsidR="6999E55B" w:rsidRPr="5AE489F2">
        <w:rPr>
          <w:color w:val="000000" w:themeColor="text1"/>
        </w:rPr>
        <w:t>(CMS)</w:t>
      </w:r>
      <w:r w:rsidR="00463B67">
        <w:rPr>
          <w:color w:val="000000" w:themeColor="text1"/>
        </w:rPr>
        <w:t>—</w:t>
      </w:r>
      <w:r w:rsidRPr="00301F09">
        <w:rPr>
          <w:color w:val="000000" w:themeColor="text1"/>
        </w:rPr>
        <w:t xml:space="preserve">is usually the hub of provenance research. Ideally, it </w:t>
      </w:r>
      <w:r w:rsidR="323C7255" w:rsidRPr="00301F09">
        <w:rPr>
          <w:color w:val="000000" w:themeColor="text1"/>
        </w:rPr>
        <w:t xml:space="preserve">holds </w:t>
      </w:r>
      <w:r w:rsidRPr="00301F09">
        <w:rPr>
          <w:color w:val="000000" w:themeColor="text1"/>
        </w:rPr>
        <w:t xml:space="preserve">the most up-to-date information and </w:t>
      </w:r>
      <w:r w:rsidR="53588D7E" w:rsidRPr="5AE489F2">
        <w:rPr>
          <w:color w:val="000000" w:themeColor="text1"/>
        </w:rPr>
        <w:t>allows for</w:t>
      </w:r>
      <w:r w:rsidRPr="00301F09">
        <w:rPr>
          <w:color w:val="000000" w:themeColor="text1"/>
        </w:rPr>
        <w:t xml:space="preserve"> </w:t>
      </w:r>
      <w:r w:rsidR="53588D7E" w:rsidRPr="5AE489F2">
        <w:rPr>
          <w:color w:val="000000" w:themeColor="text1"/>
        </w:rPr>
        <w:t xml:space="preserve">citing </w:t>
      </w:r>
      <w:r w:rsidRPr="00301F09">
        <w:rPr>
          <w:color w:val="000000" w:themeColor="text1"/>
        </w:rPr>
        <w:t>or link</w:t>
      </w:r>
      <w:r w:rsidR="53588D7E" w:rsidRPr="5AE489F2">
        <w:rPr>
          <w:color w:val="000000" w:themeColor="text1"/>
        </w:rPr>
        <w:t xml:space="preserve">ing </w:t>
      </w:r>
      <w:r w:rsidRPr="00301F09">
        <w:rPr>
          <w:color w:val="000000" w:themeColor="text1"/>
        </w:rPr>
        <w:t xml:space="preserve">to relevant sources. </w:t>
      </w:r>
      <w:r w:rsidR="0F974A08" w:rsidRPr="00301F09">
        <w:rPr>
          <w:color w:val="000000" w:themeColor="text1"/>
        </w:rPr>
        <w:t xml:space="preserve">That said, </w:t>
      </w:r>
      <w:r w:rsidRPr="00301F09" w:rsidDel="000D6814">
        <w:rPr>
          <w:color w:val="000000" w:themeColor="text1"/>
        </w:rPr>
        <w:t xml:space="preserve">outside researchers </w:t>
      </w:r>
      <w:r w:rsidR="7E034293" w:rsidRPr="00301F09" w:rsidDel="000D6814">
        <w:rPr>
          <w:color w:val="000000" w:themeColor="text1"/>
        </w:rPr>
        <w:t xml:space="preserve">interested in an object </w:t>
      </w:r>
      <w:r w:rsidRPr="00301F09" w:rsidDel="000D6814">
        <w:rPr>
          <w:color w:val="000000" w:themeColor="text1"/>
        </w:rPr>
        <w:t xml:space="preserve">should always confirm the latest version of </w:t>
      </w:r>
      <w:r w:rsidR="33573F27" w:rsidRPr="00301F09" w:rsidDel="000D6814">
        <w:rPr>
          <w:color w:val="000000" w:themeColor="text1"/>
        </w:rPr>
        <w:t xml:space="preserve">its </w:t>
      </w:r>
      <w:r w:rsidRPr="00301F09" w:rsidDel="000D6814">
        <w:rPr>
          <w:color w:val="000000" w:themeColor="text1"/>
        </w:rPr>
        <w:t xml:space="preserve">provenance with the relevant department. </w:t>
      </w:r>
      <w:r w:rsidRPr="00301F09">
        <w:rPr>
          <w:color w:val="000000" w:themeColor="text1"/>
        </w:rPr>
        <w:t xml:space="preserve">The </w:t>
      </w:r>
      <w:r w:rsidR="6470705E" w:rsidRPr="00301F09">
        <w:rPr>
          <w:color w:val="000000" w:themeColor="text1"/>
        </w:rPr>
        <w:t xml:space="preserve">internal </w:t>
      </w:r>
      <w:r w:rsidRPr="00301F09">
        <w:rPr>
          <w:color w:val="000000" w:themeColor="text1"/>
        </w:rPr>
        <w:t xml:space="preserve">collection database may feed into the online collection pages, which </w:t>
      </w:r>
      <w:r w:rsidR="7C078D3F" w:rsidRPr="5903BE60">
        <w:rPr>
          <w:color w:val="000000" w:themeColor="text1"/>
        </w:rPr>
        <w:t xml:space="preserve">render </w:t>
      </w:r>
      <w:r w:rsidR="00AF6ECE">
        <w:rPr>
          <w:color w:val="000000" w:themeColor="text1"/>
        </w:rPr>
        <w:t>collection</w:t>
      </w:r>
      <w:r w:rsidR="7C078D3F" w:rsidRPr="5903BE60">
        <w:rPr>
          <w:color w:val="000000" w:themeColor="text1"/>
        </w:rPr>
        <w:t xml:space="preserve"> data</w:t>
      </w:r>
      <w:r w:rsidRPr="00301F09">
        <w:rPr>
          <w:color w:val="000000" w:themeColor="text1"/>
        </w:rPr>
        <w:t xml:space="preserve"> accessible to the public through museum websites</w:t>
      </w:r>
      <w:r w:rsidR="7DD26487" w:rsidRPr="5903BE60">
        <w:rPr>
          <w:color w:val="000000" w:themeColor="text1"/>
        </w:rPr>
        <w:t xml:space="preserve"> and apps as well as through more advanced options like </w:t>
      </w:r>
      <w:r w:rsidRPr="00301F09">
        <w:rPr>
          <w:rFonts w:ascii="Calibri" w:eastAsia="Calibri" w:hAnsi="Calibri" w:cs="Times New Roman"/>
        </w:rPr>
        <w:t>APIs (</w:t>
      </w:r>
      <w:r w:rsidR="007E0B25">
        <w:rPr>
          <w:rFonts w:ascii="Calibri" w:eastAsia="Calibri" w:hAnsi="Calibri" w:cs="Times New Roman"/>
        </w:rPr>
        <w:t>a</w:t>
      </w:r>
      <w:r w:rsidRPr="00301F09">
        <w:rPr>
          <w:rFonts w:ascii="Calibri" w:eastAsia="Calibri" w:hAnsi="Calibri" w:cs="Times New Roman"/>
        </w:rPr>
        <w:t xml:space="preserve">pplication </w:t>
      </w:r>
      <w:r w:rsidR="007E0B25">
        <w:rPr>
          <w:rFonts w:ascii="Calibri" w:eastAsia="Calibri" w:hAnsi="Calibri" w:cs="Times New Roman"/>
        </w:rPr>
        <w:t>p</w:t>
      </w:r>
      <w:r w:rsidRPr="00301F09">
        <w:rPr>
          <w:rFonts w:ascii="Calibri" w:eastAsia="Calibri" w:hAnsi="Calibri" w:cs="Times New Roman"/>
        </w:rPr>
        <w:t xml:space="preserve">rogramming </w:t>
      </w:r>
      <w:r w:rsidR="007E0B25">
        <w:rPr>
          <w:rFonts w:ascii="Calibri" w:eastAsia="Calibri" w:hAnsi="Calibri" w:cs="Times New Roman"/>
        </w:rPr>
        <w:t>i</w:t>
      </w:r>
      <w:r w:rsidRPr="00301F09">
        <w:rPr>
          <w:rFonts w:ascii="Calibri" w:eastAsia="Calibri" w:hAnsi="Calibri" w:cs="Times New Roman"/>
        </w:rPr>
        <w:t>nterface</w:t>
      </w:r>
      <w:r w:rsidR="007E0B25">
        <w:rPr>
          <w:rFonts w:ascii="Calibri" w:eastAsia="Calibri" w:hAnsi="Calibri" w:cs="Times New Roman"/>
        </w:rPr>
        <w:t>s</w:t>
      </w:r>
      <w:r w:rsidRPr="5903BE60">
        <w:rPr>
          <w:rFonts w:ascii="Calibri" w:eastAsia="Calibri" w:hAnsi="Calibri" w:cs="Times New Roman"/>
        </w:rPr>
        <w:t>)</w:t>
      </w:r>
      <w:r w:rsidRPr="5903BE60">
        <w:rPr>
          <w:color w:val="000000" w:themeColor="text1"/>
        </w:rPr>
        <w:t>.</w:t>
      </w:r>
      <w:r w:rsidR="002D3FAA" w:rsidRPr="04369342">
        <w:rPr>
          <w:rStyle w:val="EndnoteReference"/>
          <w:color w:val="000000" w:themeColor="text1"/>
        </w:rPr>
        <w:endnoteReference w:id="193"/>
      </w:r>
      <w:r w:rsidRPr="00301F09">
        <w:rPr>
          <w:color w:val="000000" w:themeColor="text1"/>
        </w:rPr>
        <w:t xml:space="preserve"> In addition to basic object information, the</w:t>
      </w:r>
      <w:r w:rsidR="6470705E" w:rsidRPr="00301F09">
        <w:rPr>
          <w:color w:val="000000" w:themeColor="text1"/>
        </w:rPr>
        <w:t xml:space="preserve"> online</w:t>
      </w:r>
      <w:r w:rsidRPr="00301F09">
        <w:rPr>
          <w:color w:val="000000" w:themeColor="text1"/>
        </w:rPr>
        <w:t xml:space="preserve"> collection page is traditionally where a full</w:t>
      </w:r>
      <w:r w:rsidRPr="45BC76E2">
        <w:rPr>
          <w:color w:val="000000" w:themeColor="text1"/>
        </w:rPr>
        <w:t xml:space="preserve"> provenance narrative </w:t>
      </w:r>
      <w:r w:rsidRPr="00301F09">
        <w:rPr>
          <w:color w:val="000000" w:themeColor="text1"/>
        </w:rPr>
        <w:t>is presented</w:t>
      </w:r>
      <w:r w:rsidR="49C6745E" w:rsidRPr="00301F09">
        <w:rPr>
          <w:color w:val="000000" w:themeColor="text1"/>
        </w:rPr>
        <w:t xml:space="preserve">, </w:t>
      </w:r>
      <w:r w:rsidR="007E0B25">
        <w:rPr>
          <w:color w:val="000000" w:themeColor="text1"/>
        </w:rPr>
        <w:t xml:space="preserve">as </w:t>
      </w:r>
      <w:r w:rsidR="49C6745E" w:rsidRPr="00301F09">
        <w:rPr>
          <w:color w:val="000000" w:themeColor="text1"/>
        </w:rPr>
        <w:t>discussed more fully below.</w:t>
      </w:r>
    </w:p>
    <w:p w14:paraId="376A08E1" w14:textId="707B74F5" w:rsidR="002D3FAA" w:rsidRPr="00301F09" w:rsidRDefault="002D3FAA" w:rsidP="00593980">
      <w:pPr>
        <w:spacing w:line="360" w:lineRule="auto"/>
        <w:ind w:firstLine="720"/>
        <w:rPr>
          <w:color w:val="000000" w:themeColor="text1"/>
        </w:rPr>
      </w:pPr>
      <w:r w:rsidRPr="00301F09">
        <w:rPr>
          <w:color w:val="000000" w:themeColor="text1"/>
        </w:rPr>
        <w:t xml:space="preserve">Publications </w:t>
      </w:r>
      <w:r w:rsidR="036C055B" w:rsidRPr="00301F09">
        <w:rPr>
          <w:color w:val="000000" w:themeColor="text1"/>
        </w:rPr>
        <w:t xml:space="preserve">offer </w:t>
      </w:r>
      <w:r w:rsidRPr="00301F09">
        <w:rPr>
          <w:color w:val="000000" w:themeColor="text1"/>
        </w:rPr>
        <w:t>another p</w:t>
      </w:r>
      <w:r w:rsidR="036C055B" w:rsidRPr="00301F09">
        <w:rPr>
          <w:color w:val="000000" w:themeColor="text1"/>
        </w:rPr>
        <w:t>l</w:t>
      </w:r>
      <w:r w:rsidRPr="00301F09">
        <w:rPr>
          <w:color w:val="000000" w:themeColor="text1"/>
        </w:rPr>
        <w:t>ace for displaying provenance information. Thes</w:t>
      </w:r>
      <w:r w:rsidR="07B17813" w:rsidRPr="00301F09">
        <w:rPr>
          <w:color w:val="000000" w:themeColor="text1"/>
        </w:rPr>
        <w:t>e</w:t>
      </w:r>
      <w:r w:rsidRPr="00301F09">
        <w:rPr>
          <w:color w:val="000000" w:themeColor="text1"/>
        </w:rPr>
        <w:t xml:space="preserve"> e</w:t>
      </w:r>
      <w:r w:rsidR="00E20EE5" w:rsidRPr="5AE489F2">
        <w:rPr>
          <w:color w:val="000000" w:themeColor="text1"/>
        </w:rPr>
        <w:t>xist</w:t>
      </w:r>
      <w:r w:rsidRPr="00301F09">
        <w:rPr>
          <w:color w:val="000000" w:themeColor="text1"/>
        </w:rPr>
        <w:t xml:space="preserve"> in traditional print formats like scholarly books and articles, museum journals or member periodicals, or</w:t>
      </w:r>
      <w:r w:rsidR="21FF0675" w:rsidRPr="00301F09">
        <w:rPr>
          <w:color w:val="000000" w:themeColor="text1"/>
        </w:rPr>
        <w:t>, less formally, as</w:t>
      </w:r>
      <w:r w:rsidRPr="00301F09">
        <w:rPr>
          <w:color w:val="000000" w:themeColor="text1"/>
        </w:rPr>
        <w:t xml:space="preserve"> museum blogs, press releases, podcasts, and social media posts.</w:t>
      </w:r>
      <w:r w:rsidRPr="00301F09">
        <w:rPr>
          <w:rStyle w:val="EndnoteReference"/>
          <w:color w:val="000000" w:themeColor="text1"/>
        </w:rPr>
        <w:endnoteReference w:id="194"/>
      </w:r>
      <w:r w:rsidRPr="00301F09">
        <w:rPr>
          <w:color w:val="000000" w:themeColor="text1"/>
        </w:rPr>
        <w:t xml:space="preserve"> </w:t>
      </w:r>
      <w:r w:rsidR="21FF0675" w:rsidRPr="00301F09">
        <w:rPr>
          <w:color w:val="000000" w:themeColor="text1"/>
        </w:rPr>
        <w:t>P</w:t>
      </w:r>
      <w:r w:rsidRPr="00301F09">
        <w:rPr>
          <w:color w:val="000000" w:themeColor="text1"/>
        </w:rPr>
        <w:t>ublications</w:t>
      </w:r>
      <w:r w:rsidR="21FF0675" w:rsidRPr="00301F09">
        <w:rPr>
          <w:color w:val="000000" w:themeColor="text1"/>
        </w:rPr>
        <w:t xml:space="preserve"> by authors not affiliated with the owning institution</w:t>
      </w:r>
      <w:r w:rsidRPr="00301F09">
        <w:rPr>
          <w:color w:val="000000" w:themeColor="text1"/>
        </w:rPr>
        <w:t xml:space="preserve"> may</w:t>
      </w:r>
      <w:r w:rsidR="21FF0675" w:rsidRPr="00301F09">
        <w:rPr>
          <w:color w:val="000000" w:themeColor="text1"/>
        </w:rPr>
        <w:t xml:space="preserve"> not always be consistent with the museum’s provenance information</w:t>
      </w:r>
      <w:r w:rsidR="007419C1">
        <w:rPr>
          <w:color w:val="000000" w:themeColor="text1"/>
        </w:rPr>
        <w:t xml:space="preserve">, </w:t>
      </w:r>
      <w:r w:rsidR="21FF0675" w:rsidRPr="00301F09">
        <w:rPr>
          <w:color w:val="000000" w:themeColor="text1"/>
        </w:rPr>
        <w:t>either because the author has neglected to consult the most up-to-date records, or, conversely, because their research has brought new information to light.</w:t>
      </w:r>
      <w:r w:rsidRPr="00301F09">
        <w:rPr>
          <w:color w:val="000000" w:themeColor="text1"/>
        </w:rPr>
        <w:t xml:space="preserve"> Provenance </w:t>
      </w:r>
      <w:r w:rsidR="07B17813" w:rsidRPr="00301F09">
        <w:rPr>
          <w:color w:val="000000" w:themeColor="text1"/>
        </w:rPr>
        <w:t xml:space="preserve">might </w:t>
      </w:r>
      <w:r w:rsidRPr="00301F09">
        <w:rPr>
          <w:color w:val="000000" w:themeColor="text1"/>
        </w:rPr>
        <w:t xml:space="preserve">also be discussed in media outlets </w:t>
      </w:r>
      <w:r w:rsidR="07B17813" w:rsidRPr="00301F09">
        <w:rPr>
          <w:color w:val="000000" w:themeColor="text1"/>
        </w:rPr>
        <w:t>and</w:t>
      </w:r>
      <w:r w:rsidRPr="00301F09">
        <w:rPr>
          <w:color w:val="000000" w:themeColor="text1"/>
        </w:rPr>
        <w:t xml:space="preserve"> involve </w:t>
      </w:r>
      <w:r w:rsidR="07B17813" w:rsidRPr="00301F09">
        <w:rPr>
          <w:color w:val="000000" w:themeColor="text1"/>
        </w:rPr>
        <w:t xml:space="preserve">conversations </w:t>
      </w:r>
      <w:r w:rsidRPr="00301F09">
        <w:rPr>
          <w:color w:val="000000" w:themeColor="text1"/>
        </w:rPr>
        <w:t xml:space="preserve">with museum </w:t>
      </w:r>
      <w:r w:rsidR="07B17813" w:rsidRPr="00301F09">
        <w:rPr>
          <w:color w:val="000000" w:themeColor="text1"/>
        </w:rPr>
        <w:t xml:space="preserve">staff </w:t>
      </w:r>
      <w:r w:rsidRPr="00301F09">
        <w:rPr>
          <w:color w:val="000000" w:themeColor="text1"/>
        </w:rPr>
        <w:t xml:space="preserve">or </w:t>
      </w:r>
      <w:r w:rsidR="07B17813" w:rsidRPr="00301F09">
        <w:rPr>
          <w:color w:val="000000" w:themeColor="text1"/>
        </w:rPr>
        <w:t xml:space="preserve">external </w:t>
      </w:r>
      <w:r w:rsidRPr="00301F09">
        <w:rPr>
          <w:color w:val="000000" w:themeColor="text1"/>
        </w:rPr>
        <w:t>researchers. Publications, both</w:t>
      </w:r>
      <w:r w:rsidR="21FF0675" w:rsidRPr="00301F09">
        <w:rPr>
          <w:color w:val="000000" w:themeColor="text1"/>
        </w:rPr>
        <w:t xml:space="preserve"> </w:t>
      </w:r>
      <w:r w:rsidRPr="00301F09">
        <w:rPr>
          <w:color w:val="000000" w:themeColor="text1"/>
        </w:rPr>
        <w:t xml:space="preserve">print and </w:t>
      </w:r>
      <w:r w:rsidR="000A08CE">
        <w:rPr>
          <w:color w:val="000000" w:themeColor="text1"/>
        </w:rPr>
        <w:t>digital</w:t>
      </w:r>
      <w:r w:rsidRPr="00301F09">
        <w:rPr>
          <w:color w:val="000000" w:themeColor="text1"/>
        </w:rPr>
        <w:t>, are static marker</w:t>
      </w:r>
      <w:r w:rsidR="00FC411A">
        <w:rPr>
          <w:color w:val="000000" w:themeColor="text1"/>
        </w:rPr>
        <w:t>s</w:t>
      </w:r>
      <w:r w:rsidRPr="00301F09">
        <w:rPr>
          <w:color w:val="000000" w:themeColor="text1"/>
        </w:rPr>
        <w:t xml:space="preserve"> of a provenance narrative at the time of publication; they rarely capture the </w:t>
      </w:r>
      <w:r w:rsidR="1C291E19" w:rsidRPr="00301F09">
        <w:rPr>
          <w:color w:val="000000" w:themeColor="text1"/>
        </w:rPr>
        <w:t xml:space="preserve">ongoing </w:t>
      </w:r>
      <w:r w:rsidRPr="00301F09">
        <w:rPr>
          <w:color w:val="000000" w:themeColor="text1"/>
        </w:rPr>
        <w:t>nature of provenance research.</w:t>
      </w:r>
    </w:p>
    <w:p w14:paraId="55C8256A" w14:textId="39BFF938" w:rsidR="002D3FAA" w:rsidRPr="00301F09" w:rsidRDefault="002D3FAA" w:rsidP="3E478756">
      <w:pPr>
        <w:spacing w:line="360" w:lineRule="auto"/>
        <w:ind w:firstLine="720"/>
      </w:pPr>
      <w:r w:rsidRPr="00301F09">
        <w:rPr>
          <w:color w:val="000000" w:themeColor="text1"/>
        </w:rPr>
        <w:t>Within th</w:t>
      </w:r>
      <w:r w:rsidRPr="00077DEC">
        <w:rPr>
          <w:color w:val="000000" w:themeColor="text1"/>
        </w:rPr>
        <w:t>e physical s</w:t>
      </w:r>
      <w:r w:rsidRPr="00301F09">
        <w:rPr>
          <w:color w:val="000000" w:themeColor="text1"/>
        </w:rPr>
        <w:t xml:space="preserve">pace of the museum, </w:t>
      </w:r>
      <w:r w:rsidR="364406D8" w:rsidRPr="00301F09" w:rsidDel="002D3FAA">
        <w:rPr>
          <w:color w:val="000000" w:themeColor="text1"/>
        </w:rPr>
        <w:t xml:space="preserve">elements of </w:t>
      </w:r>
      <w:r w:rsidRPr="00301F09">
        <w:rPr>
          <w:color w:val="000000" w:themeColor="text1"/>
        </w:rPr>
        <w:t>provenance</w:t>
      </w:r>
      <w:r w:rsidR="21FF0675" w:rsidRPr="00301F09">
        <w:rPr>
          <w:color w:val="000000" w:themeColor="text1"/>
        </w:rPr>
        <w:t xml:space="preserve"> information</w:t>
      </w:r>
      <w:r w:rsidRPr="00301F09">
        <w:rPr>
          <w:color w:val="000000" w:themeColor="text1"/>
        </w:rPr>
        <w:t xml:space="preserve"> may be referenced in gallery texts, object labels, or </w:t>
      </w:r>
      <w:r w:rsidR="21FF0675" w:rsidRPr="00301F09">
        <w:rPr>
          <w:color w:val="000000" w:themeColor="text1"/>
        </w:rPr>
        <w:t>resources</w:t>
      </w:r>
      <w:r w:rsidR="60FDEA29" w:rsidRPr="00301F09">
        <w:rPr>
          <w:color w:val="000000" w:themeColor="text1"/>
        </w:rPr>
        <w:t xml:space="preserve">, as well as </w:t>
      </w:r>
      <w:r w:rsidRPr="00301F09">
        <w:rPr>
          <w:color w:val="000000" w:themeColor="text1"/>
        </w:rPr>
        <w:t xml:space="preserve">online </w:t>
      </w:r>
      <w:r w:rsidR="21FF0675" w:rsidRPr="00301F09">
        <w:rPr>
          <w:color w:val="000000" w:themeColor="text1"/>
        </w:rPr>
        <w:t>in</w:t>
      </w:r>
      <w:r w:rsidRPr="00301F09">
        <w:rPr>
          <w:color w:val="000000" w:themeColor="text1"/>
        </w:rPr>
        <w:t xml:space="preserve"> digital </w:t>
      </w:r>
      <w:r w:rsidR="60FDEA29" w:rsidRPr="00301F09">
        <w:rPr>
          <w:color w:val="000000" w:themeColor="text1"/>
        </w:rPr>
        <w:t xml:space="preserve">exhibitions, </w:t>
      </w:r>
      <w:r w:rsidRPr="00301F09">
        <w:rPr>
          <w:color w:val="000000" w:themeColor="text1"/>
        </w:rPr>
        <w:t>tours</w:t>
      </w:r>
      <w:r w:rsidR="60FDEA29" w:rsidRPr="00301F09">
        <w:rPr>
          <w:color w:val="000000" w:themeColor="text1"/>
        </w:rPr>
        <w:t>,</w:t>
      </w:r>
      <w:r w:rsidR="21FF0675" w:rsidRPr="00301F09">
        <w:rPr>
          <w:color w:val="000000" w:themeColor="text1"/>
        </w:rPr>
        <w:t xml:space="preserve"> </w:t>
      </w:r>
      <w:r w:rsidR="60FDEA29" w:rsidRPr="00301F09">
        <w:rPr>
          <w:color w:val="000000" w:themeColor="text1"/>
        </w:rPr>
        <w:t>and</w:t>
      </w:r>
      <w:r w:rsidRPr="00301F09">
        <w:rPr>
          <w:color w:val="000000" w:themeColor="text1"/>
        </w:rPr>
        <w:t xml:space="preserve"> educational material. Some special exhibitions or gallery spaces offer more interactive or expansive opportunities to explore elements of an object’s provenance</w:t>
      </w:r>
      <w:r w:rsidR="60FDEA29" w:rsidRPr="00301F09">
        <w:rPr>
          <w:color w:val="000000" w:themeColor="text1"/>
        </w:rPr>
        <w:t>,</w:t>
      </w:r>
      <w:r w:rsidRPr="00301F09">
        <w:rPr>
          <w:rStyle w:val="EndnoteReference"/>
          <w:color w:val="000000" w:themeColor="text1"/>
        </w:rPr>
        <w:endnoteReference w:id="195"/>
      </w:r>
      <w:r w:rsidRPr="00301F09">
        <w:rPr>
          <w:color w:val="000000" w:themeColor="text1"/>
        </w:rPr>
        <w:t xml:space="preserve"> </w:t>
      </w:r>
      <w:r w:rsidR="60FDEA29" w:rsidRPr="00301F09">
        <w:rPr>
          <w:color w:val="000000" w:themeColor="text1"/>
        </w:rPr>
        <w:t xml:space="preserve">but given </w:t>
      </w:r>
      <w:r w:rsidRPr="00301F09">
        <w:rPr>
          <w:color w:val="000000" w:themeColor="text1"/>
        </w:rPr>
        <w:t xml:space="preserve">space constraints, these often </w:t>
      </w:r>
      <w:r w:rsidRPr="00301F09">
        <w:rPr>
          <w:color w:val="000000" w:themeColor="text1"/>
        </w:rPr>
        <w:lastRenderedPageBreak/>
        <w:t xml:space="preserve">privilege one section or theme in an object’s history. </w:t>
      </w:r>
      <w:r w:rsidR="60FDEA29" w:rsidRPr="00301F09">
        <w:rPr>
          <w:color w:val="000000" w:themeColor="text1"/>
        </w:rPr>
        <w:t xml:space="preserve">A </w:t>
      </w:r>
      <w:r w:rsidRPr="00301F09">
        <w:rPr>
          <w:color w:val="000000" w:themeColor="text1"/>
        </w:rPr>
        <w:t xml:space="preserve">notable exception was the 2019–20 exhibition </w:t>
      </w:r>
      <w:r w:rsidRPr="45BC76E2">
        <w:rPr>
          <w:i/>
          <w:iCs/>
          <w:color w:val="000000" w:themeColor="text1"/>
        </w:rPr>
        <w:t>Bouguereau &amp; America</w:t>
      </w:r>
      <w:r w:rsidRPr="00301F09">
        <w:rPr>
          <w:color w:val="000000" w:themeColor="text1"/>
        </w:rPr>
        <w:t xml:space="preserve">, </w:t>
      </w:r>
      <w:r w:rsidR="004A40FD" w:rsidRPr="004A40FD">
        <w:rPr>
          <w:color w:val="000000" w:themeColor="text1"/>
        </w:rPr>
        <w:t>jointly organized by the Milwaukee Art Museum and the Memphis Brooks Museum of Art in Memphis, Tennessee</w:t>
      </w:r>
      <w:r w:rsidR="004A40FD">
        <w:rPr>
          <w:color w:val="000000" w:themeColor="text1"/>
        </w:rPr>
        <w:t>,</w:t>
      </w:r>
      <w:r w:rsidR="004A40FD" w:rsidRPr="004A40FD">
        <w:rPr>
          <w:color w:val="000000" w:themeColor="text1"/>
        </w:rPr>
        <w:t xml:space="preserve"> </w:t>
      </w:r>
      <w:r w:rsidRPr="00301F09">
        <w:rPr>
          <w:color w:val="000000" w:themeColor="text1"/>
        </w:rPr>
        <w:t>which included interactive timelines on iPads of the documented provenance timelines of multiple works of art.</w:t>
      </w:r>
      <w:r w:rsidRPr="00301F09">
        <w:rPr>
          <w:rStyle w:val="EndnoteReference"/>
          <w:color w:val="000000" w:themeColor="text1"/>
        </w:rPr>
        <w:endnoteReference w:id="196"/>
      </w:r>
      <w:r w:rsidR="00D85D51">
        <w:rPr>
          <w:color w:val="000000" w:themeColor="text1"/>
        </w:rPr>
        <w:t xml:space="preserve"> </w:t>
      </w:r>
      <w:r w:rsidR="02E90AA6" w:rsidRPr="00301F09">
        <w:rPr>
          <w:rStyle w:val="EndnoteReference"/>
          <w:color w:val="000000" w:themeColor="text1"/>
        </w:rPr>
        <w:t xml:space="preserve"> </w:t>
      </w:r>
      <w:r w:rsidR="02E90AA6" w:rsidRPr="5D7FDE1B">
        <w:rPr>
          <w:color w:val="000000" w:themeColor="text1"/>
        </w:rPr>
        <w:t>Increasingly popular, provenance-themed exhibitions around dealers and collectors, excavations, cultural heritage, and heritage loss offer additional pathways for discussing provenance in museum galleries.</w:t>
      </w:r>
      <w:r w:rsidRPr="5D7FDE1B">
        <w:rPr>
          <w:rStyle w:val="EndnoteReference"/>
          <w:color w:val="000000" w:themeColor="text1"/>
        </w:rPr>
        <w:endnoteReference w:id="197"/>
      </w:r>
      <w:r w:rsidR="00D85D51">
        <w:rPr>
          <w:rStyle w:val="EndnoteReference"/>
          <w:color w:val="000000" w:themeColor="text1"/>
          <w:vertAlign w:val="baseline"/>
        </w:rPr>
        <w:t xml:space="preserve"> </w:t>
      </w:r>
      <w:r w:rsidR="001D0DF0">
        <w:rPr>
          <w:color w:val="000000" w:themeColor="text1"/>
        </w:rPr>
        <w:t>Exhibitions like</w:t>
      </w:r>
      <w:r w:rsidR="00A6241A" w:rsidRPr="00A6241A">
        <w:rPr>
          <w:color w:val="000000" w:themeColor="text1"/>
        </w:rPr>
        <w:t xml:space="preserve"> 2022’s </w:t>
      </w:r>
      <w:r w:rsidR="00A6241A" w:rsidRPr="000A08CE">
        <w:rPr>
          <w:i/>
          <w:iCs/>
          <w:color w:val="000000" w:themeColor="text1"/>
        </w:rPr>
        <w:t>Particular Histories: Provenance Research in African Arts</w:t>
      </w:r>
      <w:r w:rsidR="00A6241A">
        <w:rPr>
          <w:color w:val="000000" w:themeColor="text1"/>
        </w:rPr>
        <w:t xml:space="preserve"> at the</w:t>
      </w:r>
      <w:r w:rsidR="0006455C">
        <w:rPr>
          <w:color w:val="000000" w:themeColor="text1"/>
        </w:rPr>
        <w:t xml:space="preserve"> Fowler Museum of Art</w:t>
      </w:r>
      <w:r w:rsidR="00606C31">
        <w:rPr>
          <w:color w:val="000000" w:themeColor="text1"/>
        </w:rPr>
        <w:t xml:space="preserve"> </w:t>
      </w:r>
      <w:r w:rsidR="00C16799">
        <w:rPr>
          <w:color w:val="000000" w:themeColor="text1"/>
        </w:rPr>
        <w:t xml:space="preserve">brought together an exploration of a physical archive, objects, and provenance research with </w:t>
      </w:r>
      <w:r w:rsidR="00C666EC">
        <w:rPr>
          <w:color w:val="000000" w:themeColor="text1"/>
        </w:rPr>
        <w:t xml:space="preserve">an in-gallery </w:t>
      </w:r>
      <w:r w:rsidR="00B62138">
        <w:rPr>
          <w:color w:val="000000" w:themeColor="text1"/>
        </w:rPr>
        <w:t xml:space="preserve">monitor allowing visitors to explore </w:t>
      </w:r>
      <w:r w:rsidR="00AD46BD">
        <w:rPr>
          <w:color w:val="000000" w:themeColor="text1"/>
        </w:rPr>
        <w:t xml:space="preserve">provenance-themed </w:t>
      </w:r>
      <w:r w:rsidR="00B62138">
        <w:rPr>
          <w:color w:val="000000" w:themeColor="text1"/>
        </w:rPr>
        <w:t>Story Maps</w:t>
      </w:r>
      <w:r w:rsidR="0B195855">
        <w:rPr>
          <w:color w:val="000000" w:themeColor="text1"/>
        </w:rPr>
        <w:t>.</w:t>
      </w:r>
      <w:r w:rsidR="00433DF9">
        <w:rPr>
          <w:rStyle w:val="EndnoteReference"/>
          <w:color w:val="000000" w:themeColor="text1"/>
        </w:rPr>
        <w:endnoteReference w:id="198"/>
      </w:r>
    </w:p>
    <w:p w14:paraId="2FECBE02" w14:textId="14C89FB4" w:rsidR="002D3FAA" w:rsidRPr="00301F09" w:rsidRDefault="002D3FAA" w:rsidP="00D85D51">
      <w:pPr>
        <w:spacing w:line="360" w:lineRule="auto"/>
        <w:ind w:firstLine="720"/>
        <w:rPr>
          <w:color w:val="000000" w:themeColor="text1"/>
        </w:rPr>
      </w:pPr>
      <w:r w:rsidRPr="00301F09">
        <w:rPr>
          <w:color w:val="000000" w:themeColor="text1"/>
        </w:rPr>
        <w:t xml:space="preserve">Making provenance data available </w:t>
      </w:r>
      <w:r w:rsidR="004145D9">
        <w:rPr>
          <w:color w:val="000000" w:themeColor="text1"/>
        </w:rPr>
        <w:t xml:space="preserve">in such </w:t>
      </w:r>
      <w:r w:rsidRPr="00301F09">
        <w:rPr>
          <w:color w:val="000000" w:themeColor="text1"/>
        </w:rPr>
        <w:t>formats means letting go. Because provenance can be shared through so many formats, and because it is relevant to so many departments and audiences, it is impossible for the provenance researcher to control how the data will be interpreted or reused. B</w:t>
      </w:r>
      <w:r w:rsidR="00F42968" w:rsidRPr="00301F09">
        <w:rPr>
          <w:color w:val="000000" w:themeColor="text1"/>
        </w:rPr>
        <w:t>ut by</w:t>
      </w:r>
      <w:r w:rsidRPr="00301F09">
        <w:rPr>
          <w:color w:val="000000" w:themeColor="text1"/>
        </w:rPr>
        <w:t xml:space="preserve"> making your own research as clear and accessible as possible, </w:t>
      </w:r>
      <w:r w:rsidR="007D1440" w:rsidRPr="00301F09">
        <w:rPr>
          <w:color w:val="000000" w:themeColor="text1"/>
        </w:rPr>
        <w:t>you can</w:t>
      </w:r>
      <w:r w:rsidR="00F42968" w:rsidRPr="00301F09">
        <w:rPr>
          <w:color w:val="000000" w:themeColor="text1"/>
        </w:rPr>
        <w:t xml:space="preserve"> ensure that there is a solid foundation for all parties to draw upon.</w:t>
      </w:r>
    </w:p>
    <w:p w14:paraId="465EF07C" w14:textId="22770E84" w:rsidR="002D3FAA" w:rsidRDefault="002D3FAA" w:rsidP="7515169D">
      <w:pPr>
        <w:spacing w:line="360" w:lineRule="auto"/>
        <w:ind w:firstLine="720"/>
        <w:rPr>
          <w:color w:val="000000" w:themeColor="text1"/>
        </w:rPr>
      </w:pPr>
      <w:r w:rsidRPr="009A3655">
        <w:rPr>
          <w:color w:val="000000" w:themeColor="text1"/>
        </w:rPr>
        <w:t xml:space="preserve">Consider </w:t>
      </w:r>
      <w:r w:rsidR="20A9F014" w:rsidRPr="009A3655">
        <w:rPr>
          <w:color w:val="000000" w:themeColor="text1"/>
        </w:rPr>
        <w:t xml:space="preserve">the </w:t>
      </w:r>
      <w:r w:rsidRPr="009A3655">
        <w:rPr>
          <w:color w:val="000000" w:themeColor="text1"/>
        </w:rPr>
        <w:t xml:space="preserve">Mazarin </w:t>
      </w:r>
      <w:r w:rsidRPr="00C279E5">
        <w:t>Venus</w:t>
      </w:r>
      <w:r w:rsidR="23E9DDD7" w:rsidRPr="00C279E5">
        <w:t xml:space="preserve"> </w:t>
      </w:r>
      <w:r w:rsidR="23E9DDD7" w:rsidRPr="009A3655">
        <w:rPr>
          <w:color w:val="000000" w:themeColor="text1"/>
        </w:rPr>
        <w:t>(</w:t>
      </w:r>
      <w:hyperlink r:id="rId62" w:history="1">
        <w:r w:rsidR="23E9DDD7" w:rsidRPr="00D85D51">
          <w:t>54.AA.11</w:t>
        </w:r>
      </w:hyperlink>
      <w:r w:rsidR="23E9DDD7" w:rsidRPr="00D85D51">
        <w:rPr>
          <w:color w:val="000000" w:themeColor="text1"/>
        </w:rPr>
        <w:t>)</w:t>
      </w:r>
      <w:r w:rsidR="00A3127E" w:rsidRPr="00D85D51">
        <w:rPr>
          <w:rStyle w:val="EndnoteReference"/>
          <w:color w:val="000000" w:themeColor="text1"/>
        </w:rPr>
        <w:endnoteReference w:id="199"/>
      </w:r>
      <w:r w:rsidRPr="00D85D51">
        <w:rPr>
          <w:i/>
          <w:iCs/>
          <w:color w:val="000000" w:themeColor="text1"/>
        </w:rPr>
        <w:t xml:space="preserve"> </w:t>
      </w:r>
      <w:r w:rsidRPr="00D85D51">
        <w:rPr>
          <w:color w:val="000000" w:themeColor="text1"/>
        </w:rPr>
        <w:t>(</w:t>
      </w:r>
      <w:hyperlink w:anchor="fig-41" w:history="1">
        <w:r w:rsidRPr="00D85D51">
          <w:rPr>
            <w:rStyle w:val="Hyperlink"/>
          </w:rPr>
          <w:t xml:space="preserve">fig. </w:t>
        </w:r>
        <w:r w:rsidR="00610B8F" w:rsidRPr="00D85D51">
          <w:rPr>
            <w:rStyle w:val="Hyperlink"/>
          </w:rPr>
          <w:t>41</w:t>
        </w:r>
      </w:hyperlink>
      <w:r w:rsidR="004C6CFE" w:rsidRPr="00D85D51">
        <w:rPr>
          <w:color w:val="000000" w:themeColor="text1"/>
        </w:rPr>
        <w:t>)</w:t>
      </w:r>
      <w:r w:rsidR="00E85F3D" w:rsidRPr="00D85D51">
        <w:rPr>
          <w:color w:val="000000" w:themeColor="text1"/>
        </w:rPr>
        <w:t xml:space="preserve">, </w:t>
      </w:r>
      <w:r w:rsidR="1F2A1491" w:rsidRPr="00D85D51">
        <w:rPr>
          <w:color w:val="000000" w:themeColor="text1"/>
        </w:rPr>
        <w:t>thought</w:t>
      </w:r>
      <w:r w:rsidR="1F2A1491" w:rsidRPr="5AE489F2">
        <w:rPr>
          <w:color w:val="000000" w:themeColor="text1"/>
        </w:rPr>
        <w:t xml:space="preserve"> </w:t>
      </w:r>
      <w:r w:rsidR="00B9763B">
        <w:rPr>
          <w:color w:val="000000" w:themeColor="text1"/>
        </w:rPr>
        <w:t>to</w:t>
      </w:r>
      <w:r w:rsidR="00E85F3D" w:rsidRPr="5AE489F2">
        <w:rPr>
          <w:color w:val="000000" w:themeColor="text1"/>
        </w:rPr>
        <w:t xml:space="preserve"> </w:t>
      </w:r>
      <w:r w:rsidR="1F2A1491" w:rsidRPr="5AE489F2">
        <w:rPr>
          <w:color w:val="000000" w:themeColor="text1"/>
        </w:rPr>
        <w:t xml:space="preserve">have been </w:t>
      </w:r>
      <w:r w:rsidR="00E85F3D" w:rsidRPr="5AE489F2">
        <w:rPr>
          <w:color w:val="000000" w:themeColor="text1"/>
        </w:rPr>
        <w:t>found in Rome around 1510</w:t>
      </w:r>
      <w:r w:rsidRPr="21AFBD5A">
        <w:rPr>
          <w:rStyle w:val="EndnoteReference"/>
          <w:color w:val="000000" w:themeColor="text1"/>
        </w:rPr>
        <w:endnoteReference w:id="200"/>
      </w:r>
      <w:r w:rsidRPr="009A3655">
        <w:rPr>
          <w:color w:val="000000" w:themeColor="text1"/>
        </w:rPr>
        <w:t xml:space="preserve"> </w:t>
      </w:r>
      <w:r w:rsidR="005438B0">
        <w:rPr>
          <w:color w:val="000000" w:themeColor="text1"/>
        </w:rPr>
        <w:t xml:space="preserve">and </w:t>
      </w:r>
      <w:r w:rsidR="036C055B" w:rsidRPr="009A3655">
        <w:rPr>
          <w:color w:val="000000" w:themeColor="text1"/>
        </w:rPr>
        <w:t xml:space="preserve">on view </w:t>
      </w:r>
      <w:r w:rsidR="01334195" w:rsidRPr="009A3655">
        <w:rPr>
          <w:color w:val="000000" w:themeColor="text1"/>
        </w:rPr>
        <w:t>a</w:t>
      </w:r>
      <w:r w:rsidR="538B85CA" w:rsidRPr="009A3655">
        <w:rPr>
          <w:color w:val="000000" w:themeColor="text1"/>
        </w:rPr>
        <w:t xml:space="preserve">t the Getty </w:t>
      </w:r>
      <w:r w:rsidR="01334195" w:rsidRPr="00301F09">
        <w:rPr>
          <w:color w:val="000000" w:themeColor="text1"/>
        </w:rPr>
        <w:t>for</w:t>
      </w:r>
      <w:r w:rsidR="036C055B" w:rsidRPr="00301F09">
        <w:rPr>
          <w:color w:val="000000" w:themeColor="text1"/>
        </w:rPr>
        <w:t xml:space="preserve"> seven decades</w:t>
      </w:r>
      <w:r w:rsidR="005438B0">
        <w:rPr>
          <w:color w:val="000000" w:themeColor="text1"/>
        </w:rPr>
        <w:t>.</w:t>
      </w:r>
      <w:r w:rsidR="036C055B" w:rsidRPr="00301F09">
        <w:rPr>
          <w:color w:val="000000" w:themeColor="text1"/>
        </w:rPr>
        <w:t xml:space="preserve"> </w:t>
      </w:r>
      <w:r w:rsidR="005438B0">
        <w:rPr>
          <w:color w:val="000000" w:themeColor="text1"/>
        </w:rPr>
        <w:t>T</w:t>
      </w:r>
      <w:r w:rsidR="6A87227A" w:rsidRPr="00301F09">
        <w:rPr>
          <w:color w:val="000000" w:themeColor="text1"/>
        </w:rPr>
        <w:t xml:space="preserve">hroughout </w:t>
      </w:r>
      <w:r w:rsidR="004D5DD6">
        <w:rPr>
          <w:color w:val="000000" w:themeColor="text1"/>
        </w:rPr>
        <w:t>that time</w:t>
      </w:r>
      <w:r w:rsidR="000A08CE">
        <w:rPr>
          <w:color w:val="000000" w:themeColor="text1"/>
        </w:rPr>
        <w:t xml:space="preserve">, </w:t>
      </w:r>
      <w:r w:rsidR="6A87227A" w:rsidRPr="00301F09">
        <w:rPr>
          <w:color w:val="000000" w:themeColor="text1"/>
        </w:rPr>
        <w:t>its display</w:t>
      </w:r>
      <w:r w:rsidR="1A206CE5" w:rsidRPr="00301F09">
        <w:rPr>
          <w:color w:val="000000" w:themeColor="text1"/>
        </w:rPr>
        <w:t>,</w:t>
      </w:r>
      <w:r w:rsidR="6A87227A" w:rsidRPr="00301F09">
        <w:rPr>
          <w:color w:val="000000" w:themeColor="text1"/>
        </w:rPr>
        <w:t xml:space="preserve"> </w:t>
      </w:r>
      <w:r w:rsidR="036C055B" w:rsidRPr="00301F09">
        <w:rPr>
          <w:color w:val="000000" w:themeColor="text1"/>
        </w:rPr>
        <w:t>gallery labels</w:t>
      </w:r>
      <w:r w:rsidR="000A08CE">
        <w:rPr>
          <w:color w:val="000000" w:themeColor="text1"/>
        </w:rPr>
        <w:t>,</w:t>
      </w:r>
      <w:r w:rsidR="036C055B" w:rsidRPr="00301F09">
        <w:rPr>
          <w:color w:val="000000" w:themeColor="text1"/>
        </w:rPr>
        <w:t xml:space="preserve"> and audio guides have addressed </w:t>
      </w:r>
      <w:r w:rsidR="20A9F014" w:rsidRPr="00301F09">
        <w:rPr>
          <w:color w:val="000000" w:themeColor="text1"/>
        </w:rPr>
        <w:t xml:space="preserve">different </w:t>
      </w:r>
      <w:r w:rsidR="036C055B" w:rsidRPr="00301F09">
        <w:rPr>
          <w:color w:val="000000" w:themeColor="text1"/>
        </w:rPr>
        <w:t xml:space="preserve">aspects </w:t>
      </w:r>
      <w:r w:rsidR="20A9F014" w:rsidRPr="00301F09">
        <w:rPr>
          <w:color w:val="000000" w:themeColor="text1"/>
        </w:rPr>
        <w:t xml:space="preserve">of </w:t>
      </w:r>
      <w:r w:rsidR="036C055B" w:rsidRPr="00301F09">
        <w:rPr>
          <w:color w:val="000000" w:themeColor="text1"/>
        </w:rPr>
        <w:t>its</w:t>
      </w:r>
      <w:r w:rsidR="20A9F014" w:rsidRPr="00301F09">
        <w:rPr>
          <w:color w:val="000000" w:themeColor="text1"/>
        </w:rPr>
        <w:t xml:space="preserve"> l</w:t>
      </w:r>
      <w:r w:rsidR="036C055B" w:rsidRPr="00301F09">
        <w:rPr>
          <w:color w:val="000000" w:themeColor="text1"/>
        </w:rPr>
        <w:t>e</w:t>
      </w:r>
      <w:r w:rsidR="20A9F014" w:rsidRPr="00301F09">
        <w:rPr>
          <w:color w:val="000000" w:themeColor="text1"/>
        </w:rPr>
        <w:t>ng</w:t>
      </w:r>
      <w:r w:rsidR="036C055B" w:rsidRPr="00301F09">
        <w:rPr>
          <w:color w:val="000000" w:themeColor="text1"/>
        </w:rPr>
        <w:t>thy</w:t>
      </w:r>
      <w:r w:rsidR="20A9F014" w:rsidRPr="00301F09">
        <w:rPr>
          <w:color w:val="000000" w:themeColor="text1"/>
        </w:rPr>
        <w:t xml:space="preserve"> ownership history.</w:t>
      </w:r>
      <w:r w:rsidR="00162E82">
        <w:rPr>
          <w:color w:val="000000" w:themeColor="text1"/>
        </w:rPr>
        <w:t xml:space="preserve"> </w:t>
      </w:r>
      <w:r w:rsidR="29492C71" w:rsidRPr="00301F09">
        <w:rPr>
          <w:color w:val="000000" w:themeColor="text1"/>
        </w:rPr>
        <w:t xml:space="preserve">Indeed, even its sobriquet, the Mazarin Venus, reflects a said-to-be provenance: although associated with the Mazarin collection </w:t>
      </w:r>
      <w:r w:rsidR="008749D1">
        <w:rPr>
          <w:color w:val="000000" w:themeColor="text1"/>
        </w:rPr>
        <w:t xml:space="preserve">in Paris </w:t>
      </w:r>
      <w:r w:rsidR="29492C71" w:rsidRPr="00301F09">
        <w:rPr>
          <w:color w:val="000000" w:themeColor="text1"/>
        </w:rPr>
        <w:t xml:space="preserve">for over a century, no evidence for this </w:t>
      </w:r>
      <w:r w:rsidR="7DEE21D7" w:rsidRPr="00301F09">
        <w:rPr>
          <w:color w:val="000000" w:themeColor="text1"/>
        </w:rPr>
        <w:t>has ever been discovered. But</w:t>
      </w:r>
      <w:r w:rsidR="429A408A" w:rsidRPr="00301F09">
        <w:rPr>
          <w:color w:val="000000" w:themeColor="text1"/>
        </w:rPr>
        <w:t xml:space="preserve"> having been known by variants of the </w:t>
      </w:r>
      <w:r w:rsidR="003100F6">
        <w:rPr>
          <w:color w:val="000000" w:themeColor="text1"/>
        </w:rPr>
        <w:t xml:space="preserve">name </w:t>
      </w:r>
      <w:r w:rsidR="429A408A" w:rsidRPr="00301F09">
        <w:rPr>
          <w:color w:val="000000" w:themeColor="text1"/>
        </w:rPr>
        <w:t>Mazarin Venus since the 1800s means this divergence between the statue’s known</w:t>
      </w:r>
      <w:r w:rsidR="51B3542A" w:rsidRPr="00301F09">
        <w:rPr>
          <w:color w:val="000000" w:themeColor="text1"/>
        </w:rPr>
        <w:t xml:space="preserve"> history and its public face remains front and center. </w:t>
      </w:r>
      <w:r w:rsidR="2AAA099D" w:rsidRPr="00301F09">
        <w:rPr>
          <w:color w:val="000000" w:themeColor="text1"/>
        </w:rPr>
        <w:t>In the galler</w:t>
      </w:r>
      <w:r w:rsidR="191AEAD8" w:rsidRPr="00301F09">
        <w:rPr>
          <w:color w:val="000000" w:themeColor="text1"/>
        </w:rPr>
        <w:t>y labels,</w:t>
      </w:r>
      <w:r w:rsidR="2AAA099D" w:rsidRPr="00301F09">
        <w:rPr>
          <w:color w:val="000000" w:themeColor="text1"/>
        </w:rPr>
        <w:t xml:space="preserve"> preeminence instead </w:t>
      </w:r>
      <w:r w:rsidR="3580250F" w:rsidRPr="00301F09">
        <w:rPr>
          <w:color w:val="000000" w:themeColor="text1"/>
        </w:rPr>
        <w:t xml:space="preserve">has </w:t>
      </w:r>
      <w:r w:rsidR="076827A7" w:rsidRPr="00301F09">
        <w:rPr>
          <w:color w:val="000000" w:themeColor="text1"/>
        </w:rPr>
        <w:t>o</w:t>
      </w:r>
      <w:r w:rsidR="3580250F" w:rsidRPr="00301F09">
        <w:rPr>
          <w:color w:val="000000" w:themeColor="text1"/>
        </w:rPr>
        <w:t xml:space="preserve">ften been </w:t>
      </w:r>
      <w:r w:rsidR="2AAA099D" w:rsidRPr="00301F09">
        <w:rPr>
          <w:color w:val="000000" w:themeColor="text1"/>
        </w:rPr>
        <w:t xml:space="preserve">given to the </w:t>
      </w:r>
      <w:r w:rsidR="41534BEA" w:rsidRPr="00301F09">
        <w:rPr>
          <w:color w:val="000000" w:themeColor="text1"/>
        </w:rPr>
        <w:t>inclusion of the</w:t>
      </w:r>
      <w:r w:rsidR="2AAA099D" w:rsidRPr="00301F09">
        <w:rPr>
          <w:color w:val="000000" w:themeColor="text1"/>
        </w:rPr>
        <w:t xml:space="preserve"> earliest known depiction of the statue</w:t>
      </w:r>
      <w:r w:rsidR="46365C32" w:rsidRPr="00301F09">
        <w:rPr>
          <w:color w:val="000000" w:themeColor="text1"/>
        </w:rPr>
        <w:t xml:space="preserve"> from 1509</w:t>
      </w:r>
      <w:r w:rsidR="003100F6">
        <w:rPr>
          <w:color w:val="000000" w:themeColor="text1"/>
        </w:rPr>
        <w:t>/</w:t>
      </w:r>
      <w:r w:rsidR="46365C32" w:rsidRPr="00301F09">
        <w:rPr>
          <w:color w:val="000000" w:themeColor="text1"/>
        </w:rPr>
        <w:t xml:space="preserve">10 by </w:t>
      </w:r>
      <w:r w:rsidR="46365C32" w:rsidRPr="16092D7E">
        <w:rPr>
          <w:color w:val="000000" w:themeColor="text1"/>
        </w:rPr>
        <w:t>Giovanni Antonia da Brescia</w:t>
      </w:r>
      <w:r w:rsidR="6E74CF59" w:rsidRPr="48A2B2CB">
        <w:rPr>
          <w:color w:val="000000" w:themeColor="text1"/>
        </w:rPr>
        <w:t>,</w:t>
      </w:r>
      <w:r w:rsidR="6AE1710F" w:rsidRPr="71E7787E">
        <w:rPr>
          <w:color w:val="000000" w:themeColor="text1"/>
        </w:rPr>
        <w:t xml:space="preserve"> </w:t>
      </w:r>
      <w:r w:rsidR="6AE1710F" w:rsidRPr="12E91510">
        <w:rPr>
          <w:color w:val="000000" w:themeColor="text1"/>
        </w:rPr>
        <w:t xml:space="preserve">even though this </w:t>
      </w:r>
      <w:r w:rsidR="6AE1710F" w:rsidRPr="081004B8">
        <w:rPr>
          <w:color w:val="000000" w:themeColor="text1"/>
        </w:rPr>
        <w:t xml:space="preserve">engraving </w:t>
      </w:r>
      <w:r w:rsidR="6AE1710F" w:rsidRPr="3E4A05E4">
        <w:rPr>
          <w:color w:val="000000" w:themeColor="text1"/>
        </w:rPr>
        <w:t xml:space="preserve">is highly </w:t>
      </w:r>
      <w:r w:rsidR="6AE1710F" w:rsidRPr="7825D60F">
        <w:rPr>
          <w:color w:val="000000" w:themeColor="text1"/>
        </w:rPr>
        <w:t xml:space="preserve">stylized and </w:t>
      </w:r>
      <w:r w:rsidR="001E62F8">
        <w:rPr>
          <w:color w:val="000000" w:themeColor="text1"/>
        </w:rPr>
        <w:t xml:space="preserve">it </w:t>
      </w:r>
      <w:r w:rsidR="6AE1710F" w:rsidRPr="6EB43BD6">
        <w:rPr>
          <w:color w:val="000000" w:themeColor="text1"/>
        </w:rPr>
        <w:t xml:space="preserve">both imagines and elides </w:t>
      </w:r>
      <w:r w:rsidR="6AE1710F" w:rsidRPr="30894FB1">
        <w:rPr>
          <w:color w:val="000000" w:themeColor="text1"/>
        </w:rPr>
        <w:t xml:space="preserve">key </w:t>
      </w:r>
      <w:r w:rsidR="6AE1710F" w:rsidRPr="692B8CC5">
        <w:rPr>
          <w:color w:val="000000" w:themeColor="text1"/>
        </w:rPr>
        <w:t xml:space="preserve">elements of </w:t>
      </w:r>
      <w:r w:rsidR="6AE1710F" w:rsidRPr="74AEB248">
        <w:rPr>
          <w:color w:val="000000" w:themeColor="text1"/>
        </w:rPr>
        <w:t xml:space="preserve">the </w:t>
      </w:r>
      <w:r w:rsidR="6AE1710F" w:rsidRPr="4FAE29A7">
        <w:rPr>
          <w:color w:val="000000" w:themeColor="text1"/>
        </w:rPr>
        <w:t>statue as it</w:t>
      </w:r>
      <w:r w:rsidR="6AE1710F" w:rsidRPr="0BD63A25">
        <w:rPr>
          <w:color w:val="000000" w:themeColor="text1"/>
        </w:rPr>
        <w:t xml:space="preserve"> must have been </w:t>
      </w:r>
      <w:r w:rsidR="6970C007" w:rsidRPr="0BD63A25">
        <w:rPr>
          <w:color w:val="000000" w:themeColor="text1"/>
        </w:rPr>
        <w:t xml:space="preserve">preserved at </w:t>
      </w:r>
      <w:r w:rsidR="6970C007" w:rsidRPr="36A71B83">
        <w:rPr>
          <w:color w:val="000000" w:themeColor="text1"/>
        </w:rPr>
        <w:t xml:space="preserve">its discovery. </w:t>
      </w:r>
      <w:r w:rsidR="4C77D17B" w:rsidRPr="0D9A4DAE">
        <w:rPr>
          <w:color w:val="000000" w:themeColor="text1"/>
        </w:rPr>
        <w:t xml:space="preserve">At the Getty, gallery </w:t>
      </w:r>
      <w:r w:rsidR="4C77D17B" w:rsidRPr="68036C3A">
        <w:rPr>
          <w:color w:val="000000" w:themeColor="text1"/>
        </w:rPr>
        <w:t xml:space="preserve">labels are </w:t>
      </w:r>
      <w:r w:rsidR="3469454E" w:rsidRPr="0F0DFB45">
        <w:rPr>
          <w:color w:val="000000" w:themeColor="text1"/>
        </w:rPr>
        <w:t>short</w:t>
      </w:r>
      <w:r w:rsidR="00463B67">
        <w:rPr>
          <w:color w:val="000000" w:themeColor="text1"/>
        </w:rPr>
        <w:t>—</w:t>
      </w:r>
      <w:r w:rsidR="3469454E" w:rsidRPr="5C425A40">
        <w:rPr>
          <w:color w:val="000000" w:themeColor="text1"/>
        </w:rPr>
        <w:t xml:space="preserve">usually between </w:t>
      </w:r>
      <w:r w:rsidR="00621DEC">
        <w:rPr>
          <w:color w:val="000000" w:themeColor="text1"/>
        </w:rPr>
        <w:t xml:space="preserve">fifty and seventy-five </w:t>
      </w:r>
      <w:r w:rsidR="3469454E" w:rsidRPr="25948381">
        <w:rPr>
          <w:color w:val="000000" w:themeColor="text1"/>
        </w:rPr>
        <w:t>words</w:t>
      </w:r>
      <w:r w:rsidR="3469454E" w:rsidRPr="1FD7BB8E">
        <w:rPr>
          <w:color w:val="000000" w:themeColor="text1"/>
        </w:rPr>
        <w:t xml:space="preserve">. </w:t>
      </w:r>
      <w:r w:rsidR="3469454E" w:rsidRPr="2496028C">
        <w:rPr>
          <w:color w:val="000000" w:themeColor="text1"/>
        </w:rPr>
        <w:t xml:space="preserve">Provenance references </w:t>
      </w:r>
      <w:r w:rsidR="3469454E" w:rsidRPr="09B79CED">
        <w:rPr>
          <w:color w:val="000000" w:themeColor="text1"/>
        </w:rPr>
        <w:t>are therefore quite limited</w:t>
      </w:r>
      <w:r w:rsidR="3469454E" w:rsidRPr="1377D740">
        <w:rPr>
          <w:color w:val="000000" w:themeColor="text1"/>
        </w:rPr>
        <w:t xml:space="preserve"> where </w:t>
      </w:r>
      <w:r w:rsidR="3469454E" w:rsidRPr="2FF4CD16">
        <w:rPr>
          <w:color w:val="000000" w:themeColor="text1"/>
        </w:rPr>
        <w:t>present, and many la</w:t>
      </w:r>
      <w:r w:rsidR="0F479F62" w:rsidRPr="2FF4CD16">
        <w:rPr>
          <w:color w:val="000000" w:themeColor="text1"/>
        </w:rPr>
        <w:t>bels do</w:t>
      </w:r>
      <w:r w:rsidR="0F479F62" w:rsidRPr="29966BE7">
        <w:rPr>
          <w:color w:val="000000" w:themeColor="text1"/>
        </w:rPr>
        <w:t xml:space="preserve"> not include findspot data, </w:t>
      </w:r>
      <w:r w:rsidR="0F479F62" w:rsidRPr="7935DF71">
        <w:rPr>
          <w:color w:val="000000" w:themeColor="text1"/>
        </w:rPr>
        <w:t>even when known</w:t>
      </w:r>
      <w:r w:rsidR="0F479F62" w:rsidRPr="3122E916">
        <w:rPr>
          <w:color w:val="000000" w:themeColor="text1"/>
        </w:rPr>
        <w:t xml:space="preserve">, unless it otherwise </w:t>
      </w:r>
      <w:r w:rsidR="0F479F62" w:rsidRPr="6EA3310F">
        <w:rPr>
          <w:color w:val="000000" w:themeColor="text1"/>
        </w:rPr>
        <w:t xml:space="preserve">contributes to the narrative of the </w:t>
      </w:r>
      <w:r w:rsidR="0F479F62" w:rsidRPr="5652543D">
        <w:rPr>
          <w:color w:val="000000" w:themeColor="text1"/>
        </w:rPr>
        <w:t xml:space="preserve">label text. </w:t>
      </w:r>
    </w:p>
    <w:p w14:paraId="308B88A8" w14:textId="13E1C4A9" w:rsidR="00D85D51" w:rsidRPr="00D85D51" w:rsidDel="007D1440" w:rsidRDefault="00D85D51" w:rsidP="00D85D51">
      <w:pPr>
        <w:spacing w:line="360" w:lineRule="auto"/>
        <w:rPr>
          <w:b/>
          <w:bCs/>
          <w:color w:val="000000" w:themeColor="text1"/>
        </w:rPr>
      </w:pPr>
      <w:r w:rsidRPr="00D85D51">
        <w:rPr>
          <w:b/>
          <w:bCs/>
          <w:color w:val="000000" w:themeColor="text1"/>
        </w:rPr>
        <w:t>[[fig-41]]</w:t>
      </w:r>
    </w:p>
    <w:p w14:paraId="4A0F7030" w14:textId="47A6DA2D" w:rsidR="002D3FAA" w:rsidRDefault="29492C71" w:rsidP="3F07F8E7">
      <w:pPr>
        <w:spacing w:line="360" w:lineRule="auto"/>
        <w:ind w:firstLine="720"/>
        <w:rPr>
          <w:color w:val="000000" w:themeColor="text1"/>
        </w:rPr>
      </w:pPr>
      <w:r w:rsidRPr="00301F09">
        <w:rPr>
          <w:color w:val="000000" w:themeColor="text1"/>
        </w:rPr>
        <w:t xml:space="preserve"> </w:t>
      </w:r>
      <w:r w:rsidR="01E3F867" w:rsidRPr="00301F09">
        <w:rPr>
          <w:color w:val="000000" w:themeColor="text1"/>
        </w:rPr>
        <w:t xml:space="preserve">Viewers encountering the statue online would instead see </w:t>
      </w:r>
      <w:r w:rsidR="002D3FAA" w:rsidRPr="00301F09">
        <w:rPr>
          <w:color w:val="000000" w:themeColor="text1"/>
        </w:rPr>
        <w:t xml:space="preserve">the primary source </w:t>
      </w:r>
      <w:r w:rsidR="1A6F05ED" w:rsidRPr="00301F09">
        <w:rPr>
          <w:color w:val="000000" w:themeColor="text1"/>
        </w:rPr>
        <w:t xml:space="preserve">for provenance </w:t>
      </w:r>
      <w:r w:rsidR="6DF94000" w:rsidRPr="00301F09">
        <w:rPr>
          <w:color w:val="000000" w:themeColor="text1"/>
        </w:rPr>
        <w:t>a</w:t>
      </w:r>
      <w:r w:rsidR="002D3FAA" w:rsidRPr="00301F09">
        <w:rPr>
          <w:color w:val="000000" w:themeColor="text1"/>
        </w:rPr>
        <w:t>s the collection page, which</w:t>
      </w:r>
      <w:r w:rsidR="20A9F014" w:rsidRPr="00301F09">
        <w:rPr>
          <w:color w:val="000000" w:themeColor="text1"/>
        </w:rPr>
        <w:t xml:space="preserve"> draws from our internal collection management system</w:t>
      </w:r>
      <w:r w:rsidR="6CE89F38" w:rsidRPr="38154F00">
        <w:rPr>
          <w:color w:val="000000" w:themeColor="text1"/>
        </w:rPr>
        <w:t xml:space="preserve">, The Museum </w:t>
      </w:r>
      <w:r w:rsidR="6CE89F38" w:rsidRPr="38154F00">
        <w:rPr>
          <w:color w:val="000000" w:themeColor="text1"/>
        </w:rPr>
        <w:lastRenderedPageBreak/>
        <w:t>System</w:t>
      </w:r>
      <w:r w:rsidR="00253943">
        <w:rPr>
          <w:color w:val="000000" w:themeColor="text1"/>
        </w:rPr>
        <w:t xml:space="preserve"> </w:t>
      </w:r>
      <w:r w:rsidR="20A9F014" w:rsidRPr="00301F09">
        <w:rPr>
          <w:color w:val="000000" w:themeColor="text1"/>
        </w:rPr>
        <w:t>(TMS)</w:t>
      </w:r>
      <w:r w:rsidR="00253943">
        <w:rPr>
          <w:color w:val="000000" w:themeColor="text1"/>
        </w:rPr>
        <w:t>,</w:t>
      </w:r>
      <w:r w:rsidR="20A9F014" w:rsidRPr="00301F09">
        <w:rPr>
          <w:color w:val="000000" w:themeColor="text1"/>
        </w:rPr>
        <w:t xml:space="preserve"> and</w:t>
      </w:r>
      <w:r w:rsidR="002D3FAA" w:rsidRPr="00301F09">
        <w:rPr>
          <w:color w:val="000000" w:themeColor="text1"/>
        </w:rPr>
        <w:t xml:space="preserve"> is </w:t>
      </w:r>
      <w:r w:rsidR="005E4931">
        <w:rPr>
          <w:color w:val="000000" w:themeColor="text1"/>
        </w:rPr>
        <w:t>continually</w:t>
      </w:r>
      <w:r w:rsidR="005E4931" w:rsidRPr="00301F09">
        <w:rPr>
          <w:color w:val="000000" w:themeColor="text1"/>
        </w:rPr>
        <w:t xml:space="preserve"> </w:t>
      </w:r>
      <w:r w:rsidR="002D3FAA" w:rsidRPr="00301F09">
        <w:rPr>
          <w:color w:val="000000" w:themeColor="text1"/>
        </w:rPr>
        <w:t xml:space="preserve">updated with new information. </w:t>
      </w:r>
      <w:r w:rsidR="005E4931">
        <w:rPr>
          <w:color w:val="000000" w:themeColor="text1"/>
        </w:rPr>
        <w:t>In the</w:t>
      </w:r>
      <w:r w:rsidR="005E4931" w:rsidRPr="00301F09">
        <w:rPr>
          <w:color w:val="000000" w:themeColor="text1"/>
        </w:rPr>
        <w:t xml:space="preserve"> </w:t>
      </w:r>
      <w:r w:rsidR="006016D9">
        <w:rPr>
          <w:color w:val="000000" w:themeColor="text1"/>
        </w:rPr>
        <w:t xml:space="preserve">public-facing </w:t>
      </w:r>
      <w:r w:rsidR="20A9F014" w:rsidRPr="00301F09">
        <w:rPr>
          <w:color w:val="000000" w:themeColor="text1"/>
        </w:rPr>
        <w:t>Provenance</w:t>
      </w:r>
      <w:r w:rsidR="005E4931">
        <w:rPr>
          <w:color w:val="000000" w:themeColor="text1"/>
        </w:rPr>
        <w:t xml:space="preserve"> field</w:t>
      </w:r>
      <w:r w:rsidR="20A9F014" w:rsidRPr="00301F09">
        <w:rPr>
          <w:color w:val="000000" w:themeColor="text1"/>
        </w:rPr>
        <w:t>, we provide a</w:t>
      </w:r>
      <w:r w:rsidR="002D3FAA" w:rsidRPr="00301F09">
        <w:rPr>
          <w:color w:val="000000" w:themeColor="text1"/>
        </w:rPr>
        <w:t xml:space="preserve"> chronological outline of the statue’s discovery and acquisition</w:t>
      </w:r>
      <w:r w:rsidR="006016D9">
        <w:rPr>
          <w:color w:val="000000" w:themeColor="text1"/>
        </w:rPr>
        <w:t>,</w:t>
      </w:r>
      <w:r w:rsidR="002D3FAA" w:rsidRPr="00301F09">
        <w:rPr>
          <w:color w:val="000000" w:themeColor="text1"/>
        </w:rPr>
        <w:t xml:space="preserve"> structure</w:t>
      </w:r>
      <w:r w:rsidR="006016D9">
        <w:rPr>
          <w:color w:val="000000" w:themeColor="text1"/>
        </w:rPr>
        <w:t>d</w:t>
      </w:r>
      <w:r w:rsidR="002D3FAA" w:rsidRPr="00301F09">
        <w:rPr>
          <w:color w:val="000000" w:themeColor="text1"/>
        </w:rPr>
        <w:t xml:space="preserve"> according to an in-house syntax style</w:t>
      </w:r>
      <w:r w:rsidR="00253943">
        <w:rPr>
          <w:color w:val="000000" w:themeColor="text1"/>
        </w:rPr>
        <w:t xml:space="preserve"> that is</w:t>
      </w:r>
      <w:r w:rsidR="002D3FAA" w:rsidRPr="00301F09">
        <w:rPr>
          <w:color w:val="000000" w:themeColor="text1"/>
        </w:rPr>
        <w:t xml:space="preserve"> explained on the museum’s website.</w:t>
      </w:r>
      <w:r w:rsidR="002D3FAA" w:rsidRPr="00301F09">
        <w:rPr>
          <w:rStyle w:val="EndnoteReference"/>
          <w:color w:val="000000" w:themeColor="text1"/>
        </w:rPr>
        <w:endnoteReference w:id="201"/>
      </w:r>
      <w:r w:rsidR="002D3FAA" w:rsidRPr="00301F09">
        <w:rPr>
          <w:color w:val="000000" w:themeColor="text1"/>
        </w:rPr>
        <w:t xml:space="preserve"> </w:t>
      </w:r>
      <w:r w:rsidR="003714E1" w:rsidRPr="003714E1">
        <w:rPr>
          <w:color w:val="000000" w:themeColor="text1"/>
        </w:rPr>
        <w:t xml:space="preserve">But in the online record, Provenance is not the only place to look: references to the statue's history appear in other sections, like </w:t>
      </w:r>
      <w:r w:rsidR="00253943">
        <w:rPr>
          <w:color w:val="000000" w:themeColor="text1"/>
        </w:rPr>
        <w:t>D</w:t>
      </w:r>
      <w:r w:rsidR="003714E1" w:rsidRPr="003714E1">
        <w:rPr>
          <w:color w:val="000000" w:themeColor="text1"/>
        </w:rPr>
        <w:t xml:space="preserve">escription. Other fields from the database feed into the Provenance section online, such as Place </w:t>
      </w:r>
      <w:r w:rsidR="00253943" w:rsidRPr="003714E1">
        <w:rPr>
          <w:color w:val="000000" w:themeColor="text1"/>
        </w:rPr>
        <w:t xml:space="preserve">Found </w:t>
      </w:r>
      <w:r w:rsidR="003714E1" w:rsidRPr="003714E1">
        <w:rPr>
          <w:color w:val="000000" w:themeColor="text1"/>
        </w:rPr>
        <w:t>and Date: Found In</w:t>
      </w:r>
      <w:r w:rsidR="00253943">
        <w:rPr>
          <w:color w:val="000000" w:themeColor="text1"/>
        </w:rPr>
        <w:t>;</w:t>
      </w:r>
      <w:r w:rsidR="003714E1" w:rsidRPr="003714E1">
        <w:rPr>
          <w:color w:val="000000" w:themeColor="text1"/>
        </w:rPr>
        <w:t xml:space="preserve"> and on the back</w:t>
      </w:r>
      <w:r w:rsidR="00B22FE8">
        <w:rPr>
          <w:color w:val="000000" w:themeColor="text1"/>
        </w:rPr>
        <w:t xml:space="preserve"> </w:t>
      </w:r>
      <w:r w:rsidR="003714E1" w:rsidRPr="003714E1">
        <w:rPr>
          <w:color w:val="000000" w:themeColor="text1"/>
        </w:rPr>
        <w:t xml:space="preserve">end, other sections of the database </w:t>
      </w:r>
      <w:r w:rsidR="00253943">
        <w:rPr>
          <w:color w:val="000000" w:themeColor="text1"/>
        </w:rPr>
        <w:t>such as</w:t>
      </w:r>
      <w:r w:rsidR="003714E1" w:rsidRPr="003714E1">
        <w:rPr>
          <w:color w:val="000000" w:themeColor="text1"/>
        </w:rPr>
        <w:t xml:space="preserve"> Exhibitions and Bibliography</w:t>
      </w:r>
      <w:r w:rsidR="00253943">
        <w:rPr>
          <w:color w:val="000000" w:themeColor="text1"/>
        </w:rPr>
        <w:t>,</w:t>
      </w:r>
      <w:r w:rsidR="003714E1" w:rsidRPr="003714E1">
        <w:rPr>
          <w:color w:val="000000" w:themeColor="text1"/>
        </w:rPr>
        <w:t xml:space="preserve"> are all </w:t>
      </w:r>
      <w:r w:rsidR="003714E1" w:rsidRPr="00366A7F">
        <w:rPr>
          <w:color w:val="000000" w:themeColor="text1"/>
        </w:rPr>
        <w:t>connected</w:t>
      </w:r>
      <w:r w:rsidR="006016D9" w:rsidRPr="00366A7F">
        <w:rPr>
          <w:color w:val="000000" w:themeColor="text1"/>
        </w:rPr>
        <w:t xml:space="preserve"> </w:t>
      </w:r>
      <w:r w:rsidR="002D3FAA" w:rsidRPr="00366A7F">
        <w:rPr>
          <w:color w:val="000000" w:themeColor="text1"/>
        </w:rPr>
        <w:t>(</w:t>
      </w:r>
      <w:hyperlink w:anchor="fig-42" w:history="1">
        <w:r w:rsidR="002D3FAA" w:rsidRPr="00366A7F">
          <w:rPr>
            <w:rStyle w:val="Hyperlink"/>
          </w:rPr>
          <w:t xml:space="preserve">fig. </w:t>
        </w:r>
        <w:r w:rsidR="00610B8F" w:rsidRPr="00366A7F">
          <w:rPr>
            <w:rStyle w:val="Hyperlink"/>
          </w:rPr>
          <w:t>42</w:t>
        </w:r>
      </w:hyperlink>
      <w:r w:rsidR="42F3E6E2" w:rsidRPr="00366A7F" w:rsidDel="002D3FAA">
        <w:rPr>
          <w:color w:val="000000" w:themeColor="text1"/>
        </w:rPr>
        <w:t>)</w:t>
      </w:r>
      <w:r w:rsidR="00463B67" w:rsidRPr="00366A7F">
        <w:rPr>
          <w:color w:val="000000" w:themeColor="text1"/>
        </w:rPr>
        <w:t>.</w:t>
      </w:r>
      <w:r w:rsidR="036C055B" w:rsidRPr="00366A7F" w:rsidDel="002D3FAA">
        <w:rPr>
          <w:color w:val="000000" w:themeColor="text1"/>
        </w:rPr>
        <w:t xml:space="preserve"> </w:t>
      </w:r>
      <w:r w:rsidR="6177B384" w:rsidRPr="00366A7F" w:rsidDel="002D3FAA">
        <w:rPr>
          <w:color w:val="000000" w:themeColor="text1"/>
        </w:rPr>
        <w:t>Although</w:t>
      </w:r>
      <w:r w:rsidR="6177B384" w:rsidRPr="00301F09" w:rsidDel="002D3FAA">
        <w:rPr>
          <w:color w:val="000000" w:themeColor="text1"/>
        </w:rPr>
        <w:t xml:space="preserve"> the</w:t>
      </w:r>
      <w:r w:rsidR="6177B384" w:rsidRPr="00301F09">
        <w:rPr>
          <w:color w:val="000000" w:themeColor="text1"/>
        </w:rPr>
        <w:t xml:space="preserve">se backend </w:t>
      </w:r>
      <w:r w:rsidR="6177B384" w:rsidRPr="00301F09" w:rsidDel="002D3FAA">
        <w:rPr>
          <w:color w:val="000000" w:themeColor="text1"/>
        </w:rPr>
        <w:t xml:space="preserve">structures are largely invisible to </w:t>
      </w:r>
      <w:r w:rsidR="001A6553">
        <w:rPr>
          <w:color w:val="000000" w:themeColor="text1"/>
        </w:rPr>
        <w:t>outside viewers</w:t>
      </w:r>
      <w:r w:rsidR="6408B0CC" w:rsidRPr="00301F09" w:rsidDel="002D3FAA">
        <w:rPr>
          <w:color w:val="000000" w:themeColor="text1"/>
        </w:rPr>
        <w:t>, they</w:t>
      </w:r>
      <w:r w:rsidR="3440BFAC" w:rsidRPr="1C4571C2">
        <w:rPr>
          <w:color w:val="000000" w:themeColor="text1"/>
        </w:rPr>
        <w:t xml:space="preserve"> impact the way the data display</w:t>
      </w:r>
      <w:r w:rsidR="00CE7EDB">
        <w:rPr>
          <w:color w:val="000000" w:themeColor="text1"/>
        </w:rPr>
        <w:t>.</w:t>
      </w:r>
      <w:r w:rsidR="1AC79B75" w:rsidRPr="5B736A6E">
        <w:rPr>
          <w:color w:val="000000" w:themeColor="text1"/>
        </w:rPr>
        <w:t xml:space="preserve"> </w:t>
      </w:r>
      <w:r w:rsidR="00CE7EDB">
        <w:rPr>
          <w:color w:val="000000" w:themeColor="text1"/>
        </w:rPr>
        <w:t>A</w:t>
      </w:r>
      <w:r w:rsidR="001973F1">
        <w:rPr>
          <w:color w:val="000000" w:themeColor="text1"/>
        </w:rPr>
        <w:t xml:space="preserve">n in-house </w:t>
      </w:r>
      <w:r w:rsidR="1AC79B75" w:rsidRPr="5B736A6E">
        <w:rPr>
          <w:color w:val="000000" w:themeColor="text1"/>
        </w:rPr>
        <w:t xml:space="preserve">user of </w:t>
      </w:r>
      <w:r w:rsidR="1AC79B75" w:rsidRPr="3F188E92">
        <w:rPr>
          <w:color w:val="000000" w:themeColor="text1"/>
        </w:rPr>
        <w:t xml:space="preserve">collection page </w:t>
      </w:r>
      <w:r w:rsidR="1AC79B75" w:rsidRPr="1739151E">
        <w:rPr>
          <w:color w:val="000000" w:themeColor="text1"/>
        </w:rPr>
        <w:t xml:space="preserve">data should </w:t>
      </w:r>
      <w:r w:rsidR="1AC79B75" w:rsidRPr="03FCEC59">
        <w:rPr>
          <w:color w:val="000000" w:themeColor="text1"/>
        </w:rPr>
        <w:t xml:space="preserve">make sure </w:t>
      </w:r>
      <w:r w:rsidR="1AC79B75" w:rsidRPr="74A52847">
        <w:rPr>
          <w:color w:val="000000" w:themeColor="text1"/>
        </w:rPr>
        <w:t xml:space="preserve">to include all of </w:t>
      </w:r>
      <w:r w:rsidR="1AC79B75" w:rsidRPr="6F3E165D">
        <w:rPr>
          <w:color w:val="000000" w:themeColor="text1"/>
        </w:rPr>
        <w:t xml:space="preserve">these </w:t>
      </w:r>
      <w:r w:rsidR="1AC79B75" w:rsidRPr="3E409435">
        <w:rPr>
          <w:color w:val="000000" w:themeColor="text1"/>
        </w:rPr>
        <w:t>related fields</w:t>
      </w:r>
      <w:r w:rsidR="00CE7EDB">
        <w:rPr>
          <w:color w:val="000000" w:themeColor="text1"/>
        </w:rPr>
        <w:t xml:space="preserve"> and must be aware that a change in one field may require changes in complementary fields</w:t>
      </w:r>
      <w:r w:rsidR="1AC79B75" w:rsidRPr="3E409435">
        <w:rPr>
          <w:color w:val="000000" w:themeColor="text1"/>
        </w:rPr>
        <w:t xml:space="preserve">. </w:t>
      </w:r>
    </w:p>
    <w:p w14:paraId="6F343670" w14:textId="1345FCBB" w:rsidR="00366A7F" w:rsidRPr="00366A7F" w:rsidDel="007D1440" w:rsidRDefault="00366A7F" w:rsidP="00366A7F">
      <w:pPr>
        <w:spacing w:line="360" w:lineRule="auto"/>
        <w:rPr>
          <w:b/>
          <w:bCs/>
          <w:color w:val="000000" w:themeColor="text1"/>
        </w:rPr>
      </w:pPr>
      <w:r w:rsidRPr="00366A7F">
        <w:rPr>
          <w:b/>
          <w:bCs/>
          <w:color w:val="000000" w:themeColor="text1"/>
        </w:rPr>
        <w:t>[[fig-42]]</w:t>
      </w:r>
    </w:p>
    <w:p w14:paraId="716AC513" w14:textId="02CF9D06" w:rsidR="002D3FAA" w:rsidRPr="00301F09" w:rsidDel="007D1440" w:rsidRDefault="002D3FAA" w:rsidP="00D7382D">
      <w:pPr>
        <w:spacing w:line="360" w:lineRule="auto"/>
        <w:ind w:firstLine="720"/>
        <w:rPr>
          <w:color w:val="000000" w:themeColor="text1"/>
        </w:rPr>
      </w:pPr>
      <w:r w:rsidRPr="00301F09">
        <w:rPr>
          <w:color w:val="000000" w:themeColor="text1"/>
        </w:rPr>
        <w:t xml:space="preserve">The collection page </w:t>
      </w:r>
      <w:r w:rsidR="138A5DB0" w:rsidRPr="00301F09">
        <w:rPr>
          <w:color w:val="000000" w:themeColor="text1"/>
        </w:rPr>
        <w:t xml:space="preserve">for each object </w:t>
      </w:r>
      <w:r w:rsidRPr="00301F09">
        <w:rPr>
          <w:color w:val="000000" w:themeColor="text1"/>
        </w:rPr>
        <w:t>thus collate</w:t>
      </w:r>
      <w:r w:rsidR="036C055B" w:rsidRPr="00301F09">
        <w:rPr>
          <w:color w:val="000000" w:themeColor="text1"/>
        </w:rPr>
        <w:t>s</w:t>
      </w:r>
      <w:r w:rsidRPr="00301F09">
        <w:rPr>
          <w:color w:val="000000" w:themeColor="text1"/>
        </w:rPr>
        <w:t xml:space="preserve"> many kinds of provenance information. It further connects other formats of provenance narratives: </w:t>
      </w:r>
      <w:r w:rsidR="61AE1AAF" w:rsidRPr="00301F09">
        <w:rPr>
          <w:color w:val="000000" w:themeColor="text1"/>
        </w:rPr>
        <w:t xml:space="preserve">depending on the object in question, </w:t>
      </w:r>
      <w:r w:rsidRPr="00301F09">
        <w:rPr>
          <w:color w:val="000000" w:themeColor="text1"/>
        </w:rPr>
        <w:t xml:space="preserve">there </w:t>
      </w:r>
      <w:r w:rsidR="001574A5">
        <w:rPr>
          <w:color w:val="000000" w:themeColor="text1"/>
        </w:rPr>
        <w:t xml:space="preserve">may be </w:t>
      </w:r>
      <w:r w:rsidRPr="00301F09">
        <w:rPr>
          <w:color w:val="000000" w:themeColor="text1"/>
        </w:rPr>
        <w:t xml:space="preserve">links to in-house guidebooks, academic publications, newspaper articles, auction catalogues, audio guides, and more. </w:t>
      </w:r>
      <w:r w:rsidR="581B70CB" w:rsidRPr="00301F09">
        <w:rPr>
          <w:color w:val="000000" w:themeColor="text1"/>
        </w:rPr>
        <w:t xml:space="preserve">But the collection page can still only tell a limited number of provenance stories; it cannot fully track changes to the object’s record </w:t>
      </w:r>
      <w:r w:rsidR="416F29DA" w:rsidRPr="00301F09">
        <w:rPr>
          <w:color w:val="000000" w:themeColor="text1"/>
        </w:rPr>
        <w:t xml:space="preserve">nor label text </w:t>
      </w:r>
      <w:r w:rsidR="581B70CB" w:rsidRPr="00301F09">
        <w:rPr>
          <w:color w:val="000000" w:themeColor="text1"/>
        </w:rPr>
        <w:t>over time</w:t>
      </w:r>
      <w:r w:rsidR="2ACB5B3A" w:rsidRPr="00301F09">
        <w:rPr>
          <w:color w:val="000000" w:themeColor="text1"/>
        </w:rPr>
        <w:t xml:space="preserve">, nor does it replace </w:t>
      </w:r>
      <w:r w:rsidR="2C23992C" w:rsidRPr="00301F09">
        <w:rPr>
          <w:color w:val="000000" w:themeColor="text1"/>
        </w:rPr>
        <w:t xml:space="preserve">scholarly discussions of provenance as seen in publications like collection catalogues. </w:t>
      </w:r>
      <w:r w:rsidR="0E36B6DC" w:rsidRPr="00301F09">
        <w:rPr>
          <w:color w:val="000000" w:themeColor="text1"/>
        </w:rPr>
        <w:t xml:space="preserve">Even within the display and collection pages for a single object in the museum, provenance gets used and discussed in many ways. </w:t>
      </w:r>
    </w:p>
    <w:p w14:paraId="36B36FDE" w14:textId="53A7A120" w:rsidR="002D3FAA" w:rsidRPr="00301F09" w:rsidRDefault="002D3FAA" w:rsidP="00D7382D">
      <w:pPr>
        <w:spacing w:line="360" w:lineRule="auto"/>
        <w:ind w:firstLine="720"/>
        <w:rPr>
          <w:color w:val="000000" w:themeColor="text1"/>
        </w:rPr>
      </w:pPr>
    </w:p>
    <w:p w14:paraId="2C749D42" w14:textId="51B57E4B" w:rsidR="002D3FAA" w:rsidRPr="00301F09" w:rsidRDefault="002D3FAA" w:rsidP="00366A7F">
      <w:pPr>
        <w:pStyle w:val="Heading3"/>
      </w:pPr>
      <w:r w:rsidRPr="00301F09">
        <w:t>Provenance Syntax</w:t>
      </w:r>
    </w:p>
    <w:p w14:paraId="0AEF8915" w14:textId="64AF5CB3" w:rsidR="002D3FAA" w:rsidRPr="00301F09" w:rsidRDefault="00845000" w:rsidP="0047280B">
      <w:pPr>
        <w:spacing w:line="360" w:lineRule="auto"/>
        <w:rPr>
          <w:rFonts w:ascii="Calibri" w:eastAsia="Calibri" w:hAnsi="Calibri" w:cs="Times New Roman"/>
        </w:rPr>
      </w:pPr>
      <w:r w:rsidRPr="750478DC">
        <w:rPr>
          <w:rFonts w:ascii="Calibri" w:eastAsia="Calibri" w:hAnsi="Calibri" w:cs="Times New Roman"/>
          <w:color w:val="000000" w:themeColor="text1"/>
        </w:rPr>
        <w:t xml:space="preserve">We use </w:t>
      </w:r>
      <w:r w:rsidR="00507B0D">
        <w:rPr>
          <w:rFonts w:ascii="Calibri" w:eastAsia="Calibri" w:hAnsi="Calibri" w:cs="Times New Roman"/>
          <w:color w:val="000000" w:themeColor="text1"/>
        </w:rPr>
        <w:t>“</w:t>
      </w:r>
      <w:r w:rsidRPr="750478DC">
        <w:rPr>
          <w:rFonts w:ascii="Calibri" w:eastAsia="Calibri" w:hAnsi="Calibri" w:cs="Times New Roman"/>
          <w:color w:val="000000" w:themeColor="text1"/>
        </w:rPr>
        <w:t>provenance syntax</w:t>
      </w:r>
      <w:r w:rsidR="00507B0D">
        <w:rPr>
          <w:rFonts w:ascii="Calibri" w:eastAsia="Calibri" w:hAnsi="Calibri" w:cs="Times New Roman"/>
          <w:color w:val="000000" w:themeColor="text1"/>
        </w:rPr>
        <w:t>”</w:t>
      </w:r>
      <w:r w:rsidRPr="750478DC">
        <w:rPr>
          <w:rFonts w:ascii="Calibri" w:eastAsia="Calibri" w:hAnsi="Calibri" w:cs="Times New Roman"/>
          <w:color w:val="000000" w:themeColor="text1"/>
        </w:rPr>
        <w:t xml:space="preserve"> to describe the particular structure and language used for provenance narratives within</w:t>
      </w:r>
      <w:r w:rsidR="00D36FC7">
        <w:rPr>
          <w:rFonts w:ascii="Calibri" w:eastAsia="Calibri" w:hAnsi="Calibri" w:cs="Times New Roman"/>
          <w:color w:val="000000" w:themeColor="text1"/>
        </w:rPr>
        <w:t xml:space="preserve"> a</w:t>
      </w:r>
      <w:r w:rsidRPr="750478DC">
        <w:rPr>
          <w:rFonts w:ascii="Calibri" w:eastAsia="Calibri" w:hAnsi="Calibri" w:cs="Times New Roman"/>
          <w:color w:val="000000" w:themeColor="text1"/>
        </w:rPr>
        <w:t xml:space="preserve"> project or institution. Where possible, we encourage you to include a guide to provenance syntax as part of your project, particularly if it expands on existing institutional formats. This serves as a record of your research methodology and ensures that </w:t>
      </w:r>
      <w:r w:rsidR="000E2470" w:rsidRPr="750478DC">
        <w:rPr>
          <w:rFonts w:ascii="Calibri" w:eastAsia="Calibri" w:hAnsi="Calibri" w:cs="Times New Roman"/>
          <w:color w:val="000000" w:themeColor="text1"/>
        </w:rPr>
        <w:t>user</w:t>
      </w:r>
      <w:r w:rsidRPr="750478DC">
        <w:rPr>
          <w:rFonts w:ascii="Calibri" w:eastAsia="Calibri" w:hAnsi="Calibri" w:cs="Times New Roman"/>
          <w:color w:val="000000" w:themeColor="text1"/>
        </w:rPr>
        <w:t xml:space="preserve">s will be able to better understand and analyze the resulting provenance. To that point, readers of provenances or those working with large provenance data sets should be aware that the way provenance research is conducted—and the way information is vetted, verified, and described—will also differ between institutions and even departments. Comparing provenances </w:t>
      </w:r>
      <w:r w:rsidR="00B605B6" w:rsidRPr="750478DC">
        <w:rPr>
          <w:rFonts w:ascii="Calibri" w:eastAsia="Calibri" w:hAnsi="Calibri" w:cs="Times New Roman"/>
          <w:color w:val="000000" w:themeColor="text1"/>
        </w:rPr>
        <w:t>of objects in different collections</w:t>
      </w:r>
      <w:r w:rsidRPr="750478DC">
        <w:rPr>
          <w:rFonts w:ascii="Calibri" w:eastAsia="Calibri" w:hAnsi="Calibri" w:cs="Times New Roman"/>
          <w:color w:val="000000" w:themeColor="text1"/>
        </w:rPr>
        <w:t xml:space="preserve"> requires consideration of the research from which the provenance narrative is distilled, as well as the way that </w:t>
      </w:r>
      <w:r w:rsidRPr="750478DC">
        <w:rPr>
          <w:rFonts w:ascii="Calibri" w:eastAsia="Calibri" w:hAnsi="Calibri" w:cs="Times New Roman"/>
          <w:color w:val="000000" w:themeColor="text1"/>
        </w:rPr>
        <w:lastRenderedPageBreak/>
        <w:t xml:space="preserve">narrative is formatted. </w:t>
      </w:r>
      <w:r w:rsidR="00970331" w:rsidRPr="750478DC">
        <w:rPr>
          <w:rFonts w:ascii="Calibri" w:eastAsia="Calibri" w:hAnsi="Calibri" w:cs="Times New Roman"/>
        </w:rPr>
        <w:t>T</w:t>
      </w:r>
      <w:r w:rsidR="12A1AC76" w:rsidRPr="750478DC">
        <w:rPr>
          <w:rFonts w:ascii="Calibri" w:eastAsia="Calibri" w:hAnsi="Calibri" w:cs="Times New Roman"/>
        </w:rPr>
        <w:t>here</w:t>
      </w:r>
      <w:r w:rsidR="002D3FAA" w:rsidRPr="750478DC">
        <w:rPr>
          <w:rFonts w:ascii="Calibri" w:eastAsia="Calibri" w:hAnsi="Calibri" w:cs="Times New Roman"/>
        </w:rPr>
        <w:t xml:space="preserve"> is no singular format or style guide for provenance</w:t>
      </w:r>
      <w:r w:rsidR="005B2120" w:rsidRPr="750478DC">
        <w:rPr>
          <w:rFonts w:ascii="Calibri" w:eastAsia="Calibri" w:hAnsi="Calibri" w:cs="Times New Roman"/>
        </w:rPr>
        <w:t>, and i</w:t>
      </w:r>
      <w:r w:rsidR="002D3FAA" w:rsidRPr="750478DC">
        <w:rPr>
          <w:rFonts w:ascii="Calibri" w:eastAsia="Calibri" w:hAnsi="Calibri" w:cs="Times New Roman"/>
        </w:rPr>
        <w:t>nstitutions and researchers are free to choose the way in which they publish</w:t>
      </w:r>
      <w:r w:rsidR="28A4A685" w:rsidRPr="750478DC">
        <w:rPr>
          <w:rFonts w:ascii="Calibri" w:eastAsia="Calibri" w:hAnsi="Calibri" w:cs="Times New Roman"/>
        </w:rPr>
        <w:t xml:space="preserve"> </w:t>
      </w:r>
      <w:r w:rsidR="005B2120" w:rsidRPr="750478DC">
        <w:rPr>
          <w:rFonts w:ascii="Calibri" w:eastAsia="Calibri" w:hAnsi="Calibri" w:cs="Times New Roman"/>
        </w:rPr>
        <w:t xml:space="preserve">this </w:t>
      </w:r>
      <w:r w:rsidR="002D3FAA" w:rsidRPr="750478DC">
        <w:rPr>
          <w:rFonts w:ascii="Calibri" w:eastAsia="Calibri" w:hAnsi="Calibri" w:cs="Times New Roman"/>
        </w:rPr>
        <w:t>information</w:t>
      </w:r>
      <w:r w:rsidR="00507B0D">
        <w:rPr>
          <w:rFonts w:ascii="Calibri" w:eastAsia="Calibri" w:hAnsi="Calibri" w:cs="Times New Roman"/>
        </w:rPr>
        <w:t>—</w:t>
      </w:r>
      <w:r w:rsidR="002D3FAA" w:rsidRPr="750478DC">
        <w:rPr>
          <w:rFonts w:ascii="Calibri" w:eastAsia="Calibri" w:hAnsi="Calibri" w:cs="Times New Roman"/>
        </w:rPr>
        <w:t xml:space="preserve">although </w:t>
      </w:r>
      <w:r w:rsidR="00CE6A1E" w:rsidRPr="750478DC">
        <w:rPr>
          <w:rFonts w:ascii="Calibri" w:eastAsia="Calibri" w:hAnsi="Calibri" w:cs="Times New Roman"/>
        </w:rPr>
        <w:t xml:space="preserve">the </w:t>
      </w:r>
      <w:r w:rsidR="002D3FAA" w:rsidRPr="750478DC">
        <w:rPr>
          <w:rFonts w:ascii="Calibri" w:eastAsia="Calibri" w:hAnsi="Calibri" w:cs="Times New Roman"/>
        </w:rPr>
        <w:t>general guidelines in the</w:t>
      </w:r>
      <w:r w:rsidR="0047280B">
        <w:rPr>
          <w:rFonts w:ascii="Calibri" w:eastAsia="Calibri" w:hAnsi="Calibri" w:cs="Times New Roman"/>
        </w:rPr>
        <w:t xml:space="preserve"> American Alliance of Museums’</w:t>
      </w:r>
      <w:r w:rsidR="002D3FAA" w:rsidRPr="750478DC">
        <w:rPr>
          <w:rFonts w:ascii="Calibri" w:eastAsia="Calibri" w:hAnsi="Calibri" w:cs="Times New Roman"/>
        </w:rPr>
        <w:t xml:space="preserve"> </w:t>
      </w:r>
      <w:r w:rsidR="002D3FAA" w:rsidRPr="750478DC">
        <w:rPr>
          <w:rFonts w:ascii="Calibri" w:eastAsia="Calibri" w:hAnsi="Calibri" w:cs="Times New Roman"/>
          <w:i/>
          <w:iCs/>
        </w:rPr>
        <w:t xml:space="preserve">AAM </w:t>
      </w:r>
      <w:r w:rsidR="0047280B" w:rsidRPr="0047280B">
        <w:rPr>
          <w:rFonts w:ascii="Calibri" w:eastAsia="Calibri" w:hAnsi="Calibri" w:cs="Times New Roman"/>
          <w:i/>
          <w:iCs/>
        </w:rPr>
        <w:t xml:space="preserve">Guide to Provenance Research </w:t>
      </w:r>
      <w:r w:rsidR="002D3FAA" w:rsidRPr="750478DC">
        <w:rPr>
          <w:rFonts w:ascii="Calibri" w:eastAsia="Calibri" w:hAnsi="Calibri" w:cs="Times New Roman"/>
        </w:rPr>
        <w:t>have been widely taken up as a set of best practices in</w:t>
      </w:r>
      <w:r w:rsidR="00305CAF">
        <w:rPr>
          <w:rFonts w:ascii="Calibri" w:eastAsia="Calibri" w:hAnsi="Calibri" w:cs="Times New Roman"/>
        </w:rPr>
        <w:t xml:space="preserve"> U.S. </w:t>
      </w:r>
      <w:r w:rsidR="002D3FAA" w:rsidRPr="750478DC">
        <w:rPr>
          <w:rFonts w:ascii="Calibri" w:eastAsia="Calibri" w:hAnsi="Calibri" w:cs="Times New Roman"/>
        </w:rPr>
        <w:t xml:space="preserve">institutions since 2001: </w:t>
      </w:r>
    </w:p>
    <w:p w14:paraId="28BEC571" w14:textId="45F95478" w:rsidR="002D3FAA" w:rsidRPr="00301F09" w:rsidRDefault="002D3FAA" w:rsidP="00D7382D">
      <w:pPr>
        <w:spacing w:line="360" w:lineRule="auto"/>
        <w:ind w:left="720"/>
        <w:rPr>
          <w:rFonts w:eastAsia="Calibri"/>
          <w:i/>
          <w:iCs/>
          <w:color w:val="000000" w:themeColor="text1"/>
        </w:rPr>
      </w:pPr>
      <w:r w:rsidRPr="00301F09">
        <w:rPr>
          <w:rFonts w:eastAsia="Segoe UI"/>
          <w:color w:val="000000" w:themeColor="text1"/>
        </w:rPr>
        <w:t>Provenance information should be presented in a clear and organized fashion and be as complete as possible. The sequence of ownership should be easily understood. The order of ownership may be earliest to latest owner, or the reverse, as long as the chronology is obvious. There should be some mechanism by which owners are distinguished from dealers or auctioneers. The sources of information about each owner or transaction should be documented. In publishing provenance information, the museum should include an explanation of its format</w:t>
      </w:r>
      <w:r w:rsidRPr="00301F09">
        <w:rPr>
          <w:rFonts w:eastAsia="Calibri"/>
          <w:color w:val="000000" w:themeColor="text1"/>
        </w:rPr>
        <w:t>.</w:t>
      </w:r>
      <w:r w:rsidRPr="00463B67">
        <w:rPr>
          <w:rStyle w:val="EndnoteReference"/>
          <w:rFonts w:eastAsia="Calibri"/>
          <w:color w:val="000000" w:themeColor="text1"/>
        </w:rPr>
        <w:endnoteReference w:id="202"/>
      </w:r>
    </w:p>
    <w:p w14:paraId="2BB48D82" w14:textId="597A551D" w:rsidR="002D3FAA" w:rsidRPr="00301F09" w:rsidRDefault="002D3FAA" w:rsidP="001A2DF4">
      <w:pPr>
        <w:spacing w:line="360" w:lineRule="auto"/>
        <w:rPr>
          <w:rFonts w:ascii="Calibri" w:eastAsia="Calibri" w:hAnsi="Calibri" w:cs="Times New Roman"/>
          <w:color w:val="000000"/>
        </w:rPr>
      </w:pPr>
      <w:r w:rsidRPr="00301F09">
        <w:rPr>
          <w:rFonts w:ascii="Calibri" w:eastAsia="Calibri" w:hAnsi="Calibri" w:cs="Times New Roman"/>
          <w:color w:val="000000" w:themeColor="text1"/>
        </w:rPr>
        <w:t xml:space="preserve">The AAM lays out a further </w:t>
      </w:r>
      <w:r w:rsidR="00CF6D6E">
        <w:rPr>
          <w:rFonts w:ascii="Calibri" w:eastAsia="Calibri" w:hAnsi="Calibri" w:cs="Times New Roman"/>
          <w:color w:val="000000" w:themeColor="text1"/>
        </w:rPr>
        <w:t>list of twenty</w:t>
      </w:r>
      <w:r w:rsidR="003A76E1">
        <w:rPr>
          <w:rFonts w:ascii="Calibri" w:eastAsia="Calibri" w:hAnsi="Calibri" w:cs="Times New Roman"/>
          <w:color w:val="000000" w:themeColor="text1"/>
        </w:rPr>
        <w:t xml:space="preserve"> </w:t>
      </w:r>
      <w:r w:rsidR="00CF6D6E">
        <w:rPr>
          <w:rFonts w:ascii="Calibri" w:eastAsia="Calibri" w:hAnsi="Calibri" w:cs="Times New Roman"/>
          <w:color w:val="000000" w:themeColor="text1"/>
        </w:rPr>
        <w:t xml:space="preserve">types </w:t>
      </w:r>
      <w:r w:rsidR="00D235C5">
        <w:rPr>
          <w:rFonts w:ascii="Calibri" w:eastAsia="Calibri" w:hAnsi="Calibri" w:cs="Times New Roman"/>
          <w:color w:val="000000" w:themeColor="text1"/>
        </w:rPr>
        <w:t xml:space="preserve">of </w:t>
      </w:r>
      <w:r w:rsidR="003A76E1">
        <w:rPr>
          <w:rFonts w:ascii="Calibri" w:eastAsia="Calibri" w:hAnsi="Calibri" w:cs="Times New Roman"/>
          <w:color w:val="000000" w:themeColor="text1"/>
        </w:rPr>
        <w:t>object and provenance</w:t>
      </w:r>
      <w:r w:rsidRPr="00301F09">
        <w:rPr>
          <w:rFonts w:ascii="Calibri" w:eastAsia="Calibri" w:hAnsi="Calibri" w:cs="Calibri"/>
        </w:rPr>
        <w:t xml:space="preserve"> </w:t>
      </w:r>
      <w:r w:rsidR="00CF6D6E">
        <w:rPr>
          <w:rFonts w:ascii="Calibri" w:eastAsia="Calibri" w:hAnsi="Calibri" w:cs="Calibri"/>
        </w:rPr>
        <w:t xml:space="preserve">data </w:t>
      </w:r>
      <w:r w:rsidRPr="00301F09">
        <w:rPr>
          <w:rFonts w:ascii="Calibri" w:eastAsia="Calibri" w:hAnsi="Calibri" w:cs="Calibri"/>
        </w:rPr>
        <w:t xml:space="preserve">that should </w:t>
      </w:r>
      <w:r w:rsidRPr="00301F09" w:rsidDel="51593D28">
        <w:rPr>
          <w:rFonts w:ascii="Calibri" w:eastAsia="Calibri" w:hAnsi="Calibri" w:cs="Calibri"/>
        </w:rPr>
        <w:t xml:space="preserve">be accessible </w:t>
      </w:r>
      <w:r w:rsidR="008D7887">
        <w:rPr>
          <w:rFonts w:ascii="Calibri" w:eastAsia="Calibri" w:hAnsi="Calibri" w:cs="Calibri"/>
        </w:rPr>
        <w:t xml:space="preserve">in order </w:t>
      </w:r>
      <w:r w:rsidRPr="00301F09" w:rsidDel="51593D28">
        <w:rPr>
          <w:rFonts w:ascii="Calibri" w:eastAsia="Calibri" w:hAnsi="Calibri" w:cs="Calibri"/>
        </w:rPr>
        <w:t xml:space="preserve">to </w:t>
      </w:r>
      <w:r w:rsidRPr="00301F09">
        <w:rPr>
          <w:rFonts w:ascii="Calibri" w:eastAsia="Calibri" w:hAnsi="Calibri" w:cs="Calibri"/>
        </w:rPr>
        <w:t>aid in identifying objects</w:t>
      </w:r>
      <w:r w:rsidR="6ACBF965" w:rsidRPr="00301F09">
        <w:rPr>
          <w:rFonts w:ascii="Calibri" w:eastAsia="Calibri" w:hAnsi="Calibri" w:cs="Calibri"/>
        </w:rPr>
        <w:t>; although written in the context of World War II</w:t>
      </w:r>
      <w:r w:rsidR="008D7887">
        <w:rPr>
          <w:rFonts w:ascii="Calibri" w:eastAsia="Calibri" w:hAnsi="Calibri" w:cs="Calibri"/>
        </w:rPr>
        <w:t>–</w:t>
      </w:r>
      <w:r w:rsidR="6ACBF965" w:rsidRPr="00301F09">
        <w:rPr>
          <w:rFonts w:ascii="Calibri" w:eastAsia="Calibri" w:hAnsi="Calibri" w:cs="Calibri"/>
        </w:rPr>
        <w:t>era research, it can be used more widely</w:t>
      </w:r>
      <w:r w:rsidRPr="00301F09">
        <w:rPr>
          <w:rFonts w:ascii="Calibri" w:eastAsia="Calibri" w:hAnsi="Calibri" w:cs="Calibri"/>
        </w:rPr>
        <w:t>.</w:t>
      </w:r>
      <w:r w:rsidRPr="00301F09">
        <w:rPr>
          <w:rStyle w:val="EndnoteReference"/>
          <w:rFonts w:ascii="Calibri" w:eastAsia="Calibri" w:hAnsi="Calibri" w:cs="Calibri"/>
        </w:rPr>
        <w:endnoteReference w:id="203"/>
      </w:r>
      <w:r w:rsidRPr="00301F09">
        <w:rPr>
          <w:rFonts w:ascii="Calibri" w:eastAsia="Calibri" w:hAnsi="Calibri" w:cs="Calibri"/>
        </w:rPr>
        <w:t xml:space="preserve"> </w:t>
      </w:r>
      <w:r w:rsidRPr="00301F09">
        <w:rPr>
          <w:rFonts w:ascii="Calibri" w:eastAsia="Calibri" w:hAnsi="Calibri" w:cs="Times New Roman"/>
          <w:color w:val="000000" w:themeColor="text1"/>
        </w:rPr>
        <w:t>Whatever shape your provenance narrative takes, easily accessible explanations of its syntax and formatting are key</w:t>
      </w:r>
      <w:r w:rsidR="1E1D0CA2" w:rsidRPr="00301F09">
        <w:rPr>
          <w:rFonts w:ascii="Calibri" w:eastAsia="Calibri" w:hAnsi="Calibri" w:cs="Times New Roman"/>
          <w:color w:val="000000" w:themeColor="text1"/>
        </w:rPr>
        <w:t>.</w:t>
      </w:r>
      <w:r w:rsidRPr="00301F09">
        <w:rPr>
          <w:rFonts w:ascii="Calibri" w:eastAsia="Calibri" w:hAnsi="Calibri" w:cs="Times New Roman"/>
          <w:color w:val="000000" w:themeColor="text1"/>
        </w:rPr>
        <w:t xml:space="preserve"> </w:t>
      </w:r>
    </w:p>
    <w:p w14:paraId="357111BF" w14:textId="76B1AF17" w:rsidR="00CC0816" w:rsidRPr="00305CAF" w:rsidRDefault="002D3FAA" w:rsidP="00305CAF">
      <w:pPr>
        <w:spacing w:line="360" w:lineRule="auto"/>
        <w:ind w:firstLine="720"/>
      </w:pPr>
      <w:r w:rsidRPr="00301F09">
        <w:rPr>
          <w:rFonts w:ascii="Calibri" w:eastAsia="Calibri" w:hAnsi="Calibri" w:cs="Times New Roman"/>
          <w:color w:val="000000" w:themeColor="text1"/>
        </w:rPr>
        <w:t xml:space="preserve">Many provenance style guides are focused on </w:t>
      </w:r>
      <w:r w:rsidRPr="45BC76E2">
        <w:rPr>
          <w:rFonts w:ascii="Calibri" w:eastAsia="Calibri" w:hAnsi="Calibri" w:cs="Times New Roman"/>
          <w:i/>
          <w:iCs/>
          <w:color w:val="000000" w:themeColor="text1"/>
        </w:rPr>
        <w:t>provenance</w:t>
      </w:r>
      <w:r w:rsidRPr="00301F09">
        <w:rPr>
          <w:rFonts w:ascii="Calibri" w:hAnsi="Calibri"/>
          <w:color w:val="000000" w:themeColor="text1"/>
        </w:rPr>
        <w:t>—</w:t>
      </w:r>
      <w:r w:rsidRPr="00301F09">
        <w:rPr>
          <w:rFonts w:ascii="Calibri" w:eastAsia="Calibri" w:hAnsi="Calibri" w:cs="Times New Roman"/>
          <w:color w:val="000000" w:themeColor="text1"/>
        </w:rPr>
        <w:t>that is to say, a narrative structured around changes in ownership.</w:t>
      </w:r>
      <w:r w:rsidR="00162E82">
        <w:rPr>
          <w:rFonts w:ascii="Calibri" w:eastAsia="Calibri" w:hAnsi="Calibri" w:cs="Times New Roman"/>
          <w:color w:val="000000" w:themeColor="text1"/>
        </w:rPr>
        <w:t xml:space="preserve"> </w:t>
      </w:r>
      <w:r w:rsidRPr="00301F09">
        <w:rPr>
          <w:rFonts w:ascii="Calibri" w:eastAsia="Calibri" w:hAnsi="Calibri" w:cs="Times New Roman"/>
          <w:color w:val="000000" w:themeColor="text1"/>
        </w:rPr>
        <w:t xml:space="preserve">For ancient objects, this means that syntax standards </w:t>
      </w:r>
      <w:r w:rsidR="5416FB40" w:rsidRPr="00301F09">
        <w:rPr>
          <w:rFonts w:ascii="Calibri" w:eastAsia="Calibri" w:hAnsi="Calibri" w:cs="Times New Roman"/>
          <w:color w:val="000000" w:themeColor="text1"/>
        </w:rPr>
        <w:t xml:space="preserve">for </w:t>
      </w:r>
      <w:r w:rsidRPr="45BC76E2">
        <w:rPr>
          <w:rFonts w:ascii="Calibri" w:eastAsia="Calibri" w:hAnsi="Calibri" w:cs="Times New Roman"/>
          <w:i/>
          <w:iCs/>
          <w:color w:val="000000" w:themeColor="text1"/>
        </w:rPr>
        <w:t>provenience</w:t>
      </w:r>
      <w:r w:rsidRPr="00301F09">
        <w:rPr>
          <w:rFonts w:ascii="Calibri" w:hAnsi="Calibri"/>
          <w:color w:val="000000" w:themeColor="text1"/>
        </w:rPr>
        <w:t>—</w:t>
      </w:r>
      <w:r w:rsidRPr="00301F09">
        <w:rPr>
          <w:rFonts w:ascii="Calibri" w:eastAsia="Calibri" w:hAnsi="Calibri" w:cs="Times New Roman"/>
          <w:color w:val="000000" w:themeColor="text1"/>
        </w:rPr>
        <w:t xml:space="preserve">information regarding an object’s documented findspot—have been largely overlooked and handled at an institutional, departmental, or ad hoc level. </w:t>
      </w:r>
      <w:r w:rsidRPr="00301F09">
        <w:rPr>
          <w:rFonts w:ascii="Calibri" w:eastAsia="Calibri" w:hAnsi="Calibri" w:cs="Times New Roman"/>
          <w:color w:val="000000"/>
        </w:rPr>
        <w:t>Other events tha</w:t>
      </w:r>
      <w:r w:rsidR="684745D9" w:rsidRPr="00301F09">
        <w:rPr>
          <w:rFonts w:ascii="Calibri" w:eastAsia="Calibri" w:hAnsi="Calibri" w:cs="Times New Roman"/>
          <w:color w:val="000000" w:themeColor="text1"/>
        </w:rPr>
        <w:t>t</w:t>
      </w:r>
      <w:r w:rsidRPr="00301F09">
        <w:rPr>
          <w:rFonts w:ascii="Calibri" w:eastAsia="Calibri" w:hAnsi="Calibri" w:cs="Times New Roman"/>
          <w:color w:val="000000"/>
        </w:rPr>
        <w:t xml:space="preserve"> inform an object’s biography, such as restoration or modern fragmentation, are </w:t>
      </w:r>
      <w:r w:rsidR="684745D9" w:rsidRPr="00301F09">
        <w:rPr>
          <w:rFonts w:ascii="Calibri" w:eastAsia="Calibri" w:hAnsi="Calibri" w:cs="Times New Roman"/>
          <w:color w:val="000000" w:themeColor="text1"/>
        </w:rPr>
        <w:t>also often omitted from traditional</w:t>
      </w:r>
      <w:r w:rsidRPr="00301F09">
        <w:rPr>
          <w:rFonts w:ascii="Calibri" w:eastAsia="Calibri" w:hAnsi="Calibri" w:cs="Times New Roman"/>
          <w:color w:val="000000"/>
        </w:rPr>
        <w:t xml:space="preserve"> provenance narratives.</w:t>
      </w:r>
      <w:r w:rsidR="004F16FF">
        <w:rPr>
          <w:rStyle w:val="EndnoteReference"/>
          <w:rFonts w:ascii="Calibri" w:eastAsia="Calibri" w:hAnsi="Calibri" w:cs="Times New Roman"/>
          <w:color w:val="000000"/>
        </w:rPr>
        <w:endnoteReference w:id="204"/>
      </w:r>
      <w:r w:rsidRPr="00301F09">
        <w:rPr>
          <w:rFonts w:ascii="Calibri" w:eastAsia="Calibri" w:hAnsi="Calibri" w:cs="Times New Roman"/>
          <w:color w:val="000000"/>
        </w:rPr>
        <w:t xml:space="preserve"> Few models exist for describing the provenance of an object where</w:t>
      </w:r>
      <w:r w:rsidR="684745D9" w:rsidRPr="00301F09">
        <w:rPr>
          <w:rFonts w:ascii="Calibri" w:eastAsia="Calibri" w:hAnsi="Calibri" w:cs="Times New Roman"/>
          <w:color w:val="000000" w:themeColor="text1"/>
        </w:rPr>
        <w:t xml:space="preserve"> there are</w:t>
      </w:r>
      <w:r w:rsidRPr="00301F09">
        <w:rPr>
          <w:rFonts w:ascii="Calibri" w:eastAsia="Calibri" w:hAnsi="Calibri" w:cs="Times New Roman"/>
          <w:color w:val="000000"/>
        </w:rPr>
        <w:t xml:space="preserve"> multiple histories for </w:t>
      </w:r>
      <w:r w:rsidR="684745D9" w:rsidRPr="00301F09">
        <w:rPr>
          <w:rFonts w:ascii="Calibri" w:eastAsia="Calibri" w:hAnsi="Calibri" w:cs="Times New Roman"/>
          <w:color w:val="000000" w:themeColor="text1"/>
        </w:rPr>
        <w:t xml:space="preserve">its </w:t>
      </w:r>
      <w:r w:rsidRPr="00301F09">
        <w:rPr>
          <w:rFonts w:ascii="Calibri" w:eastAsia="Calibri" w:hAnsi="Calibri" w:cs="Times New Roman"/>
          <w:color w:val="000000"/>
        </w:rPr>
        <w:t xml:space="preserve">different fragments, or where the object itself is </w:t>
      </w:r>
      <w:r w:rsidR="00550423">
        <w:rPr>
          <w:rFonts w:ascii="Calibri" w:eastAsia="Calibri" w:hAnsi="Calibri" w:cs="Times New Roman"/>
          <w:color w:val="000000"/>
        </w:rPr>
        <w:t>but one known</w:t>
      </w:r>
      <w:r w:rsidRPr="00301F09">
        <w:rPr>
          <w:rFonts w:ascii="Calibri" w:eastAsia="Calibri" w:hAnsi="Calibri" w:cs="Times New Roman"/>
          <w:color w:val="000000"/>
        </w:rPr>
        <w:t xml:space="preserve"> fragment of a since-dispersed original.</w:t>
      </w:r>
      <w:r w:rsidRPr="00301F09">
        <w:rPr>
          <w:rFonts w:ascii="Calibri" w:eastAsia="Calibri" w:hAnsi="Calibri" w:cs="Times New Roman"/>
          <w:color w:val="000000"/>
          <w:vertAlign w:val="superscript"/>
        </w:rPr>
        <w:endnoteReference w:id="205"/>
      </w:r>
      <w:r w:rsidRPr="00301F09">
        <w:rPr>
          <w:rFonts w:ascii="Calibri" w:eastAsia="Calibri" w:hAnsi="Calibri" w:cs="Times New Roman"/>
          <w:color w:val="000000"/>
        </w:rPr>
        <w:t xml:space="preserve"> Likewise, provenance narratives rarely capture data for associated objects, </w:t>
      </w:r>
      <w:r w:rsidR="684745D9" w:rsidRPr="00301F09">
        <w:rPr>
          <w:rFonts w:ascii="Calibri" w:eastAsia="Calibri" w:hAnsi="Calibri" w:cs="Times New Roman"/>
          <w:color w:val="000000" w:themeColor="text1"/>
        </w:rPr>
        <w:t xml:space="preserve">such </w:t>
      </w:r>
      <w:r w:rsidR="4DA02B0B" w:rsidRPr="00301F09">
        <w:rPr>
          <w:rFonts w:ascii="Calibri" w:eastAsia="Calibri" w:hAnsi="Calibri" w:cs="Times New Roman"/>
          <w:color w:val="000000" w:themeColor="text1"/>
        </w:rPr>
        <w:t>as connected</w:t>
      </w:r>
      <w:r w:rsidRPr="00301F09">
        <w:rPr>
          <w:rFonts w:ascii="Calibri" w:eastAsia="Calibri" w:hAnsi="Calibri" w:cs="Times New Roman"/>
          <w:color w:val="000000"/>
        </w:rPr>
        <w:t xml:space="preserve"> building fragments or documented tomb groups, although this data may be linked in other fields</w:t>
      </w:r>
      <w:r w:rsidR="5416FB40" w:rsidRPr="00301F09">
        <w:rPr>
          <w:rFonts w:ascii="Calibri" w:eastAsia="Calibri" w:hAnsi="Calibri" w:cs="Times New Roman"/>
          <w:color w:val="000000" w:themeColor="text1"/>
        </w:rPr>
        <w:t>. M</w:t>
      </w:r>
      <w:r w:rsidRPr="00301F09">
        <w:rPr>
          <w:rFonts w:ascii="Calibri" w:eastAsia="Calibri" w:hAnsi="Calibri" w:cs="Times New Roman"/>
          <w:color w:val="000000"/>
        </w:rPr>
        <w:t xml:space="preserve">odels like </w:t>
      </w:r>
      <w:r w:rsidRPr="45BC76E2" w:rsidDel="00D7342E">
        <w:rPr>
          <w:rFonts w:ascii="Calibri" w:eastAsia="Calibri" w:hAnsi="Calibri" w:cs="Times New Roman"/>
          <w:i/>
          <w:iCs/>
          <w:color w:val="000000"/>
        </w:rPr>
        <w:t>Fragmentarium</w:t>
      </w:r>
      <w:r w:rsidRPr="00301F09">
        <w:rPr>
          <w:rFonts w:ascii="Calibri" w:eastAsia="Calibri" w:hAnsi="Calibri" w:cs="Times New Roman"/>
          <w:color w:val="000000"/>
        </w:rPr>
        <w:t xml:space="preserve">, a digital laboratory reuniting manuscript fragments </w:t>
      </w:r>
      <w:r w:rsidR="00522EB8" w:rsidRPr="1ED00647">
        <w:rPr>
          <w:rFonts w:ascii="Calibri" w:eastAsia="Calibri" w:hAnsi="Calibri" w:cs="Times New Roman"/>
          <w:color w:val="000000" w:themeColor="text1"/>
        </w:rPr>
        <w:t xml:space="preserve">from </w:t>
      </w:r>
      <w:r w:rsidRPr="00301F09">
        <w:rPr>
          <w:rFonts w:ascii="Calibri" w:eastAsia="Calibri" w:hAnsi="Calibri" w:cs="Times New Roman"/>
          <w:color w:val="000000"/>
        </w:rPr>
        <w:t>all over the world, hint at new futures for structuring this research</w:t>
      </w:r>
      <w:r w:rsidR="25D2B1B8" w:rsidRPr="00301F09">
        <w:rPr>
          <w:rFonts w:ascii="Calibri" w:eastAsia="Calibri" w:hAnsi="Calibri" w:cs="Times New Roman"/>
          <w:color w:val="000000" w:themeColor="text1"/>
        </w:rPr>
        <w:t>.</w:t>
      </w:r>
      <w:r w:rsidRPr="00301F09">
        <w:rPr>
          <w:rStyle w:val="EndnoteReference"/>
          <w:rFonts w:ascii="Calibri" w:eastAsia="Calibri" w:hAnsi="Calibri" w:cs="Times New Roman"/>
          <w:color w:val="000000" w:themeColor="text1"/>
        </w:rPr>
        <w:endnoteReference w:id="206"/>
      </w:r>
    </w:p>
    <w:p w14:paraId="581C04B3" w14:textId="7489B585" w:rsidR="002D3FAA" w:rsidRPr="00301F09" w:rsidRDefault="002D3FAA" w:rsidP="00366A7F">
      <w:pPr>
        <w:spacing w:line="360" w:lineRule="auto"/>
        <w:ind w:firstLine="720"/>
        <w:rPr>
          <w:rFonts w:ascii="Calibri" w:eastAsia="Calibri" w:hAnsi="Calibri" w:cs="Calibri"/>
        </w:rPr>
      </w:pPr>
      <w:r w:rsidRPr="00301F09">
        <w:rPr>
          <w:rFonts w:ascii="Calibri" w:eastAsia="Calibri" w:hAnsi="Calibri" w:cs="Calibri"/>
        </w:rPr>
        <w:t>If you are constructing a provenance syntax guide from scratch or looking to update an existing version, the Carnegie Museum of Art’s (CMOA) Provenance Standard offers an excellent model, bridging the semantic world of the CIDOC (Comité International pour la Documentation) Conceptual Reference Model (CIDOC-CRM) and traditional provenance narratives.</w:t>
      </w:r>
      <w:r w:rsidRPr="00301F09">
        <w:rPr>
          <w:rStyle w:val="EndnoteReference"/>
          <w:rFonts w:ascii="Calibri" w:eastAsia="Calibri" w:hAnsi="Calibri" w:cs="Calibri"/>
        </w:rPr>
        <w:endnoteReference w:id="207"/>
      </w:r>
      <w:r w:rsidRPr="00301F09">
        <w:rPr>
          <w:rFonts w:ascii="Calibri" w:eastAsia="Calibri" w:hAnsi="Calibri" w:cs="Calibri"/>
        </w:rPr>
        <w:t xml:space="preserve"> The CMOA Provenance Standard is based </w:t>
      </w:r>
      <w:r w:rsidRPr="00301F09">
        <w:rPr>
          <w:rFonts w:ascii="Calibri" w:eastAsia="Calibri" w:hAnsi="Calibri" w:cs="Calibri"/>
        </w:rPr>
        <w:lastRenderedPageBreak/>
        <w:t xml:space="preserve">on the punctuation format of provenance, which we return to </w:t>
      </w:r>
      <w:r w:rsidR="00D2785C">
        <w:rPr>
          <w:rFonts w:ascii="Calibri" w:eastAsia="Calibri" w:hAnsi="Calibri" w:cs="Calibri"/>
        </w:rPr>
        <w:t>below</w:t>
      </w:r>
      <w:r w:rsidRPr="00301F09">
        <w:rPr>
          <w:rFonts w:ascii="Calibri" w:eastAsia="Calibri" w:hAnsi="Calibri" w:cs="Calibri"/>
        </w:rPr>
        <w:t xml:space="preserve">, and offers a cogent explanation of terms, usage, and linked data. </w:t>
      </w:r>
      <w:r w:rsidR="004C27A5">
        <w:rPr>
          <w:rFonts w:ascii="Calibri" w:eastAsia="Calibri" w:hAnsi="Calibri" w:cs="Calibri"/>
        </w:rPr>
        <w:t>Using structured data and incorporating Linked Open Data</w:t>
      </w:r>
      <w:r w:rsidR="00D2785C">
        <w:rPr>
          <w:rFonts w:ascii="Calibri" w:eastAsia="Calibri" w:hAnsi="Calibri" w:cs="Calibri"/>
        </w:rPr>
        <w:t xml:space="preserve"> (</w:t>
      </w:r>
      <w:r w:rsidR="00D2785C" w:rsidRPr="3B732490">
        <w:rPr>
          <w:rFonts w:ascii="Calibri" w:eastAsia="Calibri" w:hAnsi="Calibri" w:cs="Calibri"/>
        </w:rPr>
        <w:t>LO</w:t>
      </w:r>
      <w:r w:rsidR="0961898C" w:rsidRPr="3B732490">
        <w:rPr>
          <w:rFonts w:ascii="Calibri" w:eastAsia="Calibri" w:hAnsi="Calibri" w:cs="Calibri"/>
        </w:rPr>
        <w:t>D</w:t>
      </w:r>
      <w:r w:rsidR="00D2785C">
        <w:rPr>
          <w:rFonts w:ascii="Calibri" w:eastAsia="Calibri" w:hAnsi="Calibri" w:cs="Calibri"/>
        </w:rPr>
        <w:t>)</w:t>
      </w:r>
      <w:r w:rsidR="004C27A5">
        <w:rPr>
          <w:rFonts w:ascii="Calibri" w:eastAsia="Calibri" w:hAnsi="Calibri" w:cs="Calibri"/>
        </w:rPr>
        <w:t xml:space="preserve"> as part of your records can be a challenge depending on your project </w:t>
      </w:r>
      <w:r w:rsidR="75284B33">
        <w:rPr>
          <w:rFonts w:ascii="Calibri" w:eastAsia="Calibri" w:hAnsi="Calibri" w:cs="Calibri"/>
        </w:rPr>
        <w:t>and underlying database</w:t>
      </w:r>
      <w:r w:rsidR="004C27A5">
        <w:rPr>
          <w:rFonts w:ascii="Calibri" w:eastAsia="Calibri" w:hAnsi="Calibri" w:cs="Calibri"/>
        </w:rPr>
        <w:t>, but</w:t>
      </w:r>
      <w:r w:rsidR="00BB770A">
        <w:rPr>
          <w:rFonts w:ascii="Calibri" w:eastAsia="Calibri" w:hAnsi="Calibri" w:cs="Calibri"/>
        </w:rPr>
        <w:t xml:space="preserve"> </w:t>
      </w:r>
      <w:r w:rsidR="000946BD">
        <w:rPr>
          <w:rFonts w:ascii="Calibri" w:eastAsia="Calibri" w:hAnsi="Calibri" w:cs="Calibri"/>
        </w:rPr>
        <w:t xml:space="preserve">it provides benefits when considering provenance at a </w:t>
      </w:r>
      <w:r w:rsidR="001D2221">
        <w:rPr>
          <w:rFonts w:ascii="Calibri" w:eastAsia="Calibri" w:hAnsi="Calibri" w:cs="Calibri"/>
        </w:rPr>
        <w:t xml:space="preserve">mass scale or when contrasting provenance between collections. </w:t>
      </w:r>
      <w:r w:rsidRPr="00301F09">
        <w:rPr>
          <w:rFonts w:ascii="Calibri" w:eastAsia="Calibri" w:hAnsi="Calibri" w:cs="Calibri"/>
        </w:rPr>
        <w:t xml:space="preserve">Additional </w:t>
      </w:r>
      <w:r w:rsidR="6FF6E3BC" w:rsidRPr="00301F09">
        <w:rPr>
          <w:rFonts w:ascii="Calibri" w:eastAsia="Calibri" w:hAnsi="Calibri" w:cs="Calibri"/>
        </w:rPr>
        <w:t xml:space="preserve">standardized </w:t>
      </w:r>
      <w:r w:rsidRPr="00301F09">
        <w:rPr>
          <w:rFonts w:ascii="Calibri" w:eastAsia="Calibri" w:hAnsi="Calibri" w:cs="Calibri"/>
        </w:rPr>
        <w:t xml:space="preserve">syntax options </w:t>
      </w:r>
      <w:r w:rsidR="3AE5BC0C" w:rsidRPr="00301F09">
        <w:rPr>
          <w:rFonts w:ascii="Calibri" w:eastAsia="Calibri" w:hAnsi="Calibri" w:cs="Calibri"/>
        </w:rPr>
        <w:t>for methods of acquisition</w:t>
      </w:r>
      <w:r w:rsidRPr="00301F09">
        <w:rPr>
          <w:rFonts w:ascii="Calibri" w:eastAsia="Calibri" w:hAnsi="Calibri" w:cs="Calibri"/>
        </w:rPr>
        <w:t xml:space="preserve"> can be explored through the Getty Research Institute’s Art &amp; Architecture Thesaurus (AAT), a “structured vocabulary for describing and indexing the visual arts and architecture,” and as part of </w:t>
      </w:r>
      <w:r w:rsidR="00D2785C" w:rsidRPr="3B732490">
        <w:rPr>
          <w:rFonts w:ascii="Calibri" w:eastAsia="Calibri" w:hAnsi="Calibri" w:cs="Calibri"/>
        </w:rPr>
        <w:t>LO</w:t>
      </w:r>
      <w:r w:rsidR="25677753" w:rsidRPr="3B732490">
        <w:rPr>
          <w:rFonts w:ascii="Calibri" w:eastAsia="Calibri" w:hAnsi="Calibri" w:cs="Calibri"/>
        </w:rPr>
        <w:t>D</w:t>
      </w:r>
      <w:r w:rsidR="00D2785C">
        <w:rPr>
          <w:rFonts w:ascii="Calibri" w:eastAsia="Calibri" w:hAnsi="Calibri" w:cs="Calibri"/>
        </w:rPr>
        <w:t xml:space="preserve"> </w:t>
      </w:r>
      <w:r w:rsidRPr="00301F09">
        <w:rPr>
          <w:rFonts w:ascii="Calibri" w:eastAsia="Calibri" w:hAnsi="Calibri" w:cs="Calibri"/>
        </w:rPr>
        <w:t xml:space="preserve">projects, local terms and data sets can be reconciled </w:t>
      </w:r>
      <w:r w:rsidR="6DE34DA4" w:rsidRPr="00301F09">
        <w:rPr>
          <w:rFonts w:ascii="Calibri" w:eastAsia="Calibri" w:hAnsi="Calibri" w:cs="Calibri"/>
        </w:rPr>
        <w:t xml:space="preserve">by </w:t>
      </w:r>
      <w:r w:rsidRPr="00301F09">
        <w:rPr>
          <w:rFonts w:ascii="Calibri" w:eastAsia="Calibri" w:hAnsi="Calibri" w:cs="Calibri"/>
        </w:rPr>
        <w:t>using the open-source tool Open Refine.</w:t>
      </w:r>
      <w:r w:rsidRPr="00301F09">
        <w:rPr>
          <w:rStyle w:val="EndnoteReference"/>
          <w:rFonts w:ascii="Calibri" w:eastAsia="Calibri" w:hAnsi="Calibri" w:cs="Calibri"/>
        </w:rPr>
        <w:endnoteReference w:id="208"/>
      </w:r>
      <w:r w:rsidRPr="00301F09">
        <w:rPr>
          <w:rFonts w:ascii="Calibri" w:eastAsia="Calibri" w:hAnsi="Calibri" w:cs="Calibri"/>
        </w:rPr>
        <w:t xml:space="preserve"> </w:t>
      </w:r>
      <w:r w:rsidR="2C23727A" w:rsidRPr="00301F09">
        <w:rPr>
          <w:rFonts w:ascii="Calibri" w:eastAsia="Calibri" w:hAnsi="Calibri" w:cs="Calibri"/>
        </w:rPr>
        <w:t xml:space="preserve">The AAT section for </w:t>
      </w:r>
      <w:r w:rsidRPr="00301F09">
        <w:rPr>
          <w:rFonts w:ascii="Calibri" w:eastAsia="Calibri" w:hAnsi="Calibri" w:cs="Calibri"/>
        </w:rPr>
        <w:t xml:space="preserve">Methods of Acquisition and other related terms can provide additional options for building out </w:t>
      </w:r>
      <w:r w:rsidR="6FEC1E95" w:rsidRPr="00301F09">
        <w:rPr>
          <w:rFonts w:ascii="Calibri" w:eastAsia="Calibri" w:hAnsi="Calibri" w:cs="Calibri"/>
        </w:rPr>
        <w:t xml:space="preserve">a </w:t>
      </w:r>
      <w:r w:rsidRPr="00301F09">
        <w:rPr>
          <w:rFonts w:ascii="Calibri" w:eastAsia="Calibri" w:hAnsi="Calibri" w:cs="Calibri"/>
        </w:rPr>
        <w:t>provenance syntax.</w:t>
      </w:r>
      <w:r w:rsidRPr="00301F09">
        <w:rPr>
          <w:rStyle w:val="EndnoteReference"/>
          <w:rFonts w:ascii="Calibri" w:eastAsia="Calibri" w:hAnsi="Calibri" w:cs="Calibri"/>
        </w:rPr>
        <w:endnoteReference w:id="209"/>
      </w:r>
    </w:p>
    <w:p w14:paraId="519C3910" w14:textId="77777777" w:rsidR="002D3FAA" w:rsidRPr="00301F09" w:rsidRDefault="002D3FAA" w:rsidP="00D7382D">
      <w:pPr>
        <w:spacing w:line="360" w:lineRule="auto"/>
        <w:rPr>
          <w:rFonts w:ascii="Calibri" w:eastAsia="Calibri" w:hAnsi="Calibri" w:cs="Calibri"/>
        </w:rPr>
      </w:pPr>
    </w:p>
    <w:p w14:paraId="64E6BB82" w14:textId="15E880CE" w:rsidR="002D3FAA" w:rsidRPr="00366A7F" w:rsidRDefault="00A133D7" w:rsidP="00366A7F">
      <w:pPr>
        <w:pStyle w:val="Heading4"/>
        <w:rPr>
          <w:i w:val="0"/>
          <w:iCs w:val="0"/>
        </w:rPr>
      </w:pPr>
      <w:r w:rsidRPr="00366A7F">
        <w:rPr>
          <w:i w:val="0"/>
          <w:iCs w:val="0"/>
        </w:rPr>
        <w:t xml:space="preserve">Punctuation </w:t>
      </w:r>
      <w:r w:rsidR="00605F56" w:rsidRPr="00366A7F">
        <w:rPr>
          <w:i w:val="0"/>
          <w:iCs w:val="0"/>
        </w:rPr>
        <w:t xml:space="preserve">Marks </w:t>
      </w:r>
      <w:r w:rsidRPr="00366A7F">
        <w:rPr>
          <w:i w:val="0"/>
          <w:iCs w:val="0"/>
        </w:rPr>
        <w:t>or Chronological Listing</w:t>
      </w:r>
    </w:p>
    <w:p w14:paraId="2F35ADEA" w14:textId="23691146" w:rsidR="002D3FAA" w:rsidRPr="00301F09" w:rsidDel="0003514C" w:rsidRDefault="002D3FAA" w:rsidP="00D7382D">
      <w:pPr>
        <w:spacing w:line="360" w:lineRule="auto"/>
        <w:rPr>
          <w:rFonts w:ascii="Calibri" w:eastAsia="Calibri" w:hAnsi="Calibri" w:cs="Times New Roman"/>
          <w:color w:val="000000" w:themeColor="text1"/>
        </w:rPr>
      </w:pPr>
      <w:r w:rsidRPr="00301F09">
        <w:rPr>
          <w:rFonts w:ascii="Calibri" w:eastAsia="Calibri" w:hAnsi="Calibri" w:cs="Times New Roman"/>
          <w:color w:val="000000" w:themeColor="text1"/>
        </w:rPr>
        <w:t>One widely used</w:t>
      </w:r>
      <w:r w:rsidR="6DE34DA4" w:rsidRPr="00301F09">
        <w:rPr>
          <w:rFonts w:ascii="Calibri" w:eastAsia="Calibri" w:hAnsi="Calibri" w:cs="Times New Roman"/>
          <w:color w:val="000000" w:themeColor="text1"/>
        </w:rPr>
        <w:t xml:space="preserve"> </w:t>
      </w:r>
      <w:r w:rsidRPr="00301F09">
        <w:rPr>
          <w:rFonts w:ascii="Calibri" w:eastAsia="Calibri" w:hAnsi="Calibri" w:cs="Times New Roman"/>
          <w:color w:val="000000" w:themeColor="text1"/>
        </w:rPr>
        <w:t>format for</w:t>
      </w:r>
      <w:r w:rsidR="6DE34DA4" w:rsidRPr="00301F09">
        <w:rPr>
          <w:rFonts w:ascii="Calibri" w:eastAsia="Calibri" w:hAnsi="Calibri" w:cs="Times New Roman"/>
          <w:color w:val="000000" w:themeColor="text1"/>
        </w:rPr>
        <w:t xml:space="preserve"> presenting</w:t>
      </w:r>
      <w:r w:rsidRPr="00301F09">
        <w:rPr>
          <w:rFonts w:ascii="Calibri" w:eastAsia="Calibri" w:hAnsi="Calibri" w:cs="Times New Roman"/>
          <w:color w:val="000000" w:themeColor="text1"/>
        </w:rPr>
        <w:t xml:space="preserve"> provenance</w:t>
      </w:r>
      <w:r w:rsidR="6DE34DA4" w:rsidRPr="00301F09">
        <w:rPr>
          <w:rFonts w:ascii="Calibri" w:eastAsia="Calibri" w:hAnsi="Calibri" w:cs="Times New Roman"/>
          <w:color w:val="000000" w:themeColor="text1"/>
        </w:rPr>
        <w:t xml:space="preserve"> information</w:t>
      </w:r>
      <w:r w:rsidRPr="00301F09">
        <w:rPr>
          <w:rFonts w:ascii="Calibri" w:eastAsia="Calibri" w:hAnsi="Calibri" w:cs="Times New Roman"/>
          <w:color w:val="000000" w:themeColor="text1"/>
        </w:rPr>
        <w:t xml:space="preserve"> indicates ownership transitions and other data </w:t>
      </w:r>
      <w:r w:rsidR="6DE34DA4" w:rsidRPr="00301F09">
        <w:rPr>
          <w:rFonts w:ascii="Calibri" w:eastAsia="Calibri" w:hAnsi="Calibri" w:cs="Times New Roman"/>
          <w:color w:val="000000" w:themeColor="text1"/>
        </w:rPr>
        <w:t xml:space="preserve">using </w:t>
      </w:r>
      <w:r w:rsidRPr="00301F09">
        <w:rPr>
          <w:rFonts w:ascii="Calibri" w:eastAsia="Calibri" w:hAnsi="Calibri" w:cs="Times New Roman"/>
          <w:color w:val="000000" w:themeColor="text1"/>
        </w:rPr>
        <w:t>punctuation</w:t>
      </w:r>
      <w:r w:rsidR="6DE34DA4" w:rsidRPr="00301F09">
        <w:rPr>
          <w:rFonts w:ascii="Calibri" w:eastAsia="Calibri" w:hAnsi="Calibri" w:cs="Times New Roman"/>
          <w:color w:val="000000" w:themeColor="text1"/>
        </w:rPr>
        <w:t xml:space="preserve"> marks</w:t>
      </w:r>
      <w:r w:rsidRPr="00301F09">
        <w:rPr>
          <w:rFonts w:ascii="Calibri" w:eastAsia="Calibri" w:hAnsi="Calibri" w:cs="Times New Roman"/>
          <w:color w:val="000000" w:themeColor="text1"/>
        </w:rPr>
        <w:t xml:space="preserve">. </w:t>
      </w:r>
      <w:r w:rsidR="6DE34DA4" w:rsidRPr="00301F09">
        <w:rPr>
          <w:rFonts w:ascii="Calibri" w:eastAsia="Calibri" w:hAnsi="Calibri" w:cs="Times New Roman"/>
          <w:color w:val="000000" w:themeColor="text1"/>
        </w:rPr>
        <w:t>This method is outlined in the</w:t>
      </w:r>
      <w:r w:rsidR="6DE34DA4" w:rsidRPr="45BC76E2">
        <w:rPr>
          <w:rFonts w:ascii="Calibri" w:eastAsia="Calibri" w:hAnsi="Calibri" w:cs="Times New Roman"/>
          <w:i/>
          <w:iCs/>
          <w:color w:val="000000" w:themeColor="text1"/>
        </w:rPr>
        <w:t xml:space="preserve"> AAM Guide to Provenance Research</w:t>
      </w:r>
      <w:r w:rsidR="6DE34DA4" w:rsidRPr="00301F09">
        <w:rPr>
          <w:rFonts w:ascii="Calibri" w:eastAsia="Calibri" w:hAnsi="Calibri" w:cs="Times New Roman"/>
          <w:color w:val="000000" w:themeColor="text1"/>
        </w:rPr>
        <w:t xml:space="preserve">, the </w:t>
      </w:r>
      <w:r w:rsidR="6DE34DA4" w:rsidRPr="45BC76E2">
        <w:rPr>
          <w:rFonts w:ascii="Calibri" w:eastAsia="Calibri" w:hAnsi="Calibri" w:cs="Times New Roman"/>
          <w:i/>
          <w:iCs/>
          <w:color w:val="000000" w:themeColor="text1"/>
        </w:rPr>
        <w:t>IFAR Guide to Provenance</w:t>
      </w:r>
      <w:r w:rsidR="6DE34DA4" w:rsidRPr="00301F09">
        <w:rPr>
          <w:rFonts w:ascii="Calibri" w:eastAsia="Calibri" w:hAnsi="Calibri" w:cs="Times New Roman"/>
          <w:color w:val="000000" w:themeColor="text1"/>
        </w:rPr>
        <w:t>,</w:t>
      </w:r>
      <w:r w:rsidR="00F248EC">
        <w:rPr>
          <w:rStyle w:val="EndnoteReference"/>
          <w:rFonts w:ascii="Calibri" w:eastAsia="Calibri" w:hAnsi="Calibri" w:cs="Times New Roman"/>
          <w:color w:val="000000" w:themeColor="text1"/>
        </w:rPr>
        <w:endnoteReference w:id="210"/>
      </w:r>
      <w:r w:rsidR="6DE34DA4" w:rsidRPr="00301F09">
        <w:rPr>
          <w:rFonts w:ascii="Calibri" w:eastAsia="Calibri" w:hAnsi="Calibri" w:cs="Times New Roman"/>
          <w:color w:val="000000" w:themeColor="text1"/>
        </w:rPr>
        <w:t xml:space="preserve"> and other provenance manuals</w:t>
      </w:r>
      <w:r w:rsidR="5416FB40" w:rsidRPr="00301F09">
        <w:rPr>
          <w:rFonts w:ascii="Calibri" w:eastAsia="Calibri" w:hAnsi="Calibri" w:cs="Times New Roman"/>
          <w:color w:val="000000" w:themeColor="text1"/>
        </w:rPr>
        <w:t>.</w:t>
      </w:r>
      <w:r w:rsidR="6DE34DA4" w:rsidRPr="00301F09">
        <w:rPr>
          <w:rFonts w:ascii="Calibri" w:eastAsia="Calibri" w:hAnsi="Calibri" w:cs="Times New Roman"/>
          <w:color w:val="000000" w:themeColor="text1"/>
        </w:rPr>
        <w:t xml:space="preserve"> </w:t>
      </w:r>
      <w:r w:rsidR="5416FB40" w:rsidRPr="00301F09">
        <w:rPr>
          <w:rFonts w:ascii="Calibri" w:eastAsia="Calibri" w:hAnsi="Calibri" w:cs="Times New Roman"/>
          <w:color w:val="000000" w:themeColor="text1"/>
        </w:rPr>
        <w:t xml:space="preserve">It </w:t>
      </w:r>
      <w:r w:rsidRPr="00301F09">
        <w:rPr>
          <w:rFonts w:ascii="Calibri" w:eastAsia="Calibri" w:hAnsi="Calibri" w:cs="Times New Roman"/>
          <w:color w:val="000000" w:themeColor="text1"/>
        </w:rPr>
        <w:t>evolved</w:t>
      </w:r>
      <w:r w:rsidR="004F6B25">
        <w:rPr>
          <w:rFonts w:ascii="Calibri" w:eastAsia="Calibri" w:hAnsi="Calibri" w:cs="Times New Roman"/>
          <w:color w:val="000000" w:themeColor="text1"/>
        </w:rPr>
        <w:t xml:space="preserve"> in</w:t>
      </w:r>
      <w:r w:rsidRPr="00301F09">
        <w:rPr>
          <w:rFonts w:ascii="Calibri" w:eastAsia="Calibri" w:hAnsi="Calibri" w:cs="Times New Roman"/>
          <w:color w:val="000000" w:themeColor="text1"/>
        </w:rPr>
        <w:t xml:space="preserve"> the 1970s and</w:t>
      </w:r>
      <w:r w:rsidR="004F6B25">
        <w:rPr>
          <w:rFonts w:ascii="Calibri" w:eastAsia="Calibri" w:hAnsi="Calibri" w:cs="Times New Roman"/>
          <w:color w:val="000000" w:themeColor="text1"/>
        </w:rPr>
        <w:t xml:space="preserve"> ’</w:t>
      </w:r>
      <w:r w:rsidRPr="00301F09">
        <w:rPr>
          <w:rFonts w:ascii="Calibri" w:eastAsia="Calibri" w:hAnsi="Calibri" w:cs="Times New Roman"/>
          <w:color w:val="000000" w:themeColor="text1"/>
        </w:rPr>
        <w:t>80s</w:t>
      </w:r>
      <w:r w:rsidR="5416FB40" w:rsidRPr="00301F09">
        <w:rPr>
          <w:rFonts w:ascii="Calibri" w:eastAsia="Calibri" w:hAnsi="Calibri" w:cs="Times New Roman"/>
          <w:color w:val="000000" w:themeColor="text1"/>
        </w:rPr>
        <w:t>, but</w:t>
      </w:r>
      <w:r w:rsidRPr="00301F09">
        <w:rPr>
          <w:rFonts w:ascii="Calibri" w:eastAsia="Calibri" w:hAnsi="Calibri" w:cs="Times New Roman"/>
          <w:color w:val="000000" w:themeColor="text1"/>
        </w:rPr>
        <w:t xml:space="preserve"> its </w:t>
      </w:r>
      <w:r w:rsidR="5416FB40" w:rsidRPr="00301F09">
        <w:rPr>
          <w:rFonts w:ascii="Calibri" w:eastAsia="Calibri" w:hAnsi="Calibri" w:cs="Times New Roman"/>
          <w:color w:val="000000" w:themeColor="text1"/>
        </w:rPr>
        <w:t xml:space="preserve">application </w:t>
      </w:r>
      <w:r w:rsidRPr="00301F09">
        <w:rPr>
          <w:rFonts w:ascii="Calibri" w:eastAsia="Calibri" w:hAnsi="Calibri" w:cs="Times New Roman"/>
          <w:color w:val="000000" w:themeColor="text1"/>
        </w:rPr>
        <w:t xml:space="preserve">in publications of Mediterranean antiquities </w:t>
      </w:r>
      <w:r w:rsidR="7BF76CCD" w:rsidRPr="00301F09">
        <w:rPr>
          <w:rFonts w:ascii="Calibri" w:eastAsia="Calibri" w:hAnsi="Calibri" w:cs="Times New Roman"/>
          <w:color w:val="000000" w:themeColor="text1"/>
        </w:rPr>
        <w:t>has been</w:t>
      </w:r>
      <w:r w:rsidRPr="00301F09">
        <w:rPr>
          <w:rFonts w:ascii="Calibri" w:eastAsia="Calibri" w:hAnsi="Calibri" w:cs="Times New Roman"/>
          <w:color w:val="000000" w:themeColor="text1"/>
        </w:rPr>
        <w:t xml:space="preserve"> limited</w:t>
      </w:r>
      <w:r w:rsidRPr="00301F09" w:rsidDel="002D3FAA">
        <w:rPr>
          <w:rFonts w:ascii="Calibri" w:eastAsia="Calibri" w:hAnsi="Calibri" w:cs="Times New Roman"/>
          <w:color w:val="000000" w:themeColor="text1"/>
        </w:rPr>
        <w:t>.</w:t>
      </w:r>
      <w:r w:rsidRPr="00301F09">
        <w:rPr>
          <w:rFonts w:ascii="Calibri" w:eastAsia="Calibri" w:hAnsi="Calibri" w:cs="Times New Roman"/>
          <w:color w:val="000000" w:themeColor="text1"/>
          <w:vertAlign w:val="superscript"/>
        </w:rPr>
        <w:endnoteReference w:id="211"/>
      </w:r>
      <w:r w:rsidRPr="00301F09">
        <w:rPr>
          <w:rFonts w:ascii="Calibri" w:eastAsia="Calibri" w:hAnsi="Calibri" w:cs="Times New Roman"/>
          <w:color w:val="000000" w:themeColor="text1"/>
        </w:rPr>
        <w:t xml:space="preserve"> A common element is the use of a semicolon to denote a direct transfer of ownership between two constituents, and a period in the same position to indicate a lack of evidence for a direct transfer</w:t>
      </w:r>
      <w:r w:rsidR="008F32D2">
        <w:rPr>
          <w:rFonts w:ascii="Calibri" w:eastAsia="Calibri" w:hAnsi="Calibri" w:cs="Times New Roman"/>
          <w:color w:val="000000" w:themeColor="text1"/>
        </w:rPr>
        <w:t>,</w:t>
      </w:r>
      <w:r w:rsidRPr="00301F09">
        <w:rPr>
          <w:rFonts w:ascii="Calibri" w:eastAsia="Calibri" w:hAnsi="Calibri" w:cs="Times New Roman"/>
          <w:color w:val="000000" w:themeColor="text1"/>
        </w:rPr>
        <w:t xml:space="preserve"> or a gap. Further iterations include the use of brackets for owner life dates and other contextual information. Commercial owners—as opposed to institutional or private owners—may be indicated through parentheses or otherwise emphasized. Other kinds of punctuation, including question marks, </w:t>
      </w:r>
      <w:r w:rsidR="07B17813" w:rsidRPr="00301F09">
        <w:rPr>
          <w:rFonts w:ascii="Calibri" w:eastAsia="Calibri" w:hAnsi="Calibri" w:cs="Times New Roman"/>
          <w:color w:val="000000" w:themeColor="text1"/>
        </w:rPr>
        <w:t>are</w:t>
      </w:r>
      <w:r w:rsidRPr="00301F09">
        <w:rPr>
          <w:rFonts w:ascii="Calibri" w:eastAsia="Calibri" w:hAnsi="Calibri" w:cs="Times New Roman"/>
          <w:color w:val="000000" w:themeColor="text1"/>
        </w:rPr>
        <w:t xml:space="preserve"> employed to indicate uncertainty or a lack of information. Footnotes provide space for source notes and explanatory text. </w:t>
      </w:r>
      <w:r w:rsidR="6DE34DA4" w:rsidRPr="00301F09">
        <w:rPr>
          <w:rFonts w:ascii="Calibri" w:eastAsia="Calibri" w:hAnsi="Calibri" w:cs="Times New Roman"/>
          <w:color w:val="000000" w:themeColor="text1"/>
        </w:rPr>
        <w:t>C</w:t>
      </w:r>
      <w:r w:rsidRPr="00301F09">
        <w:rPr>
          <w:rFonts w:ascii="Calibri" w:eastAsia="Calibri" w:hAnsi="Calibri" w:cs="Times New Roman"/>
          <w:color w:val="000000" w:themeColor="text1"/>
        </w:rPr>
        <w:t xml:space="preserve">onstituents </w:t>
      </w:r>
      <w:r w:rsidR="07B17813" w:rsidRPr="00301F09">
        <w:rPr>
          <w:rFonts w:ascii="Calibri" w:eastAsia="Calibri" w:hAnsi="Calibri" w:cs="Times New Roman"/>
          <w:color w:val="000000" w:themeColor="text1"/>
        </w:rPr>
        <w:t xml:space="preserve">can </w:t>
      </w:r>
      <w:r w:rsidRPr="00301F09">
        <w:rPr>
          <w:rFonts w:ascii="Calibri" w:eastAsia="Calibri" w:hAnsi="Calibri" w:cs="Times New Roman"/>
          <w:color w:val="000000" w:themeColor="text1"/>
        </w:rPr>
        <w:t>appear on separate lines</w:t>
      </w:r>
      <w:r w:rsidR="6DE34DA4" w:rsidRPr="00301F09">
        <w:rPr>
          <w:rFonts w:ascii="Calibri" w:eastAsia="Calibri" w:hAnsi="Calibri" w:cs="Times New Roman"/>
          <w:color w:val="000000" w:themeColor="text1"/>
        </w:rPr>
        <w:t>, or, as in this example, run together in the text</w:t>
      </w:r>
      <w:r w:rsidRPr="00301F09">
        <w:rPr>
          <w:rFonts w:ascii="Calibri" w:eastAsia="Calibri" w:hAnsi="Calibri" w:cs="Times New Roman"/>
          <w:color w:val="000000" w:themeColor="text1"/>
        </w:rPr>
        <w:t xml:space="preserve">: </w:t>
      </w:r>
    </w:p>
    <w:p w14:paraId="04B93E0B" w14:textId="29FC45AA" w:rsidR="002D3FAA" w:rsidRPr="00301F09" w:rsidRDefault="002D3FAA" w:rsidP="00D7382D">
      <w:pPr>
        <w:spacing w:line="360" w:lineRule="auto"/>
        <w:ind w:left="720"/>
        <w:rPr>
          <w:rFonts w:ascii="Calibri" w:eastAsia="Calibri" w:hAnsi="Calibri" w:cs="Times New Roman"/>
          <w:color w:val="000000" w:themeColor="text1"/>
        </w:rPr>
      </w:pPr>
      <w:r w:rsidRPr="00301F09">
        <w:rPr>
          <w:rFonts w:ascii="Calibri" w:eastAsia="Calibri" w:hAnsi="Calibri" w:cs="Times New Roman"/>
          <w:color w:val="000000" w:themeColor="text1"/>
        </w:rPr>
        <w:t>Albert Vassy [Vienne, France] and Claudius Guy [Vienne, France], 1911</w:t>
      </w:r>
      <w:r w:rsidR="005A6D44">
        <w:rPr>
          <w:rFonts w:ascii="Calibri" w:eastAsia="Calibri" w:hAnsi="Calibri" w:cs="Times New Roman"/>
          <w:color w:val="000000" w:themeColor="text1"/>
        </w:rPr>
        <w:t xml:space="preserve"> - </w:t>
      </w:r>
      <w:r w:rsidRPr="00301F09">
        <w:rPr>
          <w:rFonts w:ascii="Calibri" w:eastAsia="Calibri" w:hAnsi="Calibri" w:cs="Times New Roman"/>
          <w:color w:val="000000" w:themeColor="text1"/>
        </w:rPr>
        <w:t>still in 1913.</w:t>
      </w:r>
      <w:r w:rsidRPr="00301F09">
        <w:rPr>
          <w:rFonts w:ascii="Calibri" w:eastAsia="Calibri" w:hAnsi="Calibri" w:cs="Times New Roman"/>
          <w:color w:val="000000" w:themeColor="text1"/>
          <w:vertAlign w:val="superscript"/>
        </w:rPr>
        <w:t>1</w:t>
      </w:r>
      <w:r w:rsidRPr="00301F09">
        <w:rPr>
          <w:rFonts w:ascii="Calibri" w:eastAsia="Calibri" w:hAnsi="Calibri" w:cs="Times New Roman"/>
          <w:color w:val="000000" w:themeColor="text1"/>
        </w:rPr>
        <w:t xml:space="preserve"> (Désiré Weidinger [Paris, France]); (Joseph Brummer [1883</w:t>
      </w:r>
      <w:r w:rsidR="0048601A">
        <w:rPr>
          <w:rFonts w:ascii="Calibri" w:eastAsia="Calibri" w:hAnsi="Calibri" w:cs="Times New Roman"/>
          <w:color w:val="000000" w:themeColor="text1"/>
        </w:rPr>
        <w:t>–</w:t>
      </w:r>
      <w:r w:rsidRPr="00301F09">
        <w:rPr>
          <w:rFonts w:ascii="Calibri" w:eastAsia="Calibri" w:hAnsi="Calibri" w:cs="Times New Roman"/>
          <w:color w:val="000000" w:themeColor="text1"/>
        </w:rPr>
        <w:t>1947]), 1927.</w:t>
      </w:r>
      <w:r w:rsidRPr="00301F09">
        <w:rPr>
          <w:rFonts w:ascii="Calibri" w:eastAsia="Calibri" w:hAnsi="Calibri" w:cs="Times New Roman"/>
          <w:color w:val="000000" w:themeColor="text1"/>
          <w:vertAlign w:val="superscript"/>
        </w:rPr>
        <w:t>2</w:t>
      </w:r>
    </w:p>
    <w:p w14:paraId="10404B0D" w14:textId="71407F72" w:rsidR="002D3FAA" w:rsidRPr="00301F09" w:rsidRDefault="002D3FAA" w:rsidP="00D7382D">
      <w:pPr>
        <w:spacing w:line="360" w:lineRule="auto"/>
        <w:ind w:left="720"/>
        <w:rPr>
          <w:rFonts w:ascii="Calibri" w:eastAsia="Calibri" w:hAnsi="Calibri" w:cs="Times New Roman"/>
          <w:color w:val="000000" w:themeColor="text1"/>
        </w:rPr>
      </w:pPr>
      <w:r w:rsidRPr="00301F09">
        <w:rPr>
          <w:rFonts w:ascii="Calibri" w:eastAsia="Calibri" w:hAnsi="Calibri" w:cs="Times New Roman"/>
          <w:color w:val="000000" w:themeColor="text1"/>
          <w:vertAlign w:val="superscript"/>
        </w:rPr>
        <w:t>1</w:t>
      </w:r>
      <w:r w:rsidRPr="00301F09">
        <w:rPr>
          <w:rFonts w:ascii="Calibri" w:eastAsia="Calibri" w:hAnsi="Calibri" w:cs="Times New Roman"/>
          <w:color w:val="000000" w:themeColor="text1"/>
        </w:rPr>
        <w:t xml:space="preserve"> Vassy and Guy lifted the mosaics in 1912, and moved them to their property by 1913.</w:t>
      </w:r>
    </w:p>
    <w:p w14:paraId="520BDD9B" w14:textId="3C78F53A" w:rsidR="002D3FAA" w:rsidRPr="00301F09" w:rsidRDefault="002D3FAA" w:rsidP="00D7382D">
      <w:pPr>
        <w:spacing w:line="360" w:lineRule="auto"/>
        <w:ind w:left="720"/>
        <w:rPr>
          <w:rFonts w:ascii="Calibri" w:eastAsia="Calibri" w:hAnsi="Calibri" w:cs="Times New Roman"/>
          <w:color w:val="000000" w:themeColor="text1"/>
        </w:rPr>
      </w:pPr>
      <w:r w:rsidRPr="00301F09">
        <w:rPr>
          <w:rFonts w:ascii="Calibri" w:eastAsia="Calibri" w:hAnsi="Calibri" w:cs="Times New Roman"/>
          <w:color w:val="000000" w:themeColor="text1"/>
          <w:vertAlign w:val="superscript"/>
        </w:rPr>
        <w:t xml:space="preserve">2 </w:t>
      </w:r>
      <w:r w:rsidRPr="00301F09">
        <w:rPr>
          <w:rFonts w:ascii="Calibri" w:eastAsia="Calibri" w:hAnsi="Calibri" w:cs="Times New Roman"/>
          <w:color w:val="000000" w:themeColor="text1"/>
        </w:rPr>
        <w:t>The Brummer Gallery Records, Metropolitan Museum of Art, Purchase Book 1927</w:t>
      </w:r>
      <w:r w:rsidR="0048601A">
        <w:rPr>
          <w:rFonts w:ascii="Calibri" w:eastAsia="Calibri" w:hAnsi="Calibri" w:cs="Times New Roman"/>
          <w:color w:val="000000" w:themeColor="text1"/>
        </w:rPr>
        <w:t>–</w:t>
      </w:r>
      <w:r w:rsidRPr="00301F09">
        <w:rPr>
          <w:rFonts w:ascii="Calibri" w:eastAsia="Calibri" w:hAnsi="Calibri" w:cs="Times New Roman"/>
          <w:color w:val="000000" w:themeColor="text1"/>
        </w:rPr>
        <w:t>1928, p. 29, no. P4136.</w:t>
      </w:r>
    </w:p>
    <w:p w14:paraId="760D5AA0" w14:textId="3B87CBB1" w:rsidR="002D3FAA" w:rsidRPr="00301F09" w:rsidRDefault="002D3FAA" w:rsidP="002F0CC4">
      <w:pPr>
        <w:spacing w:line="360" w:lineRule="auto"/>
        <w:ind w:firstLine="720"/>
        <w:rPr>
          <w:rFonts w:ascii="Calibri" w:eastAsia="Calibri" w:hAnsi="Calibri" w:cs="Times New Roman"/>
          <w:color w:val="000000" w:themeColor="text1"/>
        </w:rPr>
      </w:pPr>
      <w:r w:rsidRPr="5D7FDE1B">
        <w:rPr>
          <w:rFonts w:ascii="Calibri" w:eastAsia="Calibri" w:hAnsi="Calibri" w:cs="Times New Roman"/>
          <w:color w:val="000000" w:themeColor="text1"/>
        </w:rPr>
        <w:lastRenderedPageBreak/>
        <w:t>The</w:t>
      </w:r>
      <w:r w:rsidRPr="5D7FDE1B">
        <w:rPr>
          <w:rFonts w:ascii="Calibri" w:eastAsia="Calibri" w:hAnsi="Calibri" w:cs="Times New Roman"/>
          <w:color w:val="ED7C31"/>
        </w:rPr>
        <w:t xml:space="preserve"> </w:t>
      </w:r>
      <w:r w:rsidRPr="5D7FDE1B">
        <w:rPr>
          <w:rFonts w:ascii="Calibri" w:eastAsia="Calibri" w:hAnsi="Calibri" w:cs="Times New Roman"/>
          <w:color w:val="000000" w:themeColor="text1"/>
        </w:rPr>
        <w:t xml:space="preserve">compact nature of this format is useful for many kinds of provenance narratives, particularly in publications in which the provenance of </w:t>
      </w:r>
      <w:r w:rsidR="0048601A">
        <w:rPr>
          <w:rFonts w:ascii="Calibri" w:eastAsia="Calibri" w:hAnsi="Calibri" w:cs="Times New Roman"/>
          <w:color w:val="000000" w:themeColor="text1"/>
        </w:rPr>
        <w:t xml:space="preserve">a number of </w:t>
      </w:r>
      <w:r w:rsidRPr="5D7FDE1B">
        <w:rPr>
          <w:rFonts w:ascii="Calibri" w:eastAsia="Calibri" w:hAnsi="Calibri" w:cs="Times New Roman"/>
          <w:color w:val="000000" w:themeColor="text1"/>
        </w:rPr>
        <w:t xml:space="preserve">objects is briefly referenced. </w:t>
      </w:r>
      <w:r w:rsidR="004962DE" w:rsidRPr="5D7FDE1B">
        <w:rPr>
          <w:rFonts w:ascii="Calibri" w:eastAsia="Calibri" w:hAnsi="Calibri" w:cs="Times New Roman"/>
          <w:color w:val="000000" w:themeColor="text1"/>
        </w:rPr>
        <w:t xml:space="preserve">But the </w:t>
      </w:r>
      <w:r w:rsidRPr="5D7FDE1B">
        <w:rPr>
          <w:rFonts w:ascii="Calibri" w:eastAsia="Calibri" w:hAnsi="Calibri" w:cs="Times New Roman"/>
          <w:color w:val="000000" w:themeColor="text1"/>
        </w:rPr>
        <w:t xml:space="preserve">need to </w:t>
      </w:r>
      <w:r w:rsidR="004962DE" w:rsidRPr="5D7FDE1B">
        <w:rPr>
          <w:rFonts w:ascii="Calibri" w:eastAsia="Calibri" w:hAnsi="Calibri" w:cs="Times New Roman"/>
          <w:color w:val="000000" w:themeColor="text1"/>
        </w:rPr>
        <w:t xml:space="preserve">understand what each </w:t>
      </w:r>
      <w:r w:rsidRPr="5D7FDE1B">
        <w:rPr>
          <w:rFonts w:ascii="Calibri" w:eastAsia="Calibri" w:hAnsi="Calibri" w:cs="Times New Roman"/>
          <w:color w:val="000000" w:themeColor="text1"/>
        </w:rPr>
        <w:t>punctuation</w:t>
      </w:r>
      <w:r w:rsidR="004962DE" w:rsidRPr="5D7FDE1B">
        <w:rPr>
          <w:rFonts w:ascii="Calibri" w:eastAsia="Calibri" w:hAnsi="Calibri" w:cs="Times New Roman"/>
          <w:color w:val="000000" w:themeColor="text1"/>
        </w:rPr>
        <w:t xml:space="preserve"> mark </w:t>
      </w:r>
      <w:r w:rsidR="009B2FF1" w:rsidRPr="5D7FDE1B">
        <w:rPr>
          <w:rFonts w:ascii="Calibri" w:eastAsia="Calibri" w:hAnsi="Calibri" w:cs="Times New Roman"/>
          <w:color w:val="000000" w:themeColor="text1"/>
        </w:rPr>
        <w:t>denotes</w:t>
      </w:r>
      <w:r w:rsidR="005725BA" w:rsidRPr="5D7FDE1B">
        <w:rPr>
          <w:rFonts w:ascii="Calibri" w:eastAsia="Calibri" w:hAnsi="Calibri" w:cs="Times New Roman"/>
          <w:color w:val="000000" w:themeColor="text1"/>
        </w:rPr>
        <w:t xml:space="preserve"> </w:t>
      </w:r>
      <w:r w:rsidRPr="5D7FDE1B">
        <w:rPr>
          <w:rFonts w:ascii="Calibri" w:eastAsia="Calibri" w:hAnsi="Calibri" w:cs="Times New Roman"/>
          <w:color w:val="000000" w:themeColor="text1"/>
        </w:rPr>
        <w:t>and the levels of provenance data encoded in these narratives</w:t>
      </w:r>
      <w:r w:rsidR="004962DE" w:rsidRPr="5D7FDE1B">
        <w:rPr>
          <w:rFonts w:ascii="Calibri" w:eastAsia="Calibri" w:hAnsi="Calibri" w:cs="Times New Roman"/>
          <w:color w:val="000000" w:themeColor="text1"/>
        </w:rPr>
        <w:t xml:space="preserve"> (</w:t>
      </w:r>
      <w:r w:rsidRPr="5D7FDE1B">
        <w:rPr>
          <w:rFonts w:ascii="Calibri" w:eastAsia="Calibri" w:hAnsi="Calibri" w:cs="Times New Roman"/>
          <w:color w:val="000000" w:themeColor="text1"/>
        </w:rPr>
        <w:t>which differ even among similar institutions</w:t>
      </w:r>
      <w:r w:rsidR="004962DE" w:rsidRPr="5D7FDE1B">
        <w:rPr>
          <w:rFonts w:ascii="Calibri" w:eastAsia="Calibri" w:hAnsi="Calibri" w:cs="Times New Roman"/>
          <w:color w:val="000000" w:themeColor="text1"/>
        </w:rPr>
        <w:t xml:space="preserve">) </w:t>
      </w:r>
      <w:r w:rsidRPr="5D7FDE1B">
        <w:rPr>
          <w:rFonts w:ascii="Calibri" w:eastAsia="Calibri" w:hAnsi="Calibri" w:cs="Times New Roman"/>
          <w:color w:val="000000" w:themeColor="text1"/>
        </w:rPr>
        <w:t>leav</w:t>
      </w:r>
      <w:r w:rsidR="004962DE" w:rsidRPr="5D7FDE1B">
        <w:rPr>
          <w:rFonts w:ascii="Calibri" w:eastAsia="Calibri" w:hAnsi="Calibri" w:cs="Times New Roman"/>
          <w:color w:val="000000" w:themeColor="text1"/>
        </w:rPr>
        <w:t>es</w:t>
      </w:r>
      <w:r w:rsidRPr="5D7FDE1B">
        <w:rPr>
          <w:rFonts w:ascii="Calibri" w:eastAsia="Calibri" w:hAnsi="Calibri" w:cs="Times New Roman"/>
          <w:color w:val="000000" w:themeColor="text1"/>
        </w:rPr>
        <w:t xml:space="preserve"> this format opaque to many nonspecialists. Some publications also use semicolons to indicate sequential ownership of objects without implying specific transfer details</w:t>
      </w:r>
      <w:r w:rsidR="0048601A">
        <w:rPr>
          <w:rFonts w:ascii="Calibri" w:eastAsia="Calibri" w:hAnsi="Calibri" w:cs="Times New Roman"/>
          <w:color w:val="000000" w:themeColor="text1"/>
        </w:rPr>
        <w:t>.</w:t>
      </w:r>
      <w:r w:rsidR="00CC3BEE" w:rsidRPr="5D7FDE1B">
        <w:rPr>
          <w:rFonts w:ascii="Calibri" w:eastAsia="Calibri" w:hAnsi="Calibri" w:cs="Times New Roman"/>
          <w:color w:val="000000" w:themeColor="text1"/>
        </w:rPr>
        <w:t xml:space="preserve"> </w:t>
      </w:r>
      <w:r w:rsidR="0048601A">
        <w:rPr>
          <w:rFonts w:ascii="Calibri" w:eastAsia="Calibri" w:hAnsi="Calibri" w:cs="Times New Roman"/>
          <w:color w:val="000000" w:themeColor="text1"/>
        </w:rPr>
        <w:t xml:space="preserve">To ensure clarity, </w:t>
      </w:r>
      <w:r w:rsidRPr="5D7FDE1B">
        <w:rPr>
          <w:rFonts w:ascii="Calibri" w:eastAsia="Calibri" w:hAnsi="Calibri" w:cs="Times New Roman"/>
          <w:color w:val="000000" w:themeColor="text1"/>
        </w:rPr>
        <w:t xml:space="preserve">refer to the institution or writer’s own guide to their </w:t>
      </w:r>
      <w:r w:rsidR="005B384C">
        <w:rPr>
          <w:rFonts w:ascii="Calibri" w:eastAsia="Calibri" w:hAnsi="Calibri" w:cs="Times New Roman"/>
          <w:color w:val="000000" w:themeColor="text1"/>
        </w:rPr>
        <w:t xml:space="preserve">usage and </w:t>
      </w:r>
      <w:r w:rsidRPr="5D7FDE1B">
        <w:rPr>
          <w:rFonts w:ascii="Calibri" w:eastAsia="Calibri" w:hAnsi="Calibri" w:cs="Times New Roman"/>
          <w:color w:val="000000" w:themeColor="text1"/>
        </w:rPr>
        <w:t>syntax.</w:t>
      </w:r>
    </w:p>
    <w:p w14:paraId="7E74A532" w14:textId="49863BB7" w:rsidR="002D3FAA" w:rsidRPr="00301F09" w:rsidRDefault="002D3FAA" w:rsidP="002F0CC4">
      <w:pPr>
        <w:spacing w:line="360" w:lineRule="auto"/>
        <w:ind w:firstLine="720"/>
        <w:rPr>
          <w:rFonts w:ascii="Calibri" w:eastAsia="Calibri" w:hAnsi="Calibri" w:cs="Times New Roman"/>
          <w:color w:val="000000" w:themeColor="text1"/>
        </w:rPr>
      </w:pPr>
      <w:r w:rsidRPr="0447ACBC">
        <w:rPr>
          <w:rFonts w:ascii="Calibri" w:eastAsia="Calibri" w:hAnsi="Calibri" w:cs="Times New Roman"/>
          <w:color w:val="000000" w:themeColor="text1"/>
        </w:rPr>
        <w:t xml:space="preserve">Other institutions, including the Getty Museum, use chronological lists to </w:t>
      </w:r>
      <w:r w:rsidR="00CC3BEE" w:rsidRPr="0447ACBC">
        <w:rPr>
          <w:rFonts w:ascii="Calibri" w:eastAsia="Calibri" w:hAnsi="Calibri" w:cs="Times New Roman"/>
          <w:color w:val="000000" w:themeColor="text1"/>
        </w:rPr>
        <w:t xml:space="preserve">present </w:t>
      </w:r>
      <w:r w:rsidRPr="0447ACBC">
        <w:rPr>
          <w:rFonts w:ascii="Calibri" w:eastAsia="Calibri" w:hAnsi="Calibri" w:cs="Times New Roman"/>
          <w:color w:val="000000" w:themeColor="text1"/>
        </w:rPr>
        <w:t>provenance</w:t>
      </w:r>
      <w:r w:rsidR="00CC3BEE" w:rsidRPr="0447ACBC">
        <w:rPr>
          <w:rFonts w:ascii="Calibri" w:eastAsia="Calibri" w:hAnsi="Calibri" w:cs="Times New Roman"/>
          <w:color w:val="000000" w:themeColor="text1"/>
        </w:rPr>
        <w:t xml:space="preserve"> information</w:t>
      </w:r>
      <w:r w:rsidRPr="0447ACBC">
        <w:rPr>
          <w:rFonts w:ascii="Calibri" w:eastAsia="Calibri" w:hAnsi="Calibri" w:cs="Times New Roman"/>
          <w:color w:val="000000" w:themeColor="text1"/>
        </w:rPr>
        <w:t>, with different circumstances of transfer explained using a standard</w:t>
      </w:r>
      <w:r w:rsidR="00C623AA">
        <w:rPr>
          <w:rFonts w:ascii="Calibri" w:eastAsia="Calibri" w:hAnsi="Calibri" w:cs="Times New Roman"/>
          <w:color w:val="000000" w:themeColor="text1"/>
        </w:rPr>
        <w:t>ized</w:t>
      </w:r>
      <w:r w:rsidRPr="0447ACBC">
        <w:rPr>
          <w:rFonts w:ascii="Calibri" w:eastAsia="Calibri" w:hAnsi="Calibri" w:cs="Times New Roman"/>
          <w:color w:val="000000" w:themeColor="text1"/>
        </w:rPr>
        <w:t xml:space="preserve"> syntax system. Additional information can be </w:t>
      </w:r>
      <w:r w:rsidR="00CC3BEE" w:rsidRPr="0447ACBC">
        <w:rPr>
          <w:rFonts w:ascii="Calibri" w:eastAsia="Calibri" w:hAnsi="Calibri" w:cs="Times New Roman"/>
          <w:color w:val="000000" w:themeColor="text1"/>
        </w:rPr>
        <w:t xml:space="preserve">supplied </w:t>
      </w:r>
      <w:r w:rsidRPr="0447ACBC">
        <w:rPr>
          <w:rFonts w:ascii="Calibri" w:eastAsia="Calibri" w:hAnsi="Calibri" w:cs="Times New Roman"/>
          <w:color w:val="000000" w:themeColor="text1"/>
        </w:rPr>
        <w:t xml:space="preserve">in a source note below the transfer within the overall narrative. Using </w:t>
      </w:r>
      <w:r w:rsidR="00CC3BEE" w:rsidRPr="0447ACBC">
        <w:rPr>
          <w:rFonts w:ascii="Calibri" w:eastAsia="Calibri" w:hAnsi="Calibri" w:cs="Times New Roman"/>
          <w:color w:val="000000" w:themeColor="text1"/>
        </w:rPr>
        <w:t xml:space="preserve">this </w:t>
      </w:r>
      <w:r w:rsidRPr="0447ACBC">
        <w:rPr>
          <w:rFonts w:ascii="Calibri" w:eastAsia="Calibri" w:hAnsi="Calibri" w:cs="Times New Roman"/>
          <w:color w:val="000000" w:themeColor="text1"/>
        </w:rPr>
        <w:t>chronological sy</w:t>
      </w:r>
      <w:r w:rsidR="005707EC">
        <w:rPr>
          <w:rFonts w:ascii="Calibri" w:eastAsia="Calibri" w:hAnsi="Calibri" w:cs="Times New Roman"/>
          <w:color w:val="000000" w:themeColor="text1"/>
        </w:rPr>
        <w:t>stem with the Getty’s own provenance syntax</w:t>
      </w:r>
      <w:r w:rsidRPr="0447ACBC">
        <w:rPr>
          <w:rFonts w:ascii="Calibri" w:eastAsia="Calibri" w:hAnsi="Calibri" w:cs="Times New Roman"/>
          <w:color w:val="000000" w:themeColor="text1"/>
        </w:rPr>
        <w:t>, the sale</w:t>
      </w:r>
      <w:r w:rsidR="00D7342E" w:rsidRPr="0447ACBC">
        <w:rPr>
          <w:rFonts w:ascii="Calibri" w:eastAsia="Calibri" w:hAnsi="Calibri" w:cs="Times New Roman"/>
          <w:color w:val="000000" w:themeColor="text1"/>
        </w:rPr>
        <w:t xml:space="preserve"> described</w:t>
      </w:r>
      <w:r w:rsidRPr="0447ACBC">
        <w:rPr>
          <w:rFonts w:ascii="Calibri" w:eastAsia="Calibri" w:hAnsi="Calibri" w:cs="Times New Roman"/>
          <w:color w:val="000000" w:themeColor="text1"/>
        </w:rPr>
        <w:t xml:space="preserve"> above would look like this: </w:t>
      </w:r>
    </w:p>
    <w:p w14:paraId="10D3B11F" w14:textId="4C866087" w:rsidR="002D3FAA" w:rsidRPr="00301F09" w:rsidRDefault="002D3FAA" w:rsidP="00D7382D">
      <w:pPr>
        <w:spacing w:line="360" w:lineRule="auto"/>
        <w:ind w:left="720"/>
        <w:rPr>
          <w:rFonts w:ascii="Calibri" w:eastAsia="Calibri" w:hAnsi="Calibri" w:cs="Times New Roman"/>
          <w:color w:val="000000" w:themeColor="text1"/>
        </w:rPr>
      </w:pPr>
      <w:r w:rsidRPr="00301F09">
        <w:rPr>
          <w:rFonts w:ascii="Calibri" w:eastAsia="Calibri" w:hAnsi="Calibri" w:cs="Times New Roman"/>
          <w:color w:val="000000" w:themeColor="text1"/>
        </w:rPr>
        <w:t xml:space="preserve">1911 </w:t>
      </w:r>
      <w:r w:rsidRPr="005A6D44">
        <w:rPr>
          <w:rFonts w:ascii="Calibri" w:eastAsia="Calibri" w:hAnsi="Calibri" w:cs="Times New Roman"/>
          <w:color w:val="000000" w:themeColor="text1"/>
        </w:rPr>
        <w:t>- s</w:t>
      </w:r>
      <w:r w:rsidRPr="00301F09">
        <w:rPr>
          <w:rFonts w:ascii="Calibri" w:eastAsia="Calibri" w:hAnsi="Calibri" w:cs="Times New Roman"/>
          <w:color w:val="000000" w:themeColor="text1"/>
        </w:rPr>
        <w:t>till in 1913</w:t>
      </w:r>
      <w:r w:rsidR="00C623AA">
        <w:tab/>
      </w:r>
      <w:r w:rsidRPr="00301F09">
        <w:rPr>
          <w:rFonts w:ascii="Calibri" w:eastAsia="Calibri" w:hAnsi="Calibri" w:cs="Times New Roman"/>
          <w:color w:val="000000" w:themeColor="text1"/>
        </w:rPr>
        <w:t>Albert Vassy (Vienne, France) and Claudius Guy (Vienne, France) lifted the mosaics in 1912, and moved them to their property by 1913.</w:t>
      </w:r>
    </w:p>
    <w:p w14:paraId="6D52D992" w14:textId="65D225AD" w:rsidR="002D3FAA" w:rsidRPr="00301F09" w:rsidRDefault="002D3FAA" w:rsidP="003C346F">
      <w:pPr>
        <w:spacing w:line="360" w:lineRule="auto"/>
        <w:ind w:left="1440" w:hanging="720"/>
        <w:rPr>
          <w:rFonts w:ascii="Calibri" w:eastAsia="Calibri" w:hAnsi="Calibri" w:cs="Times New Roman"/>
          <w:color w:val="000000" w:themeColor="text1"/>
        </w:rPr>
      </w:pPr>
      <w:r w:rsidRPr="005A6D44">
        <w:rPr>
          <w:rFonts w:ascii="Calibri" w:eastAsia="Calibri" w:hAnsi="Calibri" w:cs="Times New Roman"/>
          <w:color w:val="000000" w:themeColor="text1"/>
        </w:rPr>
        <w:t>-</w:t>
      </w:r>
      <w:r w:rsidRPr="00301F09">
        <w:rPr>
          <w:rFonts w:ascii="Calibri" w:eastAsia="Calibri" w:hAnsi="Calibri" w:cs="Times New Roman"/>
          <w:color w:val="000000" w:themeColor="text1"/>
        </w:rPr>
        <w:t xml:space="preserve"> 1927</w:t>
      </w:r>
      <w:r w:rsidR="00C623AA">
        <w:rPr>
          <w:rFonts w:ascii="Calibri" w:eastAsia="Calibri" w:hAnsi="Calibri" w:cs="Times New Roman"/>
          <w:color w:val="000000" w:themeColor="text1"/>
        </w:rPr>
        <w:tab/>
        <w:t xml:space="preserve">        </w:t>
      </w:r>
      <w:r w:rsidRPr="00301F09">
        <w:rPr>
          <w:rFonts w:ascii="Calibri" w:eastAsia="Calibri" w:hAnsi="Calibri" w:cs="Times New Roman"/>
          <w:color w:val="000000" w:themeColor="text1"/>
        </w:rPr>
        <w:t>Désiré Weidinger, French, (Paris, France), sold to Joseph Brummer, 1927.</w:t>
      </w:r>
      <w:r w:rsidR="003C346F">
        <w:rPr>
          <w:rFonts w:ascii="Calibri" w:eastAsia="Calibri" w:hAnsi="Calibri" w:cs="Times New Roman"/>
          <w:color w:val="000000" w:themeColor="text1"/>
        </w:rPr>
        <w:br/>
      </w:r>
      <w:r w:rsidRPr="00301F09">
        <w:rPr>
          <w:rFonts w:ascii="Calibri" w:eastAsia="Calibri" w:hAnsi="Calibri" w:cs="Times New Roman"/>
          <w:color w:val="000000" w:themeColor="text1"/>
        </w:rPr>
        <w:t xml:space="preserve">         Source: The Brummer Gallery Records, Metropolitan Museum of Art,</w:t>
      </w:r>
      <w:r w:rsidRPr="00301F09">
        <w:br/>
      </w:r>
      <w:r w:rsidRPr="00301F09">
        <w:rPr>
          <w:rFonts w:ascii="Calibri" w:eastAsia="Calibri" w:hAnsi="Calibri" w:cs="Times New Roman"/>
          <w:color w:val="000000" w:themeColor="text1"/>
        </w:rPr>
        <w:t xml:space="preserve">         Purchase Book 1927</w:t>
      </w:r>
      <w:r w:rsidR="00DC3A78">
        <w:rPr>
          <w:rFonts w:ascii="Calibri" w:eastAsia="Calibri" w:hAnsi="Calibri" w:cs="Times New Roman"/>
          <w:color w:val="000000" w:themeColor="text1"/>
        </w:rPr>
        <w:t>–</w:t>
      </w:r>
      <w:r w:rsidRPr="00301F09">
        <w:rPr>
          <w:rFonts w:ascii="Calibri" w:eastAsia="Calibri" w:hAnsi="Calibri" w:cs="Times New Roman"/>
          <w:color w:val="000000" w:themeColor="text1"/>
        </w:rPr>
        <w:t>1928, p. 29, no. P4136.</w:t>
      </w:r>
    </w:p>
    <w:p w14:paraId="73247AE5" w14:textId="4334EC81" w:rsidR="002D3FAA" w:rsidRPr="00301F09" w:rsidRDefault="002D3FAA" w:rsidP="00D7382D">
      <w:pPr>
        <w:spacing w:line="360" w:lineRule="auto"/>
        <w:ind w:firstLine="720"/>
        <w:rPr>
          <w:rFonts w:ascii="Calibri" w:eastAsia="Calibri" w:hAnsi="Calibri" w:cs="Times New Roman"/>
          <w:color w:val="000000" w:themeColor="text1"/>
        </w:rPr>
      </w:pPr>
      <w:r w:rsidRPr="00301F09">
        <w:rPr>
          <w:rFonts w:ascii="Calibri" w:eastAsia="Calibri" w:hAnsi="Calibri" w:cs="Times New Roman"/>
          <w:color w:val="000000" w:themeColor="text1"/>
        </w:rPr>
        <w:t xml:space="preserve">Because circumstances under which ownership or custody of an object is transferred </w:t>
      </w:r>
      <w:r w:rsidR="00DC3A78">
        <w:rPr>
          <w:rFonts w:ascii="Calibri" w:eastAsia="Calibri" w:hAnsi="Calibri" w:cs="Times New Roman"/>
          <w:color w:val="000000" w:themeColor="text1"/>
        </w:rPr>
        <w:t xml:space="preserve">can vary </w:t>
      </w:r>
      <w:r w:rsidR="001B68CA">
        <w:rPr>
          <w:rFonts w:ascii="Calibri" w:eastAsia="Calibri" w:hAnsi="Calibri" w:cs="Times New Roman"/>
          <w:color w:val="000000" w:themeColor="text1"/>
        </w:rPr>
        <w:t>across a wide spectrum</w:t>
      </w:r>
      <w:r w:rsidRPr="00301F09">
        <w:rPr>
          <w:rFonts w:ascii="Calibri" w:eastAsia="Calibri" w:hAnsi="Calibri" w:cs="Times New Roman"/>
          <w:color w:val="000000" w:themeColor="text1"/>
        </w:rPr>
        <w:t xml:space="preserve">, so too </w:t>
      </w:r>
      <w:r w:rsidR="001B68CA">
        <w:rPr>
          <w:rFonts w:ascii="Calibri" w:eastAsia="Calibri" w:hAnsi="Calibri" w:cs="Times New Roman"/>
          <w:color w:val="000000" w:themeColor="text1"/>
        </w:rPr>
        <w:t xml:space="preserve">do the forms </w:t>
      </w:r>
      <w:r w:rsidRPr="00301F09">
        <w:rPr>
          <w:rFonts w:ascii="Calibri" w:eastAsia="Calibri" w:hAnsi="Calibri" w:cs="Times New Roman"/>
          <w:color w:val="000000" w:themeColor="text1"/>
        </w:rPr>
        <w:t xml:space="preserve">of syntax used to document them. For instance, a mosaic </w:t>
      </w:r>
      <w:r w:rsidR="00F90E7A">
        <w:rPr>
          <w:rFonts w:ascii="Calibri" w:eastAsia="Calibri" w:hAnsi="Calibri" w:cs="Times New Roman"/>
          <w:color w:val="000000" w:themeColor="text1"/>
        </w:rPr>
        <w:t xml:space="preserve">now </w:t>
      </w:r>
      <w:r w:rsidRPr="00301F09">
        <w:rPr>
          <w:rFonts w:ascii="Calibri" w:eastAsia="Calibri" w:hAnsi="Calibri" w:cs="Times New Roman"/>
          <w:color w:val="000000" w:themeColor="text1"/>
        </w:rPr>
        <w:t>at the Getty was discovered but later reburied; the land, including the mosaic, was sold, and the mosaic only uncovered and lifted from the ground eighty years after</w:t>
      </w:r>
      <w:r w:rsidR="00DC3A78">
        <w:rPr>
          <w:rFonts w:ascii="Calibri" w:eastAsia="Calibri" w:hAnsi="Calibri" w:cs="Times New Roman"/>
          <w:color w:val="000000" w:themeColor="text1"/>
        </w:rPr>
        <w:t xml:space="preserve"> its</w:t>
      </w:r>
      <w:r w:rsidRPr="00301F09">
        <w:rPr>
          <w:rFonts w:ascii="Calibri" w:eastAsia="Calibri" w:hAnsi="Calibri" w:cs="Times New Roman"/>
          <w:color w:val="000000" w:themeColor="text1"/>
        </w:rPr>
        <w:t xml:space="preserve"> initial discovery.</w:t>
      </w:r>
      <w:r w:rsidRPr="00301F09">
        <w:rPr>
          <w:rFonts w:ascii="Calibri" w:eastAsia="Calibri" w:hAnsi="Calibri" w:cs="Times New Roman"/>
          <w:color w:val="000000" w:themeColor="text1"/>
          <w:vertAlign w:val="superscript"/>
        </w:rPr>
        <w:endnoteReference w:id="212"/>
      </w:r>
      <w:r w:rsidRPr="00301F09">
        <w:rPr>
          <w:rFonts w:ascii="Calibri" w:eastAsia="Calibri" w:hAnsi="Calibri" w:cs="Times New Roman"/>
          <w:color w:val="000000" w:themeColor="text1"/>
        </w:rPr>
        <w:t xml:space="preserve"> Capturing the complexity of this information while adhering to a standard syntax—particularly in the cases of complex objects with centuries of history, restoration, and reuse—</w:t>
      </w:r>
      <w:r w:rsidR="001B68CA">
        <w:rPr>
          <w:rFonts w:ascii="Calibri" w:eastAsia="Calibri" w:hAnsi="Calibri" w:cs="Times New Roman"/>
          <w:color w:val="000000" w:themeColor="text1"/>
        </w:rPr>
        <w:t>can be a formidable task</w:t>
      </w:r>
      <w:r w:rsidRPr="00301F09">
        <w:rPr>
          <w:rFonts w:ascii="Calibri" w:eastAsia="Calibri" w:hAnsi="Calibri" w:cs="Times New Roman"/>
          <w:color w:val="000000" w:themeColor="text1"/>
        </w:rPr>
        <w:t xml:space="preserve">. </w:t>
      </w:r>
    </w:p>
    <w:p w14:paraId="3B060314" w14:textId="47EA8CEB" w:rsidR="002D3FAA" w:rsidRPr="00301F09" w:rsidRDefault="002D3FAA" w:rsidP="00D7382D">
      <w:pPr>
        <w:spacing w:line="360" w:lineRule="auto"/>
        <w:ind w:firstLine="720"/>
        <w:rPr>
          <w:rFonts w:ascii="Calibri" w:eastAsia="Calibri" w:hAnsi="Calibri" w:cs="Times New Roman"/>
          <w:color w:val="000000" w:themeColor="text1"/>
        </w:rPr>
      </w:pPr>
      <w:r w:rsidRPr="00301F09">
        <w:rPr>
          <w:rFonts w:ascii="Calibri" w:eastAsia="Calibri" w:hAnsi="Calibri" w:cs="Times New Roman"/>
          <w:color w:val="000000" w:themeColor="text1"/>
        </w:rPr>
        <w:t>Whatever system you employ for your project</w:t>
      </w:r>
      <w:r w:rsidR="001B68CA">
        <w:rPr>
          <w:rFonts w:ascii="Calibri" w:eastAsia="Calibri" w:hAnsi="Calibri" w:cs="Times New Roman"/>
          <w:color w:val="000000" w:themeColor="text1"/>
        </w:rPr>
        <w:t>, it</w:t>
      </w:r>
      <w:r w:rsidRPr="00301F09">
        <w:rPr>
          <w:rFonts w:ascii="Calibri" w:eastAsia="Calibri" w:hAnsi="Calibri" w:cs="Times New Roman"/>
          <w:color w:val="000000" w:themeColor="text1"/>
        </w:rPr>
        <w:t xml:space="preserve"> will need to be flexible enough to encompass your data</w:t>
      </w:r>
      <w:r w:rsidR="001B68CA">
        <w:rPr>
          <w:rFonts w:ascii="Calibri" w:eastAsia="Calibri" w:hAnsi="Calibri" w:cs="Times New Roman"/>
          <w:color w:val="000000" w:themeColor="text1"/>
        </w:rPr>
        <w:t xml:space="preserve"> </w:t>
      </w:r>
      <w:r w:rsidRPr="00301F09">
        <w:rPr>
          <w:rFonts w:ascii="Calibri" w:eastAsia="Calibri" w:hAnsi="Calibri" w:cs="Times New Roman"/>
          <w:color w:val="000000" w:themeColor="text1"/>
        </w:rPr>
        <w:t xml:space="preserve">set’s provenance needs, and it will also need to be compatible with any preexisting institutional formats or standards. </w:t>
      </w:r>
      <w:r w:rsidR="21820B8E" w:rsidRPr="326CA1AE">
        <w:rPr>
          <w:rFonts w:ascii="Calibri" w:eastAsia="Calibri" w:hAnsi="Calibri" w:cs="Times New Roman"/>
          <w:color w:val="000000" w:themeColor="text1"/>
        </w:rPr>
        <w:t>As noted earlier, i</w:t>
      </w:r>
      <w:r w:rsidRPr="326CA1AE">
        <w:rPr>
          <w:rFonts w:ascii="Calibri" w:eastAsia="Calibri" w:hAnsi="Calibri" w:cs="Times New Roman"/>
          <w:color w:val="000000" w:themeColor="text1"/>
        </w:rPr>
        <w:t>nformation</w:t>
      </w:r>
      <w:r w:rsidRPr="00301F09">
        <w:rPr>
          <w:rFonts w:ascii="Calibri" w:eastAsia="Calibri" w:hAnsi="Calibri" w:cs="Times New Roman"/>
          <w:color w:val="000000" w:themeColor="text1"/>
        </w:rPr>
        <w:t xml:space="preserve"> relevant to an object’s provenance or </w:t>
      </w:r>
      <w:r w:rsidR="002F457C">
        <w:rPr>
          <w:rFonts w:ascii="Calibri" w:eastAsia="Calibri" w:hAnsi="Calibri" w:cs="Times New Roman"/>
          <w:color w:val="000000" w:themeColor="text1"/>
        </w:rPr>
        <w:t>findspot</w:t>
      </w:r>
      <w:r w:rsidRPr="00301F09">
        <w:rPr>
          <w:rFonts w:ascii="Calibri" w:eastAsia="Calibri" w:hAnsi="Calibri" w:cs="Times New Roman"/>
          <w:color w:val="000000" w:themeColor="text1"/>
        </w:rPr>
        <w:t xml:space="preserve"> may appear in multiple places throughout the collection pages. </w:t>
      </w:r>
      <w:r w:rsidR="006D4B16">
        <w:rPr>
          <w:rFonts w:ascii="Calibri" w:eastAsia="Calibri" w:hAnsi="Calibri" w:cs="Times New Roman"/>
          <w:color w:val="000000" w:themeColor="text1"/>
        </w:rPr>
        <w:t xml:space="preserve">Where </w:t>
      </w:r>
      <w:r w:rsidRPr="00301F09">
        <w:rPr>
          <w:rFonts w:ascii="Calibri" w:eastAsia="Calibri" w:hAnsi="Calibri" w:cs="Times New Roman"/>
          <w:color w:val="000000" w:themeColor="text1"/>
        </w:rPr>
        <w:t xml:space="preserve">published information on the object </w:t>
      </w:r>
      <w:r w:rsidR="006D4B16">
        <w:rPr>
          <w:rFonts w:ascii="Calibri" w:eastAsia="Calibri" w:hAnsi="Calibri" w:cs="Times New Roman"/>
          <w:color w:val="000000" w:themeColor="text1"/>
        </w:rPr>
        <w:t xml:space="preserve">is </w:t>
      </w:r>
      <w:r w:rsidRPr="00301F09">
        <w:rPr>
          <w:rFonts w:ascii="Calibri" w:eastAsia="Calibri" w:hAnsi="Calibri" w:cs="Times New Roman"/>
          <w:color w:val="000000" w:themeColor="text1"/>
        </w:rPr>
        <w:t xml:space="preserve">dispersed across an institution’s website, </w:t>
      </w:r>
      <w:r w:rsidR="006D4B16">
        <w:rPr>
          <w:rFonts w:ascii="Calibri" w:eastAsia="Calibri" w:hAnsi="Calibri" w:cs="Times New Roman"/>
          <w:color w:val="000000" w:themeColor="text1"/>
        </w:rPr>
        <w:t xml:space="preserve">we suggest compiling it </w:t>
      </w:r>
      <w:r w:rsidRPr="00301F09">
        <w:rPr>
          <w:rFonts w:ascii="Calibri" w:eastAsia="Calibri" w:hAnsi="Calibri" w:cs="Times New Roman"/>
          <w:color w:val="000000" w:themeColor="text1"/>
        </w:rPr>
        <w:t>and assessing whether there are ways to unite or document any provenance-related information together. Within an institution, past iterations of published provenance should ideally be tracked for reference.</w:t>
      </w:r>
      <w:r w:rsidR="00162E82">
        <w:rPr>
          <w:rFonts w:ascii="Calibri" w:eastAsia="Calibri" w:hAnsi="Calibri" w:cs="Times New Roman"/>
          <w:color w:val="000000" w:themeColor="text1"/>
        </w:rPr>
        <w:t xml:space="preserve"> </w:t>
      </w:r>
    </w:p>
    <w:p w14:paraId="094996B0" w14:textId="77777777" w:rsidR="002D3FAA" w:rsidRPr="00301F09" w:rsidRDefault="002D3FAA" w:rsidP="00D7382D">
      <w:pPr>
        <w:spacing w:line="360" w:lineRule="auto"/>
        <w:rPr>
          <w:rFonts w:ascii="Calibri" w:eastAsia="Calibri" w:hAnsi="Calibri" w:cs="Times New Roman"/>
          <w:color w:val="000000" w:themeColor="text1"/>
        </w:rPr>
      </w:pPr>
    </w:p>
    <w:p w14:paraId="0CC46077" w14:textId="3ABAEE05" w:rsidR="002D3FAA" w:rsidRPr="00301F09" w:rsidRDefault="002D3FAA" w:rsidP="00366A7F">
      <w:pPr>
        <w:pStyle w:val="Heading3"/>
        <w:rPr>
          <w:color w:val="2E74B5" w:themeColor="accent1" w:themeShade="BF"/>
        </w:rPr>
      </w:pPr>
      <w:r w:rsidRPr="00301F09">
        <w:t>Gaps</w:t>
      </w:r>
      <w:r w:rsidR="00636822">
        <w:t xml:space="preserve"> in Provenance</w:t>
      </w:r>
    </w:p>
    <w:p w14:paraId="233EA2D2" w14:textId="375F4C5A" w:rsidR="002D3FAA" w:rsidRPr="00301F09" w:rsidRDefault="002D3FAA" w:rsidP="00D7382D">
      <w:pPr>
        <w:spacing w:line="360" w:lineRule="auto"/>
        <w:rPr>
          <w:rFonts w:ascii="Calibri" w:eastAsia="Calibri" w:hAnsi="Calibri" w:cs="Times New Roman"/>
          <w:color w:val="000000" w:themeColor="text1"/>
        </w:rPr>
      </w:pPr>
      <w:r w:rsidRPr="00301F09">
        <w:rPr>
          <w:rFonts w:ascii="Calibri" w:eastAsia="Calibri" w:hAnsi="Calibri" w:cs="Times New Roman"/>
          <w:color w:val="000000" w:themeColor="text1"/>
        </w:rPr>
        <w:t xml:space="preserve">That gaps exist in </w:t>
      </w:r>
      <w:r w:rsidR="007C387C">
        <w:rPr>
          <w:rFonts w:ascii="Calibri" w:eastAsia="Calibri" w:hAnsi="Calibri" w:cs="Times New Roman"/>
          <w:color w:val="000000" w:themeColor="text1"/>
        </w:rPr>
        <w:t xml:space="preserve">a </w:t>
      </w:r>
      <w:r w:rsidRPr="00301F09">
        <w:rPr>
          <w:rFonts w:ascii="Calibri" w:eastAsia="Calibri" w:hAnsi="Calibri" w:cs="Times New Roman"/>
          <w:color w:val="000000" w:themeColor="text1"/>
        </w:rPr>
        <w:t>provenance</w:t>
      </w:r>
      <w:r w:rsidR="007C387C">
        <w:rPr>
          <w:rFonts w:ascii="Calibri" w:eastAsia="Calibri" w:hAnsi="Calibri" w:cs="Times New Roman"/>
          <w:color w:val="000000" w:themeColor="text1"/>
        </w:rPr>
        <w:t xml:space="preserve"> narrative</w:t>
      </w:r>
      <w:r w:rsidRPr="00301F09">
        <w:rPr>
          <w:rFonts w:ascii="Calibri" w:eastAsia="Calibri" w:hAnsi="Calibri" w:cs="Times New Roman"/>
          <w:color w:val="000000" w:themeColor="text1"/>
        </w:rPr>
        <w:t xml:space="preserve"> is perhaps axiomatic—if this research were not still required</w:t>
      </w:r>
      <w:r w:rsidRPr="00301F09" w:rsidDel="002D3FAA">
        <w:rPr>
          <w:rFonts w:ascii="Calibri" w:eastAsia="Calibri" w:hAnsi="Calibri" w:cs="Times New Roman"/>
          <w:color w:val="000000" w:themeColor="text1"/>
        </w:rPr>
        <w:t xml:space="preserve">, this publication and others like it would not exist. </w:t>
      </w:r>
      <w:r w:rsidRPr="00301F09">
        <w:rPr>
          <w:rFonts w:ascii="Calibri" w:eastAsia="Calibri" w:hAnsi="Calibri" w:cs="Times New Roman"/>
          <w:color w:val="000000" w:themeColor="text1"/>
        </w:rPr>
        <w:t>Gaps</w:t>
      </w:r>
      <w:r w:rsidR="59B64BD6" w:rsidRPr="00301F09">
        <w:rPr>
          <w:rFonts w:ascii="Calibri" w:eastAsia="Calibri" w:hAnsi="Calibri" w:cs="Times New Roman"/>
          <w:color w:val="000000" w:themeColor="text1"/>
        </w:rPr>
        <w:t xml:space="preserve"> in a provenance</w:t>
      </w:r>
      <w:r w:rsidRPr="00301F09">
        <w:rPr>
          <w:rFonts w:ascii="Calibri" w:eastAsia="Calibri" w:hAnsi="Calibri" w:cs="Times New Roman"/>
          <w:color w:val="000000" w:themeColor="text1"/>
        </w:rPr>
        <w:t xml:space="preserve"> may represent a lack of evidence, incomplete research, inconclusive documentation, or</w:t>
      </w:r>
      <w:r w:rsidR="4C23590D" w:rsidRPr="00301F09">
        <w:rPr>
          <w:rFonts w:ascii="Calibri" w:eastAsia="Calibri" w:hAnsi="Calibri" w:cs="Times New Roman"/>
          <w:color w:val="000000" w:themeColor="text1"/>
        </w:rPr>
        <w:t xml:space="preserve"> the existence of</w:t>
      </w:r>
      <w:r w:rsidRPr="00301F09">
        <w:rPr>
          <w:rFonts w:ascii="Calibri" w:eastAsia="Calibri" w:hAnsi="Calibri" w:cs="Times New Roman"/>
          <w:color w:val="000000" w:themeColor="text1"/>
        </w:rPr>
        <w:t xml:space="preserve"> multiple possibilities. </w:t>
      </w:r>
      <w:r w:rsidR="5416FB40" w:rsidRPr="00301F09">
        <w:rPr>
          <w:rFonts w:ascii="Calibri" w:eastAsia="Calibri" w:hAnsi="Calibri" w:cs="Calibri"/>
        </w:rPr>
        <w:t>A</w:t>
      </w:r>
      <w:r w:rsidRPr="00301F09">
        <w:rPr>
          <w:rFonts w:ascii="Calibri" w:eastAsia="Calibri" w:hAnsi="Calibri" w:cs="Calibri"/>
        </w:rPr>
        <w:t xml:space="preserve"> gap can</w:t>
      </w:r>
      <w:r w:rsidR="5416FB40" w:rsidRPr="00301F09">
        <w:rPr>
          <w:rFonts w:ascii="Calibri" w:eastAsia="Calibri" w:hAnsi="Calibri" w:cs="Calibri"/>
        </w:rPr>
        <w:t xml:space="preserve"> thus</w:t>
      </w:r>
      <w:r w:rsidRPr="00301F09">
        <w:rPr>
          <w:rFonts w:ascii="Calibri" w:eastAsia="Calibri" w:hAnsi="Calibri" w:cs="Calibri"/>
        </w:rPr>
        <w:t xml:space="preserve"> </w:t>
      </w:r>
      <w:r w:rsidR="4C23590D" w:rsidRPr="00301F09">
        <w:rPr>
          <w:rFonts w:ascii="Calibri" w:eastAsia="Calibri" w:hAnsi="Calibri" w:cs="Calibri"/>
        </w:rPr>
        <w:t>mark</w:t>
      </w:r>
      <w:r w:rsidRPr="00301F09">
        <w:rPr>
          <w:rFonts w:ascii="Calibri" w:eastAsia="Calibri" w:hAnsi="Calibri" w:cs="Calibri"/>
        </w:rPr>
        <w:t xml:space="preserve"> a true unknown or</w:t>
      </w:r>
      <w:r w:rsidR="4C23590D" w:rsidRPr="00301F09">
        <w:rPr>
          <w:rFonts w:ascii="Calibri" w:eastAsia="Calibri" w:hAnsi="Calibri" w:cs="Calibri"/>
        </w:rPr>
        <w:t xml:space="preserve"> represent </w:t>
      </w:r>
      <w:r w:rsidRPr="00301F09">
        <w:rPr>
          <w:rFonts w:ascii="Calibri" w:eastAsia="Calibri" w:hAnsi="Calibri" w:cs="Calibri"/>
        </w:rPr>
        <w:t>something as yet unexplored.</w:t>
      </w:r>
      <w:r w:rsidR="4C23590D" w:rsidRPr="00301F09">
        <w:rPr>
          <w:rFonts w:ascii="Calibri" w:eastAsia="Calibri" w:hAnsi="Calibri" w:cs="Times New Roman"/>
          <w:color w:val="000000" w:themeColor="text1"/>
        </w:rPr>
        <w:t xml:space="preserve"> </w:t>
      </w:r>
      <w:r w:rsidRPr="00301F09">
        <w:rPr>
          <w:rFonts w:ascii="Calibri" w:eastAsia="Calibri" w:hAnsi="Calibri" w:cs="Times New Roman"/>
          <w:color w:val="000000" w:themeColor="text1"/>
        </w:rPr>
        <w:t xml:space="preserve">In </w:t>
      </w:r>
      <w:r w:rsidR="4C23590D" w:rsidRPr="00301F09">
        <w:rPr>
          <w:rFonts w:ascii="Calibri" w:eastAsia="Calibri" w:hAnsi="Calibri" w:cs="Times New Roman"/>
          <w:color w:val="000000" w:themeColor="text1"/>
        </w:rPr>
        <w:t xml:space="preserve">presenting provenance information, </w:t>
      </w:r>
      <w:r w:rsidRPr="00301F09">
        <w:rPr>
          <w:rFonts w:ascii="Calibri" w:eastAsia="Calibri" w:hAnsi="Calibri" w:cs="Times New Roman"/>
          <w:color w:val="000000" w:themeColor="text1"/>
        </w:rPr>
        <w:t>gap</w:t>
      </w:r>
      <w:r w:rsidR="4C23590D" w:rsidRPr="00301F09">
        <w:rPr>
          <w:rFonts w:ascii="Calibri" w:eastAsia="Calibri" w:hAnsi="Calibri" w:cs="Times New Roman"/>
          <w:color w:val="000000" w:themeColor="text1"/>
        </w:rPr>
        <w:t>s</w:t>
      </w:r>
      <w:r w:rsidRPr="00301F09">
        <w:rPr>
          <w:rFonts w:ascii="Calibri" w:eastAsia="Calibri" w:hAnsi="Calibri" w:cs="Times New Roman"/>
          <w:color w:val="000000" w:themeColor="text1"/>
        </w:rPr>
        <w:t xml:space="preserve"> </w:t>
      </w:r>
      <w:r w:rsidR="4C23590D" w:rsidRPr="00301F09">
        <w:rPr>
          <w:rFonts w:ascii="Calibri" w:eastAsia="Calibri" w:hAnsi="Calibri" w:cs="Times New Roman"/>
          <w:color w:val="000000" w:themeColor="text1"/>
        </w:rPr>
        <w:t xml:space="preserve">are often </w:t>
      </w:r>
      <w:r w:rsidRPr="00301F09">
        <w:rPr>
          <w:rFonts w:ascii="Calibri" w:eastAsia="Calibri" w:hAnsi="Calibri" w:cs="Times New Roman"/>
          <w:color w:val="000000" w:themeColor="text1"/>
        </w:rPr>
        <w:t xml:space="preserve">implicit: </w:t>
      </w:r>
      <w:r w:rsidR="00AC5345" w:rsidRPr="0447ACBC">
        <w:rPr>
          <w:rFonts w:ascii="Calibri" w:eastAsia="Calibri" w:hAnsi="Calibri" w:cs="Times New Roman"/>
          <w:color w:val="000000" w:themeColor="text1"/>
        </w:rPr>
        <w:t xml:space="preserve">when using the punctuation mark system, </w:t>
      </w:r>
      <w:r w:rsidRPr="00301F09">
        <w:rPr>
          <w:rFonts w:ascii="Calibri" w:eastAsia="Calibri" w:hAnsi="Calibri" w:cs="Times New Roman"/>
          <w:color w:val="000000" w:themeColor="text1"/>
        </w:rPr>
        <w:t>a period between two constituents indicate</w:t>
      </w:r>
      <w:r w:rsidR="00AC5345" w:rsidRPr="0447ACBC">
        <w:rPr>
          <w:rFonts w:ascii="Calibri" w:eastAsia="Calibri" w:hAnsi="Calibri" w:cs="Times New Roman"/>
          <w:color w:val="000000" w:themeColor="text1"/>
        </w:rPr>
        <w:t>s</w:t>
      </w:r>
      <w:r w:rsidRPr="00301F09">
        <w:rPr>
          <w:rFonts w:ascii="Calibri" w:eastAsia="Calibri" w:hAnsi="Calibri" w:cs="Times New Roman"/>
          <w:color w:val="000000" w:themeColor="text1"/>
        </w:rPr>
        <w:t xml:space="preserve"> that it was</w:t>
      </w:r>
      <w:r w:rsidRPr="007C387C">
        <w:rPr>
          <w:rFonts w:ascii="Calibri" w:eastAsia="Calibri" w:hAnsi="Calibri" w:cs="Times New Roman"/>
          <w:color w:val="000000" w:themeColor="text1"/>
        </w:rPr>
        <w:t xml:space="preserve"> </w:t>
      </w:r>
      <w:r w:rsidRPr="00F90E7A">
        <w:rPr>
          <w:rFonts w:ascii="Calibri" w:eastAsia="Calibri" w:hAnsi="Calibri" w:cs="Times New Roman"/>
          <w:color w:val="000000" w:themeColor="text1"/>
        </w:rPr>
        <w:t>not</w:t>
      </w:r>
      <w:r w:rsidRPr="007C387C">
        <w:rPr>
          <w:rFonts w:ascii="Calibri" w:eastAsia="Calibri" w:hAnsi="Calibri" w:cs="Times New Roman"/>
          <w:color w:val="000000" w:themeColor="text1"/>
        </w:rPr>
        <w:t xml:space="preserve"> </w:t>
      </w:r>
      <w:r w:rsidRPr="00301F09">
        <w:rPr>
          <w:rFonts w:ascii="Calibri" w:eastAsia="Calibri" w:hAnsi="Calibri" w:cs="Times New Roman"/>
          <w:color w:val="000000" w:themeColor="text1"/>
        </w:rPr>
        <w:t xml:space="preserve">a direct transfer, or is simply a sequence of ownership dates that do not align. Any research that </w:t>
      </w:r>
      <w:r w:rsidR="4C23590D" w:rsidRPr="00301F09">
        <w:rPr>
          <w:rFonts w:ascii="Calibri" w:eastAsia="Calibri" w:hAnsi="Calibri" w:cs="Times New Roman"/>
          <w:color w:val="000000" w:themeColor="text1"/>
        </w:rPr>
        <w:t>has sought</w:t>
      </w:r>
      <w:r w:rsidRPr="00301F09">
        <w:rPr>
          <w:rFonts w:ascii="Calibri" w:eastAsia="Calibri" w:hAnsi="Calibri" w:cs="Times New Roman"/>
          <w:color w:val="000000" w:themeColor="text1"/>
        </w:rPr>
        <w:t xml:space="preserve"> to fill this gap does not usually appear in full in a provenance narrative</w:t>
      </w:r>
      <w:r w:rsidR="4C23590D" w:rsidRPr="00301F09">
        <w:rPr>
          <w:rFonts w:ascii="Calibri" w:eastAsia="Calibri" w:hAnsi="Calibri" w:cs="Times New Roman"/>
          <w:color w:val="000000" w:themeColor="text1"/>
        </w:rPr>
        <w:t>,</w:t>
      </w:r>
      <w:r w:rsidRPr="00301F09">
        <w:rPr>
          <w:rFonts w:ascii="Calibri" w:eastAsia="Calibri" w:hAnsi="Calibri" w:cs="Times New Roman"/>
          <w:color w:val="000000" w:themeColor="text1"/>
        </w:rPr>
        <w:t xml:space="preserve"> but </w:t>
      </w:r>
      <w:r w:rsidR="007C387C">
        <w:rPr>
          <w:rFonts w:ascii="Calibri" w:eastAsia="Calibri" w:hAnsi="Calibri" w:cs="Times New Roman"/>
          <w:color w:val="000000" w:themeColor="text1"/>
        </w:rPr>
        <w:t xml:space="preserve">it </w:t>
      </w:r>
      <w:r w:rsidRPr="00301F09">
        <w:rPr>
          <w:rFonts w:ascii="Calibri" w:eastAsia="Calibri" w:hAnsi="Calibri" w:cs="Times New Roman"/>
          <w:color w:val="000000" w:themeColor="text1"/>
        </w:rPr>
        <w:t xml:space="preserve">may be described in footnotes. Certain kinds of gaps, notably </w:t>
      </w:r>
      <w:r w:rsidR="4C23590D" w:rsidRPr="00301F09">
        <w:rPr>
          <w:rFonts w:ascii="Calibri" w:eastAsia="Calibri" w:hAnsi="Calibri" w:cs="Times New Roman"/>
          <w:color w:val="000000" w:themeColor="text1"/>
        </w:rPr>
        <w:t xml:space="preserve">those </w:t>
      </w:r>
      <w:r w:rsidR="000F4624">
        <w:rPr>
          <w:rFonts w:ascii="Calibri" w:eastAsia="Calibri" w:hAnsi="Calibri" w:cs="Times New Roman"/>
          <w:color w:val="000000" w:themeColor="text1"/>
        </w:rPr>
        <w:t xml:space="preserve">for the years </w:t>
      </w:r>
      <w:r w:rsidRPr="00301F09">
        <w:rPr>
          <w:rFonts w:ascii="Calibri" w:eastAsia="Calibri" w:hAnsi="Calibri" w:cs="Times New Roman"/>
          <w:color w:val="000000" w:themeColor="text1"/>
        </w:rPr>
        <w:t>during World War II</w:t>
      </w:r>
      <w:r w:rsidR="447A1A4A" w:rsidRPr="00301F09">
        <w:rPr>
          <w:rFonts w:ascii="Calibri" w:eastAsia="Calibri" w:hAnsi="Calibri" w:cs="Times New Roman"/>
          <w:color w:val="000000" w:themeColor="text1"/>
        </w:rPr>
        <w:t xml:space="preserve"> and the preceding Nazi era</w:t>
      </w:r>
      <w:r w:rsidRPr="00301F09">
        <w:rPr>
          <w:rFonts w:ascii="Calibri" w:eastAsia="Calibri" w:hAnsi="Calibri" w:cs="Times New Roman"/>
          <w:color w:val="000000" w:themeColor="text1"/>
        </w:rPr>
        <w:t>, may be flagged and searchable in a museum’s collection page</w:t>
      </w:r>
      <w:r w:rsidR="4C23590D" w:rsidRPr="00301F09">
        <w:rPr>
          <w:rFonts w:ascii="Calibri" w:eastAsia="Calibri" w:hAnsi="Calibri" w:cs="Times New Roman"/>
          <w:color w:val="000000" w:themeColor="text1"/>
        </w:rPr>
        <w:t>, or presented separately</w:t>
      </w:r>
      <w:r w:rsidR="4BB61ECA" w:rsidRPr="00301F09">
        <w:rPr>
          <w:rFonts w:ascii="Calibri" w:eastAsia="Calibri" w:hAnsi="Calibri" w:cs="Times New Roman"/>
          <w:color w:val="000000" w:themeColor="text1"/>
        </w:rPr>
        <w:t>.</w:t>
      </w:r>
      <w:r w:rsidR="0015043F" w:rsidRPr="00301F09">
        <w:rPr>
          <w:rStyle w:val="EndnoteReference"/>
          <w:rFonts w:ascii="Calibri" w:eastAsia="Calibri" w:hAnsi="Calibri" w:cs="Times New Roman"/>
          <w:color w:val="000000" w:themeColor="text1"/>
        </w:rPr>
        <w:endnoteReference w:id="213"/>
      </w:r>
    </w:p>
    <w:p w14:paraId="48A45792" w14:textId="40154F8E" w:rsidR="002D3FAA" w:rsidRPr="00301F09" w:rsidRDefault="002D3FAA" w:rsidP="00D7382D">
      <w:pPr>
        <w:spacing w:line="360" w:lineRule="auto"/>
        <w:ind w:firstLine="720"/>
        <w:rPr>
          <w:rFonts w:ascii="Calibri" w:eastAsia="Calibri" w:hAnsi="Calibri" w:cs="Times New Roman"/>
          <w:color w:val="000000" w:themeColor="text1"/>
        </w:rPr>
      </w:pPr>
      <w:r w:rsidRPr="00301F09">
        <w:rPr>
          <w:rFonts w:ascii="Calibri" w:eastAsia="Calibri" w:hAnsi="Calibri" w:cs="Times New Roman"/>
          <w:color w:val="000000" w:themeColor="text1"/>
        </w:rPr>
        <w:t>It is possible that the status of gaps in museum provenance</w:t>
      </w:r>
      <w:r w:rsidR="009B387E">
        <w:rPr>
          <w:rFonts w:ascii="Calibri" w:eastAsia="Calibri" w:hAnsi="Calibri" w:cs="Times New Roman"/>
          <w:color w:val="000000" w:themeColor="text1"/>
        </w:rPr>
        <w:t xml:space="preserve"> information</w:t>
      </w:r>
      <w:r w:rsidRPr="00301F09">
        <w:rPr>
          <w:rFonts w:ascii="Calibri" w:eastAsia="Calibri" w:hAnsi="Calibri" w:cs="Times New Roman"/>
          <w:color w:val="000000" w:themeColor="text1"/>
        </w:rPr>
        <w:t xml:space="preserve"> is at a turning point, as </w:t>
      </w:r>
      <w:r w:rsidR="4C23590D" w:rsidRPr="00301F09">
        <w:rPr>
          <w:rFonts w:ascii="Calibri" w:eastAsia="Calibri" w:hAnsi="Calibri" w:cs="Times New Roman"/>
          <w:color w:val="000000" w:themeColor="text1"/>
        </w:rPr>
        <w:t xml:space="preserve">institutions </w:t>
      </w:r>
      <w:r w:rsidRPr="00301F09">
        <w:rPr>
          <w:rFonts w:ascii="Calibri" w:eastAsia="Calibri" w:hAnsi="Calibri" w:cs="Times New Roman"/>
          <w:color w:val="000000" w:themeColor="text1"/>
        </w:rPr>
        <w:t>create new syntax and technical solutions for making these “known</w:t>
      </w:r>
      <w:r w:rsidR="6ED9AD49" w:rsidRPr="00301F09">
        <w:rPr>
          <w:rFonts w:ascii="Calibri" w:eastAsia="Calibri" w:hAnsi="Calibri" w:cs="Times New Roman"/>
          <w:color w:val="000000" w:themeColor="text1"/>
        </w:rPr>
        <w:t xml:space="preserve"> </w:t>
      </w:r>
      <w:r w:rsidR="139DB05D" w:rsidRPr="00301F09">
        <w:rPr>
          <w:rFonts w:ascii="Calibri" w:eastAsia="Calibri" w:hAnsi="Calibri" w:cs="Times New Roman"/>
          <w:color w:val="000000" w:themeColor="text1"/>
        </w:rPr>
        <w:t>unknowns” evident</w:t>
      </w:r>
      <w:r w:rsidR="4C23590D" w:rsidRPr="00301F09">
        <w:rPr>
          <w:rFonts w:ascii="Calibri" w:eastAsia="Calibri" w:hAnsi="Calibri" w:cs="Times New Roman"/>
          <w:color w:val="000000" w:themeColor="text1"/>
        </w:rPr>
        <w:t xml:space="preserve">. For example, the </w:t>
      </w:r>
      <w:r w:rsidRPr="00301F09">
        <w:rPr>
          <w:rFonts w:ascii="Calibri" w:eastAsia="Calibri" w:hAnsi="Calibri" w:cs="Times New Roman"/>
          <w:color w:val="000000" w:themeColor="text1"/>
        </w:rPr>
        <w:t>Städel Museum in Frankfurt, Germany</w:t>
      </w:r>
      <w:r w:rsidR="007C387C">
        <w:rPr>
          <w:rFonts w:ascii="Calibri" w:eastAsia="Calibri" w:hAnsi="Calibri" w:cs="Times New Roman"/>
          <w:color w:val="000000" w:themeColor="text1"/>
        </w:rPr>
        <w:t>,</w:t>
      </w:r>
      <w:r w:rsidRPr="00301F09">
        <w:rPr>
          <w:rFonts w:ascii="Calibri" w:eastAsia="Calibri" w:hAnsi="Calibri" w:cs="Times New Roman"/>
          <w:color w:val="000000" w:themeColor="text1"/>
        </w:rPr>
        <w:t xml:space="preserve"> has introduced the use of ellipses as a “placeholder” to </w:t>
      </w:r>
      <w:r w:rsidR="4C23590D" w:rsidRPr="00301F09">
        <w:rPr>
          <w:rFonts w:ascii="Calibri" w:eastAsia="Calibri" w:hAnsi="Calibri" w:cs="Times New Roman"/>
          <w:color w:val="000000" w:themeColor="text1"/>
        </w:rPr>
        <w:t>acknowledge</w:t>
      </w:r>
      <w:r w:rsidRPr="00301F09">
        <w:rPr>
          <w:rFonts w:ascii="Calibri" w:eastAsia="Calibri" w:hAnsi="Calibri" w:cs="Times New Roman"/>
          <w:color w:val="000000" w:themeColor="text1"/>
        </w:rPr>
        <w:t xml:space="preserve"> gaps in a provenance.</w:t>
      </w:r>
      <w:r w:rsidRPr="00301F09">
        <w:rPr>
          <w:rFonts w:ascii="Calibri" w:eastAsia="Calibri" w:hAnsi="Calibri" w:cs="Times New Roman"/>
          <w:color w:val="000000" w:themeColor="text1"/>
          <w:vertAlign w:val="superscript"/>
        </w:rPr>
        <w:endnoteReference w:id="214"/>
      </w:r>
      <w:r w:rsidRPr="00301F09">
        <w:rPr>
          <w:rFonts w:ascii="Calibri" w:eastAsia="Calibri" w:hAnsi="Calibri" w:cs="Times New Roman"/>
          <w:color w:val="000000" w:themeColor="text1"/>
        </w:rPr>
        <w:t xml:space="preserve"> Another option comes from the Hood Museum at Dartmouth, where some provenances begin with: “Collected by an unknown antiquities dealer, date unknown.”</w:t>
      </w:r>
      <w:r w:rsidRPr="00301F09">
        <w:rPr>
          <w:rStyle w:val="EndnoteReference"/>
          <w:rFonts w:ascii="Calibri" w:eastAsia="Calibri" w:hAnsi="Calibri" w:cs="Times New Roman"/>
          <w:color w:val="000000" w:themeColor="text1"/>
        </w:rPr>
        <w:endnoteReference w:id="215"/>
      </w:r>
      <w:r w:rsidRPr="00301F09">
        <w:rPr>
          <w:rFonts w:ascii="Calibri" w:eastAsia="Calibri" w:hAnsi="Calibri" w:cs="Times New Roman"/>
          <w:color w:val="000000" w:themeColor="text1"/>
        </w:rPr>
        <w:t xml:space="preserve"> </w:t>
      </w:r>
      <w:r w:rsidR="007C387C">
        <w:rPr>
          <w:rFonts w:ascii="Calibri" w:eastAsia="Calibri" w:hAnsi="Calibri" w:cs="Times New Roman"/>
          <w:color w:val="000000" w:themeColor="text1"/>
        </w:rPr>
        <w:t>T</w:t>
      </w:r>
      <w:r w:rsidRPr="00301F09">
        <w:rPr>
          <w:rFonts w:ascii="Calibri" w:eastAsia="Calibri" w:hAnsi="Calibri" w:cs="Times New Roman"/>
          <w:color w:val="000000" w:themeColor="text1"/>
        </w:rPr>
        <w:t>he Brooklyn Museum</w:t>
      </w:r>
      <w:r w:rsidR="007C387C">
        <w:rPr>
          <w:rFonts w:ascii="Calibri" w:eastAsia="Calibri" w:hAnsi="Calibri" w:cs="Times New Roman"/>
          <w:color w:val="000000" w:themeColor="text1"/>
        </w:rPr>
        <w:t xml:space="preserve"> in New York</w:t>
      </w:r>
      <w:r w:rsidRPr="00301F09">
        <w:rPr>
          <w:rFonts w:ascii="Calibri" w:eastAsia="Calibri" w:hAnsi="Calibri" w:cs="Times New Roman"/>
          <w:color w:val="000000" w:themeColor="text1"/>
        </w:rPr>
        <w:t xml:space="preserve"> uses “archaeological provenance not yet documented” for antiquities with ”no recorded archaeological context</w:t>
      </w:r>
      <w:r w:rsidR="00463B67">
        <w:rPr>
          <w:rFonts w:ascii="Calibri" w:eastAsia="Calibri" w:hAnsi="Calibri" w:cs="Times New Roman"/>
          <w:color w:val="000000" w:themeColor="text1"/>
        </w:rPr>
        <w:t>.</w:t>
      </w:r>
      <w:r w:rsidRPr="00301F09">
        <w:rPr>
          <w:rFonts w:ascii="Calibri" w:eastAsia="Calibri" w:hAnsi="Calibri" w:cs="Times New Roman"/>
          <w:color w:val="000000" w:themeColor="text1"/>
        </w:rPr>
        <w:t>”</w:t>
      </w:r>
      <w:r w:rsidRPr="00301F09">
        <w:rPr>
          <w:rFonts w:ascii="Calibri" w:eastAsia="Calibri" w:hAnsi="Calibri" w:cs="Times New Roman"/>
          <w:color w:val="000000" w:themeColor="text1"/>
          <w:vertAlign w:val="superscript"/>
        </w:rPr>
        <w:endnoteReference w:id="216"/>
      </w:r>
      <w:r w:rsidRPr="00301F09">
        <w:rPr>
          <w:rFonts w:ascii="Calibri" w:eastAsia="Calibri" w:hAnsi="Calibri" w:cs="Times New Roman"/>
          <w:color w:val="000000" w:themeColor="text1"/>
        </w:rPr>
        <w:t xml:space="preserve"> The North Carolina Museum of Art </w:t>
      </w:r>
      <w:r w:rsidR="007C387C">
        <w:rPr>
          <w:rFonts w:ascii="Calibri" w:eastAsia="Calibri" w:hAnsi="Calibri" w:cs="Times New Roman"/>
          <w:color w:val="000000" w:themeColor="text1"/>
        </w:rPr>
        <w:t>in Raleigh,</w:t>
      </w:r>
      <w:r w:rsidR="007C387C" w:rsidRPr="007C387C">
        <w:rPr>
          <w:rFonts w:ascii="Calibri" w:eastAsia="Calibri" w:hAnsi="Calibri" w:cs="Times New Roman"/>
          <w:color w:val="000000" w:themeColor="text1"/>
        </w:rPr>
        <w:t xml:space="preserve"> </w:t>
      </w:r>
      <w:r w:rsidR="007C387C" w:rsidRPr="00301F09">
        <w:rPr>
          <w:rFonts w:ascii="Calibri" w:eastAsia="Calibri" w:hAnsi="Calibri" w:cs="Times New Roman"/>
          <w:color w:val="000000" w:themeColor="text1"/>
        </w:rPr>
        <w:t>to clarify the character of provenience data</w:t>
      </w:r>
      <w:r w:rsidR="00A761F9">
        <w:rPr>
          <w:rFonts w:ascii="Calibri" w:eastAsia="Calibri" w:hAnsi="Calibri" w:cs="Times New Roman"/>
          <w:color w:val="000000" w:themeColor="text1"/>
        </w:rPr>
        <w:t>,</w:t>
      </w:r>
      <w:r w:rsidR="007C387C">
        <w:rPr>
          <w:rFonts w:ascii="Calibri" w:eastAsia="Calibri" w:hAnsi="Calibri" w:cs="Times New Roman"/>
          <w:color w:val="000000" w:themeColor="text1"/>
        </w:rPr>
        <w:t xml:space="preserve"> </w:t>
      </w:r>
      <w:r w:rsidRPr="00301F09">
        <w:rPr>
          <w:rFonts w:ascii="Calibri" w:eastAsia="Calibri" w:hAnsi="Calibri" w:cs="Times New Roman"/>
          <w:color w:val="000000" w:themeColor="text1"/>
        </w:rPr>
        <w:t xml:space="preserve">uses syntax guidelines for antiquities that differentiate between </w:t>
      </w:r>
      <w:r w:rsidR="6ED9AD49" w:rsidRPr="00301F09">
        <w:rPr>
          <w:rFonts w:ascii="Calibri" w:eastAsia="Calibri" w:hAnsi="Calibri" w:cs="Times New Roman"/>
          <w:color w:val="000000" w:themeColor="text1"/>
        </w:rPr>
        <w:t>“</w:t>
      </w:r>
      <w:r w:rsidRPr="00301F09">
        <w:rPr>
          <w:rFonts w:ascii="Calibri" w:eastAsia="Calibri" w:hAnsi="Calibri" w:cs="Times New Roman"/>
          <w:color w:val="000000" w:themeColor="text1"/>
        </w:rPr>
        <w:t>Provenience unknown</w:t>
      </w:r>
      <w:r w:rsidR="007C387C">
        <w:rPr>
          <w:rFonts w:ascii="Calibri" w:eastAsia="Calibri" w:hAnsi="Calibri" w:cs="Times New Roman"/>
          <w:color w:val="000000" w:themeColor="text1"/>
        </w:rPr>
        <w:t>,</w:t>
      </w:r>
      <w:r w:rsidR="6ED9AD49" w:rsidRPr="00301F09">
        <w:rPr>
          <w:rFonts w:ascii="Calibri" w:eastAsia="Calibri" w:hAnsi="Calibri" w:cs="Times New Roman"/>
          <w:color w:val="000000" w:themeColor="text1"/>
        </w:rPr>
        <w:t>”</w:t>
      </w:r>
      <w:r w:rsidRPr="00301F09">
        <w:rPr>
          <w:rFonts w:ascii="Calibri" w:eastAsia="Calibri" w:hAnsi="Calibri" w:cs="Times New Roman"/>
          <w:color w:val="000000" w:themeColor="text1"/>
        </w:rPr>
        <w:t xml:space="preserve"> </w:t>
      </w:r>
      <w:r w:rsidR="6ED9AD49" w:rsidRPr="00301F09">
        <w:rPr>
          <w:rFonts w:ascii="Calibri" w:eastAsia="Calibri" w:hAnsi="Calibri" w:cs="Times New Roman"/>
          <w:color w:val="000000" w:themeColor="text1"/>
        </w:rPr>
        <w:t>“</w:t>
      </w:r>
      <w:r w:rsidRPr="00301F09">
        <w:rPr>
          <w:rFonts w:ascii="Calibri" w:eastAsia="Calibri" w:hAnsi="Calibri" w:cs="Times New Roman"/>
          <w:color w:val="000000" w:themeColor="text1"/>
        </w:rPr>
        <w:t>Possible Provenience</w:t>
      </w:r>
      <w:r w:rsidR="007C387C">
        <w:rPr>
          <w:rFonts w:ascii="Calibri" w:eastAsia="Calibri" w:hAnsi="Calibri" w:cs="Times New Roman"/>
          <w:color w:val="000000" w:themeColor="text1"/>
        </w:rPr>
        <w:t>,</w:t>
      </w:r>
      <w:r w:rsidR="6ED9AD49" w:rsidRPr="00301F09">
        <w:rPr>
          <w:rFonts w:ascii="Calibri" w:eastAsia="Calibri" w:hAnsi="Calibri" w:cs="Times New Roman"/>
          <w:color w:val="000000" w:themeColor="text1"/>
        </w:rPr>
        <w:t>”</w:t>
      </w:r>
      <w:r w:rsidRPr="00301F09">
        <w:rPr>
          <w:rFonts w:ascii="Calibri" w:eastAsia="Calibri" w:hAnsi="Calibri" w:cs="Times New Roman"/>
          <w:color w:val="000000" w:themeColor="text1"/>
        </w:rPr>
        <w:t xml:space="preserve"> </w:t>
      </w:r>
      <w:r w:rsidR="6ED9AD49" w:rsidRPr="00301F09">
        <w:rPr>
          <w:rFonts w:ascii="Calibri" w:eastAsia="Calibri" w:hAnsi="Calibri" w:cs="Times New Roman"/>
          <w:color w:val="000000" w:themeColor="text1"/>
        </w:rPr>
        <w:t>“</w:t>
      </w:r>
      <w:r w:rsidRPr="00301F09">
        <w:rPr>
          <w:rFonts w:ascii="Calibri" w:eastAsia="Calibri" w:hAnsi="Calibri" w:cs="Times New Roman"/>
          <w:color w:val="000000" w:themeColor="text1"/>
        </w:rPr>
        <w:t>Provenience (recorded)</w:t>
      </w:r>
      <w:r w:rsidR="007C387C">
        <w:rPr>
          <w:rFonts w:ascii="Calibri" w:eastAsia="Calibri" w:hAnsi="Calibri" w:cs="Times New Roman"/>
          <w:color w:val="000000" w:themeColor="text1"/>
        </w:rPr>
        <w:t>,</w:t>
      </w:r>
      <w:r w:rsidR="6ED9AD49" w:rsidRPr="00301F09">
        <w:rPr>
          <w:rFonts w:ascii="Calibri" w:eastAsia="Calibri" w:hAnsi="Calibri" w:cs="Times New Roman"/>
          <w:color w:val="000000" w:themeColor="text1"/>
        </w:rPr>
        <w:t>”</w:t>
      </w:r>
      <w:r w:rsidRPr="00301F09">
        <w:rPr>
          <w:rFonts w:ascii="Calibri" w:eastAsia="Calibri" w:hAnsi="Calibri" w:cs="Times New Roman"/>
          <w:color w:val="000000" w:themeColor="text1"/>
        </w:rPr>
        <w:t xml:space="preserve"> and </w:t>
      </w:r>
      <w:r w:rsidR="6ED9AD49" w:rsidRPr="00301F09">
        <w:rPr>
          <w:rFonts w:ascii="Calibri" w:eastAsia="Calibri" w:hAnsi="Calibri" w:cs="Times New Roman"/>
          <w:color w:val="000000" w:themeColor="text1"/>
        </w:rPr>
        <w:t>“</w:t>
      </w:r>
      <w:r w:rsidRPr="00301F09">
        <w:rPr>
          <w:rFonts w:ascii="Calibri" w:eastAsia="Calibri" w:hAnsi="Calibri" w:cs="Times New Roman"/>
          <w:color w:val="000000" w:themeColor="text1"/>
        </w:rPr>
        <w:t>Provenience (excavated)</w:t>
      </w:r>
      <w:r w:rsidR="6ED9AD49" w:rsidRPr="00301F09">
        <w:rPr>
          <w:rFonts w:ascii="Calibri" w:eastAsia="Calibri" w:hAnsi="Calibri" w:cs="Times New Roman"/>
          <w:color w:val="000000" w:themeColor="text1"/>
        </w:rPr>
        <w:t>”</w:t>
      </w:r>
      <w:r w:rsidRPr="00301F09">
        <w:rPr>
          <w:rFonts w:ascii="Calibri" w:eastAsia="Calibri" w:hAnsi="Calibri" w:cs="Times New Roman"/>
          <w:color w:val="000000" w:themeColor="text1"/>
        </w:rPr>
        <w:t>.</w:t>
      </w:r>
      <w:r w:rsidRPr="00301F09">
        <w:rPr>
          <w:rFonts w:ascii="Calibri" w:eastAsia="Calibri" w:hAnsi="Calibri" w:cs="Times New Roman"/>
          <w:color w:val="000000" w:themeColor="text1"/>
          <w:vertAlign w:val="superscript"/>
        </w:rPr>
        <w:endnoteReference w:id="217"/>
      </w:r>
      <w:r w:rsidRPr="00301F09">
        <w:rPr>
          <w:rFonts w:ascii="Calibri" w:eastAsia="Calibri" w:hAnsi="Calibri" w:cs="Times New Roman"/>
          <w:color w:val="000000" w:themeColor="text1"/>
        </w:rPr>
        <w:t xml:space="preserve"> </w:t>
      </w:r>
      <w:r w:rsidR="6ED9AD49" w:rsidRPr="00301F09">
        <w:rPr>
          <w:rFonts w:ascii="Calibri" w:eastAsia="Calibri" w:hAnsi="Calibri" w:cs="Times New Roman"/>
          <w:color w:val="000000" w:themeColor="text1"/>
        </w:rPr>
        <w:t xml:space="preserve">These options </w:t>
      </w:r>
      <w:r w:rsidRPr="00301F09">
        <w:rPr>
          <w:rFonts w:ascii="Calibri" w:eastAsia="Calibri" w:hAnsi="Calibri" w:cs="Times New Roman"/>
          <w:color w:val="000000" w:themeColor="text1"/>
        </w:rPr>
        <w:t xml:space="preserve">acknowledge that </w:t>
      </w:r>
      <w:r w:rsidR="6ED9AD49" w:rsidRPr="00301F09">
        <w:rPr>
          <w:rFonts w:ascii="Calibri" w:eastAsia="Calibri" w:hAnsi="Calibri" w:cs="Times New Roman"/>
          <w:color w:val="000000" w:themeColor="text1"/>
        </w:rPr>
        <w:t xml:space="preserve">an object’s modern discovery </w:t>
      </w:r>
      <w:r w:rsidR="71A75F29" w:rsidRPr="00301F09">
        <w:rPr>
          <w:rFonts w:ascii="Calibri" w:eastAsia="Calibri" w:hAnsi="Calibri" w:cs="Times New Roman"/>
          <w:color w:val="000000" w:themeColor="text1"/>
        </w:rPr>
        <w:t>took place</w:t>
      </w:r>
      <w:r w:rsidRPr="00301F09">
        <w:rPr>
          <w:rFonts w:ascii="Calibri" w:eastAsia="Calibri" w:hAnsi="Calibri" w:cs="Times New Roman"/>
          <w:color w:val="000000" w:themeColor="text1"/>
        </w:rPr>
        <w:t xml:space="preserve">, even if </w:t>
      </w:r>
      <w:r w:rsidR="6ED9AD49" w:rsidRPr="00301F09">
        <w:rPr>
          <w:rFonts w:ascii="Calibri" w:eastAsia="Calibri" w:hAnsi="Calibri" w:cs="Times New Roman"/>
          <w:color w:val="000000" w:themeColor="text1"/>
        </w:rPr>
        <w:t>the</w:t>
      </w:r>
      <w:r w:rsidRPr="00301F09">
        <w:rPr>
          <w:rFonts w:ascii="Calibri" w:eastAsia="Calibri" w:hAnsi="Calibri" w:cs="Times New Roman"/>
          <w:color w:val="000000" w:themeColor="text1"/>
        </w:rPr>
        <w:t xml:space="preserve"> details are unrecorded or </w:t>
      </w:r>
      <w:r w:rsidR="6ED9AD49" w:rsidRPr="00301F09">
        <w:rPr>
          <w:rFonts w:ascii="Calibri" w:eastAsia="Calibri" w:hAnsi="Calibri" w:cs="Times New Roman"/>
          <w:color w:val="000000" w:themeColor="text1"/>
        </w:rPr>
        <w:t xml:space="preserve">presently </w:t>
      </w:r>
      <w:r w:rsidRPr="00301F09">
        <w:rPr>
          <w:rFonts w:ascii="Calibri" w:eastAsia="Calibri" w:hAnsi="Calibri" w:cs="Times New Roman"/>
          <w:color w:val="000000" w:themeColor="text1"/>
        </w:rPr>
        <w:t>unknown</w:t>
      </w:r>
      <w:r w:rsidR="00985FA8">
        <w:rPr>
          <w:rFonts w:ascii="Calibri" w:eastAsia="Calibri" w:hAnsi="Calibri" w:cs="Times New Roman"/>
          <w:color w:val="000000" w:themeColor="text1"/>
        </w:rPr>
        <w:t xml:space="preserve">, </w:t>
      </w:r>
      <w:r w:rsidRPr="00301F09">
        <w:rPr>
          <w:rFonts w:ascii="Calibri" w:eastAsia="Calibri" w:hAnsi="Calibri" w:cs="Times New Roman"/>
          <w:color w:val="000000" w:themeColor="text1"/>
        </w:rPr>
        <w:t>rather than defaulting to the first identified collector or dealer</w:t>
      </w:r>
      <w:r w:rsidR="71A75F29" w:rsidRPr="00301F09">
        <w:rPr>
          <w:rFonts w:ascii="Calibri" w:eastAsia="Calibri" w:hAnsi="Calibri" w:cs="Times New Roman"/>
          <w:color w:val="000000" w:themeColor="text1"/>
        </w:rPr>
        <w:t xml:space="preserve"> as the start of a provenance</w:t>
      </w:r>
      <w:r w:rsidR="00985FA8">
        <w:rPr>
          <w:rFonts w:ascii="Calibri" w:eastAsia="Calibri" w:hAnsi="Calibri" w:cs="Times New Roman"/>
          <w:color w:val="000000" w:themeColor="text1"/>
        </w:rPr>
        <w:t xml:space="preserve"> record</w:t>
      </w:r>
      <w:r w:rsidRPr="00301F09">
        <w:rPr>
          <w:rFonts w:ascii="Calibri" w:eastAsia="Calibri" w:hAnsi="Calibri" w:cs="Times New Roman"/>
          <w:color w:val="000000" w:themeColor="text1"/>
        </w:rPr>
        <w:t>.</w:t>
      </w:r>
    </w:p>
    <w:p w14:paraId="20D89AE7" w14:textId="77777777" w:rsidR="00CC0816" w:rsidRPr="00301F09" w:rsidRDefault="00CC0816" w:rsidP="007C54DB">
      <w:pPr>
        <w:spacing w:line="360" w:lineRule="auto"/>
        <w:rPr>
          <w:rFonts w:ascii="Calibri" w:eastAsia="Calibri" w:hAnsi="Calibri" w:cs="Times New Roman"/>
          <w:color w:val="000000" w:themeColor="text1"/>
        </w:rPr>
      </w:pPr>
    </w:p>
    <w:p w14:paraId="3A71747A" w14:textId="304A0970" w:rsidR="63DA0401" w:rsidRDefault="002D3FAA" w:rsidP="00366A7F">
      <w:pPr>
        <w:pStyle w:val="Heading3"/>
      </w:pPr>
      <w:r w:rsidRPr="00C10525">
        <w:t>Special Considerat</w:t>
      </w:r>
      <w:r w:rsidRPr="00A02325">
        <w:t>i</w:t>
      </w:r>
      <w:r w:rsidRPr="00C10525">
        <w:t>on for Antiquities</w:t>
      </w:r>
      <w:r w:rsidR="00A01B54" w:rsidRPr="00C10525">
        <w:t>: Assessing Findspot Documentation</w:t>
      </w:r>
    </w:p>
    <w:p w14:paraId="3C5EDF78" w14:textId="42845481" w:rsidR="002D1411" w:rsidRDefault="63DA0401" w:rsidP="000F42EC">
      <w:pPr>
        <w:spacing w:line="360" w:lineRule="auto"/>
      </w:pPr>
      <w:r w:rsidRPr="5AE489F2">
        <w:t>Apart from some gems, precious luxury objects, and a very small number of famous sculptures,</w:t>
      </w:r>
      <w:r w:rsidR="000D2674" w:rsidRPr="5AE489F2">
        <w:rPr>
          <w:rStyle w:val="EndnoteReference"/>
        </w:rPr>
        <w:endnoteReference w:id="218"/>
      </w:r>
      <w:r w:rsidRPr="5AE489F2">
        <w:t xml:space="preserve"> the vast majority of Mediterranean antiquities preserved today spent centuries underground</w:t>
      </w:r>
      <w:r w:rsidR="000D2674">
        <w:t xml:space="preserve">, </w:t>
      </w:r>
      <w:r w:rsidRPr="5AE489F2">
        <w:t xml:space="preserve">whether through intentional deposition, a chance event like the volcanic eruption of Vesuvius in 79 CE, or </w:t>
      </w:r>
      <w:r w:rsidRPr="5AE489F2">
        <w:lastRenderedPageBreak/>
        <w:t xml:space="preserve">passively over time. </w:t>
      </w:r>
      <w:r w:rsidR="00E14F01" w:rsidRPr="00E14F01">
        <w:t>Even a general place of discovery can provide essential information about the object, such as its likely culture or date, and knowing a specific findspot can reveal more about its ancient use and context.</w:t>
      </w:r>
      <w:r w:rsidR="00E14F01">
        <w:t xml:space="preserve"> </w:t>
      </w:r>
      <w:r w:rsidR="00FA7C23">
        <w:t>P</w:t>
      </w:r>
      <w:r w:rsidR="009B387E">
        <w:t>lace of discovery</w:t>
      </w:r>
      <w:r w:rsidR="00C51038">
        <w:t xml:space="preserve"> </w:t>
      </w:r>
      <w:r w:rsidRPr="5AE489F2">
        <w:t>is thus a critical element of an ancient object’s provenance, and some scholars use the specific term “provenience” to denote a findspot.</w:t>
      </w:r>
      <w:r w:rsidRPr="5AE489F2">
        <w:rPr>
          <w:rStyle w:val="EndnoteReference"/>
        </w:rPr>
        <w:t xml:space="preserve"> </w:t>
      </w:r>
      <w:r w:rsidRPr="5AE489F2">
        <w:t>Unfortunately, however, given centuries of illicit or poorly documented excavations, it remains hard, if not impossible, to trace every object’s history back to the point</w:t>
      </w:r>
      <w:r w:rsidR="00463B67">
        <w:t>—</w:t>
      </w:r>
      <w:r w:rsidRPr="5AE489F2">
        <w:t>in both space and time</w:t>
      </w:r>
      <w:r w:rsidR="00463B67">
        <w:t>—</w:t>
      </w:r>
      <w:r w:rsidRPr="5AE489F2">
        <w:t>that it was unearthed</w:t>
      </w:r>
      <w:r w:rsidRPr="45BC76E2">
        <w:rPr>
          <w:i/>
          <w:iCs/>
        </w:rPr>
        <w:t xml:space="preserve">. </w:t>
      </w:r>
      <w:r w:rsidR="00867F9D">
        <w:t>Excavations also do not solely produce contextualized material</w:t>
      </w:r>
      <w:r w:rsidR="007F3F49">
        <w:t>.</w:t>
      </w:r>
      <w:r w:rsidR="00867F9D">
        <w:t xml:space="preserve"> </w:t>
      </w:r>
      <w:r w:rsidR="007F3F49">
        <w:t>A</w:t>
      </w:r>
      <w:r w:rsidR="00867F9D">
        <w:t xml:space="preserve"> collection associated with an excavation could still include surface finds, objects from spoil heaps, and other ancillary materials. Precision in labeling such circumstances will help clarify these </w:t>
      </w:r>
      <w:r w:rsidR="00A64AF0">
        <w:t xml:space="preserve">factors </w:t>
      </w:r>
      <w:r w:rsidR="00867F9D">
        <w:t>for researchers.</w:t>
      </w:r>
    </w:p>
    <w:p w14:paraId="430808F3" w14:textId="795F07C4" w:rsidR="63DA0401" w:rsidRPr="00894D78" w:rsidRDefault="63DA0401" w:rsidP="00BE0040">
      <w:pPr>
        <w:spacing w:line="360" w:lineRule="auto"/>
        <w:ind w:firstLine="720"/>
      </w:pPr>
      <w:r w:rsidRPr="45BC76E2">
        <w:t xml:space="preserve">In some cases, </w:t>
      </w:r>
      <w:r w:rsidR="00637B27" w:rsidRPr="45BC76E2">
        <w:t xml:space="preserve">an object’s </w:t>
      </w:r>
      <w:r w:rsidRPr="45BC76E2">
        <w:t xml:space="preserve">findspot </w:t>
      </w:r>
      <w:r w:rsidR="00637B27" w:rsidRPr="45BC76E2">
        <w:t xml:space="preserve">is </w:t>
      </w:r>
      <w:r w:rsidRPr="45BC76E2">
        <w:t>closely linked with</w:t>
      </w:r>
      <w:r w:rsidR="00637B27" w:rsidRPr="45BC76E2">
        <w:t xml:space="preserve"> its</w:t>
      </w:r>
      <w:r w:rsidRPr="45BC76E2">
        <w:t xml:space="preserve"> first owner. Some collectors acquired works from finds on their own property</w:t>
      </w:r>
      <w:r w:rsidR="00870E6C" w:rsidRPr="45BC76E2">
        <w:t xml:space="preserve">, such as </w:t>
      </w:r>
      <w:r w:rsidRPr="45BC76E2">
        <w:t>Lucien Bonaparte, Prince of Canino</w:t>
      </w:r>
      <w:r w:rsidR="00AB7A8D">
        <w:t xml:space="preserve"> (1775–1840)</w:t>
      </w:r>
      <w:r w:rsidRPr="45BC76E2">
        <w:t xml:space="preserve">, whose collection of Greek vases came primarily from his estate </w:t>
      </w:r>
      <w:r w:rsidR="00A761F9">
        <w:t xml:space="preserve">in Italy </w:t>
      </w:r>
      <w:r w:rsidRPr="45BC76E2">
        <w:t>near ancient Vulci.</w:t>
      </w:r>
      <w:r w:rsidRPr="45BC76E2">
        <w:rPr>
          <w:rStyle w:val="EndnoteReference"/>
        </w:rPr>
        <w:endnoteReference w:id="219"/>
      </w:r>
      <w:r w:rsidRPr="45BC76E2">
        <w:t xml:space="preserve"> </w:t>
      </w:r>
      <w:r w:rsidR="003A5E91" w:rsidRPr="45BC76E2">
        <w:t xml:space="preserve">Note, however, that </w:t>
      </w:r>
      <w:r w:rsidR="003A5E91" w:rsidRPr="11716611">
        <w:t>t</w:t>
      </w:r>
      <w:r w:rsidR="005B11AB" w:rsidRPr="11716611">
        <w:t xml:space="preserve">he </w:t>
      </w:r>
      <w:r w:rsidR="005B11AB" w:rsidRPr="0073661D">
        <w:t>act of excavation is not always connected to ownership</w:t>
      </w:r>
      <w:r w:rsidR="006A1D41">
        <w:t xml:space="preserve">; </w:t>
      </w:r>
      <w:r w:rsidR="005B11AB" w:rsidRPr="0073661D">
        <w:t xml:space="preserve">excavators are rarely owners, even if, through affiliation, the excavation leader often appears as the only name in publications and provenances. </w:t>
      </w:r>
      <w:r w:rsidR="00A2176E">
        <w:t>Such a</w:t>
      </w:r>
      <w:r w:rsidR="00BE0040" w:rsidRPr="00BE0040">
        <w:t xml:space="preserve"> simpli</w:t>
      </w:r>
      <w:r w:rsidR="00CA25EF">
        <w:t>fi</w:t>
      </w:r>
      <w:r w:rsidR="00BE0040" w:rsidRPr="00BE0040">
        <w:t>cation often erases the number of individuals involved in</w:t>
      </w:r>
      <w:r w:rsidR="00BE0040">
        <w:t xml:space="preserve"> an</w:t>
      </w:r>
      <w:r w:rsidR="00BE0040" w:rsidRPr="00BE0040">
        <w:t xml:space="preserve"> excavation, something increasingly</w:t>
      </w:r>
      <w:r w:rsidR="00BE0040">
        <w:t xml:space="preserve"> being</w:t>
      </w:r>
      <w:r w:rsidR="00BE0040" w:rsidRPr="00BE0040">
        <w:t xml:space="preserve"> reexamined within museum settings</w:t>
      </w:r>
      <w:r w:rsidR="00BE0040">
        <w:t xml:space="preserve">. </w:t>
      </w:r>
      <w:r w:rsidR="00BE0040" w:rsidRPr="00BE0040">
        <w:t>Th</w:t>
      </w:r>
      <w:r w:rsidR="00BE0040">
        <w:t>e</w:t>
      </w:r>
      <w:r w:rsidR="00BE0040" w:rsidRPr="00BE0040">
        <w:t xml:space="preserve"> practice of focusing on a singular excavator can also obfuscate the actual ownership of an object</w:t>
      </w:r>
      <w:r w:rsidR="005B11AB" w:rsidRPr="45BC76E2">
        <w:t xml:space="preserve"> One has only to look at the number of objects in twentieth-century auction catalogues that provide a provenance simply of “Petrie”</w:t>
      </w:r>
      <w:r w:rsidR="00463B67">
        <w:t>—</w:t>
      </w:r>
      <w:r w:rsidR="005B11AB" w:rsidRPr="45BC76E2">
        <w:t>shorthand for Flinders Petrie, one of the most influential British Egyptologists of the nineteenth and early twentieth centuries</w:t>
      </w:r>
      <w:r w:rsidR="00463B67">
        <w:t>—</w:t>
      </w:r>
      <w:r w:rsidR="005B11AB" w:rsidRPr="45BC76E2">
        <w:t>without further reference to site, excavation date, or the Egyptian Exploration Society</w:t>
      </w:r>
      <w:r w:rsidR="00BB71D7">
        <w:t>. Here</w:t>
      </w:r>
      <w:r w:rsidR="005B11AB" w:rsidRPr="45BC76E2">
        <w:t xml:space="preserve"> a connection to a “celebrity” excavator supersede</w:t>
      </w:r>
      <w:r w:rsidR="00BB71D7">
        <w:t>d</w:t>
      </w:r>
      <w:r w:rsidR="005B11AB" w:rsidRPr="45BC76E2">
        <w:t xml:space="preserve"> </w:t>
      </w:r>
      <w:r w:rsidR="00BB71D7">
        <w:t xml:space="preserve">all </w:t>
      </w:r>
      <w:r w:rsidR="005B11AB" w:rsidRPr="45BC76E2">
        <w:t>other data.</w:t>
      </w:r>
      <w:r w:rsidRPr="45BC76E2">
        <w:rPr>
          <w:rStyle w:val="EndnoteReference"/>
          <w:color w:val="000000" w:themeColor="text1"/>
        </w:rPr>
        <w:endnoteReference w:id="220"/>
      </w:r>
    </w:p>
    <w:p w14:paraId="151273E7" w14:textId="3EEC0E67" w:rsidR="16CDBDA3" w:rsidRDefault="16CDBDA3" w:rsidP="63DA0401">
      <w:pPr>
        <w:spacing w:line="360" w:lineRule="auto"/>
        <w:ind w:firstLine="720"/>
      </w:pPr>
      <w:r>
        <w:t>Antiquities may be documented for the first time in a known place or at a secure date, but one or more additional provenance data points, such as the exact location or ownership of the object at the time,</w:t>
      </w:r>
      <w:r w:rsidR="006B6DBB">
        <w:t xml:space="preserve"> may not be</w:t>
      </w:r>
      <w:r>
        <w:t xml:space="preserve"> clear. For instance, the </w:t>
      </w:r>
      <w:r w:rsidRPr="0056726C">
        <w:t>Grave Stele of Herophanta and Posideos</w:t>
      </w:r>
      <w:r w:rsidRPr="006B6DBB">
        <w:t xml:space="preserve"> </w:t>
      </w:r>
      <w:r>
        <w:t>(</w:t>
      </w:r>
      <w:r w:rsidRPr="006B6DBB">
        <w:t>71.AA.288</w:t>
      </w:r>
      <w:r>
        <w:t>)</w:t>
      </w:r>
      <w:r w:rsidRPr="63DA0401">
        <w:rPr>
          <w:rStyle w:val="EndnoteReference"/>
        </w:rPr>
        <w:endnoteReference w:id="221"/>
      </w:r>
      <w:r>
        <w:t xml:space="preserve"> was recorded at some point before 1715 by Paul Lucas. He viewed it while traveling in Smyrna, and </w:t>
      </w:r>
      <w:r w:rsidR="008036BA">
        <w:t xml:space="preserve">later </w:t>
      </w:r>
      <w:r>
        <w:t>published a heavily stylized and somewhat incomplete rendering of the stele in 1720</w:t>
      </w:r>
      <w:r w:rsidR="00CB58BA">
        <w:t>.</w:t>
      </w:r>
      <w:r w:rsidR="008036BA">
        <w:rPr>
          <w:rStyle w:val="EndnoteReference"/>
        </w:rPr>
        <w:endnoteReference w:id="222"/>
      </w:r>
      <w:r>
        <w:t xml:space="preserve"> The condition of the object, as well as the actual date of observation and its ownership, are all unknown. </w:t>
      </w:r>
      <w:r w:rsidR="00366A7F">
        <w:t>“</w:t>
      </w:r>
      <w:r>
        <w:t>Before 1715” serves as the earliest known date by which the stele was observed, but this should be distinguished from its (as yet unknown) date of discovery and not used to infer ownership. Other early eighteenth-century travelers like William Sherard recorded the stele’s inscription and its Smyrna locale, but without any description or depiction of the stele’s face</w:t>
      </w:r>
      <w:r w:rsidR="00CB58BA">
        <w:t>.</w:t>
      </w:r>
      <w:r w:rsidR="005159CA">
        <w:rPr>
          <w:rStyle w:val="EndnoteReference"/>
        </w:rPr>
        <w:endnoteReference w:id="223"/>
      </w:r>
      <w:r>
        <w:t xml:space="preserve"> Nor is this truly </w:t>
      </w:r>
      <w:r w:rsidR="00205E1D">
        <w:t>findspot</w:t>
      </w:r>
      <w:r>
        <w:t xml:space="preserve"> data, because the stele’s </w:t>
      </w:r>
      <w:r>
        <w:lastRenderedPageBreak/>
        <w:t>context—whether it was still partially buried, uncovered, reused, or moved—is likewise lacking from the text. What we know is only that it was visible in this place before a certain date. In the Getty’s database, this is recorded using the Place Found field, which is the closest match for this use case.</w:t>
      </w:r>
    </w:p>
    <w:p w14:paraId="5692C108" w14:textId="55F51FFF" w:rsidR="63DA0401" w:rsidRDefault="63DA0401" w:rsidP="63DA0401">
      <w:pPr>
        <w:spacing w:line="360" w:lineRule="auto"/>
      </w:pPr>
    </w:p>
    <w:p w14:paraId="74FF585F" w14:textId="13A20F9E" w:rsidR="63DA0401" w:rsidRPr="00366A7F" w:rsidRDefault="00CD18F7" w:rsidP="00366A7F">
      <w:pPr>
        <w:pStyle w:val="Heading4"/>
        <w:rPr>
          <w:i w:val="0"/>
          <w:iCs w:val="0"/>
        </w:rPr>
      </w:pPr>
      <w:r w:rsidRPr="00366A7F">
        <w:rPr>
          <w:i w:val="0"/>
          <w:iCs w:val="0"/>
        </w:rPr>
        <w:t>Documented and Said-to-</w:t>
      </w:r>
      <w:r w:rsidR="0092029E" w:rsidRPr="00366A7F">
        <w:rPr>
          <w:i w:val="0"/>
          <w:iCs w:val="0"/>
        </w:rPr>
        <w:t>B</w:t>
      </w:r>
      <w:r w:rsidRPr="00366A7F">
        <w:rPr>
          <w:i w:val="0"/>
          <w:iCs w:val="0"/>
        </w:rPr>
        <w:t>e Findspots</w:t>
      </w:r>
    </w:p>
    <w:p w14:paraId="5EF419D8" w14:textId="524716B6" w:rsidR="008C3AAB" w:rsidRDefault="008C3AAB" w:rsidP="003C2CC2">
      <w:pPr>
        <w:spacing w:line="360" w:lineRule="auto"/>
      </w:pPr>
      <w:r>
        <w:t>Depending on the year and location</w:t>
      </w:r>
      <w:r w:rsidR="00637B57">
        <w:t xml:space="preserve"> </w:t>
      </w:r>
      <w:r w:rsidR="00F479F4">
        <w:t>that</w:t>
      </w:r>
      <w:r w:rsidR="00637B57">
        <w:t xml:space="preserve"> an antiquity is found</w:t>
      </w:r>
      <w:r>
        <w:t xml:space="preserve">, officially excavated material </w:t>
      </w:r>
      <w:r w:rsidR="6CCD4143">
        <w:t xml:space="preserve">most </w:t>
      </w:r>
      <w:r>
        <w:t>often remain</w:t>
      </w:r>
      <w:r w:rsidR="19D949F7">
        <w:t>s</w:t>
      </w:r>
      <w:r>
        <w:t xml:space="preserve"> in the country of discovery.</w:t>
      </w:r>
      <w:r w:rsidRPr="63DA0401">
        <w:rPr>
          <w:rStyle w:val="EndnoteReference"/>
        </w:rPr>
        <w:endnoteReference w:id="224"/>
      </w:r>
      <w:r>
        <w:t xml:space="preserve"> Here, “officially excavated” refers to all legally sanctioned excavations, including those privately funded by or in agreement with the landowner, sponsored by the local or national government, or supported by foreign archaeological interest groups in partnership with local authorities. The excavations themselves might range from a quick rescue survey to </w:t>
      </w:r>
      <w:r w:rsidR="006277FC">
        <w:t xml:space="preserve">a </w:t>
      </w:r>
      <w:r>
        <w:t xml:space="preserve">multiyear scientific excavation campaign. </w:t>
      </w:r>
    </w:p>
    <w:p w14:paraId="3E0DA4CF" w14:textId="20AA50A3" w:rsidR="63DA0401" w:rsidRDefault="63DA0401" w:rsidP="003C2CC2">
      <w:pPr>
        <w:spacing w:line="360" w:lineRule="auto"/>
        <w:ind w:firstLine="720"/>
        <w:rPr>
          <w:i/>
          <w:iCs/>
        </w:rPr>
      </w:pPr>
      <w:r>
        <w:t xml:space="preserve">For material from officially sponsored archaeological excavations, findspot data might be preserved in the object record, in unpublished archives, or in published excavation reports. The depth and completeness of such resources varies depending on the excavation year, location, object type, and the reason for the excavation (chance find, rescue excavation, or an academic expedition). Foundational collections of reports include the </w:t>
      </w:r>
      <w:r w:rsidRPr="45BC76E2">
        <w:rPr>
          <w:i/>
          <w:iCs/>
        </w:rPr>
        <w:t xml:space="preserve">Bullettino </w:t>
      </w:r>
      <w:r w:rsidR="0056726C" w:rsidRPr="45BC76E2">
        <w:rPr>
          <w:i/>
          <w:iCs/>
        </w:rPr>
        <w:t>dell’</w:t>
      </w:r>
      <w:r w:rsidR="0056726C">
        <w:rPr>
          <w:i/>
          <w:iCs/>
        </w:rPr>
        <w:t>I</w:t>
      </w:r>
      <w:r w:rsidR="0056726C" w:rsidRPr="45BC76E2">
        <w:rPr>
          <w:i/>
          <w:iCs/>
        </w:rPr>
        <w:t xml:space="preserve">stituto </w:t>
      </w:r>
      <w:r w:rsidRPr="45BC76E2">
        <w:rPr>
          <w:i/>
          <w:iCs/>
        </w:rPr>
        <w:t xml:space="preserve">di </w:t>
      </w:r>
      <w:r w:rsidR="0056726C" w:rsidRPr="45BC76E2">
        <w:rPr>
          <w:i/>
          <w:iCs/>
        </w:rPr>
        <w:t>Corrispondenza Archeologica</w:t>
      </w:r>
      <w:r w:rsidR="0056726C">
        <w:t xml:space="preserve"> </w:t>
      </w:r>
      <w:r>
        <w:t>(1829–80s),</w:t>
      </w:r>
      <w:r w:rsidRPr="45BC76E2">
        <w:rPr>
          <w:i/>
          <w:iCs/>
        </w:rPr>
        <w:t xml:space="preserve"> </w:t>
      </w:r>
      <w:r>
        <w:t>which focuse</w:t>
      </w:r>
      <w:r w:rsidR="00637B57">
        <w:t>d</w:t>
      </w:r>
      <w:r>
        <w:t xml:space="preserve"> on excavations and finds in Italy, the </w:t>
      </w:r>
      <w:r w:rsidRPr="45BC76E2">
        <w:rPr>
          <w:i/>
          <w:iCs/>
        </w:rPr>
        <w:t>Archäologischer Anzeiger</w:t>
      </w:r>
      <w:r>
        <w:t>,</w:t>
      </w:r>
      <w:r w:rsidRPr="63DA0401">
        <w:rPr>
          <w:rStyle w:val="EndnoteReference"/>
        </w:rPr>
        <w:endnoteReference w:id="225"/>
      </w:r>
      <w:r w:rsidRPr="45BC76E2">
        <w:rPr>
          <w:i/>
          <w:iCs/>
        </w:rPr>
        <w:t xml:space="preserve"> </w:t>
      </w:r>
      <w:r>
        <w:t>and the</w:t>
      </w:r>
      <w:r w:rsidRPr="45BC76E2">
        <w:rPr>
          <w:i/>
          <w:iCs/>
        </w:rPr>
        <w:t xml:space="preserve"> Giornale degli scavi di Pompei </w:t>
      </w:r>
      <w:r>
        <w:t xml:space="preserve">(1850–79), which was incorporated into the </w:t>
      </w:r>
      <w:r w:rsidRPr="45BC76E2">
        <w:rPr>
          <w:i/>
          <w:iCs/>
        </w:rPr>
        <w:t xml:space="preserve">Notizie degli </w:t>
      </w:r>
      <w:r w:rsidR="0056726C" w:rsidRPr="45BC76E2">
        <w:rPr>
          <w:i/>
          <w:iCs/>
        </w:rPr>
        <w:t xml:space="preserve">scavi </w:t>
      </w:r>
      <w:r w:rsidRPr="45BC76E2">
        <w:rPr>
          <w:i/>
          <w:iCs/>
        </w:rPr>
        <w:t xml:space="preserve">di </w:t>
      </w:r>
      <w:r w:rsidR="0056726C" w:rsidRPr="45BC76E2">
        <w:rPr>
          <w:i/>
          <w:iCs/>
        </w:rPr>
        <w:t xml:space="preserve">antichità </w:t>
      </w:r>
      <w:r>
        <w:t xml:space="preserve">(1876–1930). These and similar archival materials are invaluable in reconstructing original tomb groups, associations, and </w:t>
      </w:r>
      <w:r w:rsidR="76C44C68">
        <w:t>other contextual information.</w:t>
      </w:r>
      <w:r>
        <w:t xml:space="preserve"> There is a long </w:t>
      </w:r>
      <w:r w:rsidRPr="00717DCC">
        <w:t>history o</w:t>
      </w:r>
      <w:r>
        <w:t xml:space="preserve">f scholarship investigating these resources </w:t>
      </w:r>
      <w:r w:rsidR="7A7D80BC">
        <w:t xml:space="preserve">to </w:t>
      </w:r>
      <w:r>
        <w:t>connect objects with their early descriptions.</w:t>
      </w:r>
      <w:r w:rsidRPr="63DA0401">
        <w:rPr>
          <w:rStyle w:val="EndnoteReference"/>
        </w:rPr>
        <w:endnoteReference w:id="226"/>
      </w:r>
      <w:r>
        <w:t xml:space="preserve"> </w:t>
      </w:r>
    </w:p>
    <w:p w14:paraId="77897064" w14:textId="57E2E226" w:rsidR="63DA0401" w:rsidRDefault="63DA0401" w:rsidP="63DA0401">
      <w:pPr>
        <w:spacing w:line="360" w:lineRule="auto"/>
        <w:ind w:firstLine="720"/>
      </w:pPr>
      <w:r>
        <w:t>The Roman mosaics in the Getty collection present an instructive range of findspot data, from fully documented excavations to alleged origins.</w:t>
      </w:r>
      <w:r w:rsidRPr="63DA0401">
        <w:rPr>
          <w:rStyle w:val="EndnoteReference"/>
        </w:rPr>
        <w:endnoteReference w:id="227"/>
      </w:r>
      <w:r>
        <w:t xml:space="preserve"> As an example of the former, </w:t>
      </w:r>
      <w:r w:rsidR="004C6463">
        <w:t xml:space="preserve">a </w:t>
      </w:r>
      <w:r>
        <w:t>Mosaic Floor with Animals (</w:t>
      </w:r>
      <w:hyperlink r:id="rId63" w:history="1">
        <w:r w:rsidRPr="006E7034">
          <w:t>70.AH.96</w:t>
        </w:r>
      </w:hyperlink>
      <w:r>
        <w:t>)</w:t>
      </w:r>
      <w:r w:rsidRPr="63DA0401">
        <w:rPr>
          <w:rStyle w:val="EndnoteReference"/>
        </w:rPr>
        <w:endnoteReference w:id="228"/>
      </w:r>
      <w:r>
        <w:t xml:space="preserve"> was discovered in 1938 during the Princeton University–led excavation of Antioch-on-the-Orontes (1932–39), a partnership between museums and the Syrian Antiquities Service.</w:t>
      </w:r>
      <w:r w:rsidRPr="63DA0401">
        <w:rPr>
          <w:rStyle w:val="EndnoteReference"/>
        </w:rPr>
        <w:endnoteReference w:id="229"/>
      </w:r>
      <w:r>
        <w:t xml:space="preserve"> The excavations were documented and published, allowing for </w:t>
      </w:r>
      <w:r w:rsidR="008954E8">
        <w:t xml:space="preserve">the Getty mosaic and others from the same bath complex, </w:t>
      </w:r>
      <w:r w:rsidR="00395D29">
        <w:t>now dispersed</w:t>
      </w:r>
      <w:r w:rsidR="008954E8">
        <w:t>,</w:t>
      </w:r>
      <w:r w:rsidR="00395D29">
        <w:t xml:space="preserve"> to be </w:t>
      </w:r>
      <w:r w:rsidR="000C7558">
        <w:t>understood</w:t>
      </w:r>
      <w:r w:rsidR="00C30961">
        <w:t xml:space="preserve"> in their original special </w:t>
      </w:r>
      <w:r w:rsidR="00EC0FC7">
        <w:t>context</w:t>
      </w:r>
      <w:r>
        <w:t>.</w:t>
      </w:r>
      <w:r w:rsidRPr="63DA0401">
        <w:rPr>
          <w:rStyle w:val="EndnoteReference"/>
        </w:rPr>
        <w:endnoteReference w:id="230"/>
      </w:r>
      <w:r>
        <w:t xml:space="preserve"> One panel of the mosaic even has its excavation cataloguing information handwritten on the reverse, “b367-143E,” which matches an Antioch find card in Princeton’s archives of the excavation.</w:t>
      </w:r>
      <w:r w:rsidRPr="63DA0401">
        <w:rPr>
          <w:rStyle w:val="EndnoteReference"/>
        </w:rPr>
        <w:endnoteReference w:id="231"/>
      </w:r>
    </w:p>
    <w:p w14:paraId="5B535420" w14:textId="3C6EC358" w:rsidR="63DA0401" w:rsidRDefault="63DA0401" w:rsidP="63DA0401">
      <w:pPr>
        <w:spacing w:line="360" w:lineRule="auto"/>
        <w:ind w:firstLine="720"/>
      </w:pPr>
      <w:r>
        <w:lastRenderedPageBreak/>
        <w:t xml:space="preserve">For finds made outside of official excavation expeditions, records of their discovery can </w:t>
      </w:r>
      <w:r w:rsidR="007D7F3B">
        <w:t xml:space="preserve">often </w:t>
      </w:r>
      <w:r>
        <w:t>be found in antiquities periodicals, newspapers, or comprehensive object surveys in academic corpora and inventories.</w:t>
      </w:r>
      <w:r w:rsidR="00DE0088">
        <w:t xml:space="preserve"> T</w:t>
      </w:r>
      <w:r w:rsidR="005126AA">
        <w:t xml:space="preserve">he </w:t>
      </w:r>
      <w:r w:rsidR="00DE0088">
        <w:t xml:space="preserve">Getty’s </w:t>
      </w:r>
      <w:r w:rsidR="005126AA">
        <w:t>mosaic with</w:t>
      </w:r>
      <w:r>
        <w:t xml:space="preserve"> Orpheus</w:t>
      </w:r>
      <w:r w:rsidR="007D7F3B">
        <w:t xml:space="preserve"> and the Animals</w:t>
      </w:r>
      <w:r>
        <w:t xml:space="preserve"> (</w:t>
      </w:r>
      <w:hyperlink r:id="rId64" w:history="1">
        <w:r w:rsidRPr="006E7034">
          <w:t>62.AH.2</w:t>
        </w:r>
      </w:hyperlink>
      <w:r>
        <w:t>)</w:t>
      </w:r>
      <w:r w:rsidRPr="63DA0401">
        <w:rPr>
          <w:rStyle w:val="EndnoteReference"/>
        </w:rPr>
        <w:endnoteReference w:id="232"/>
      </w:r>
      <w:r>
        <w:t xml:space="preserve"> was such a chance find, discovered in 1899 by a farmhand on private property in Saint-Romain-en-Gal, France. In 1911 the landowner sold the rights to fully unearth and lift any mosaics found on the property, and in 1913 they were excavated and ultimately sold. The finds were included in France’s official mosaic corpus publication as a recent discovery </w:t>
      </w:r>
      <w:r w:rsidR="00DE0088">
        <w:t xml:space="preserve">when </w:t>
      </w:r>
      <w:r>
        <w:t>still in situ, and once excavated, were published in archaeological periodicals and science association proceedings.</w:t>
      </w:r>
      <w:r w:rsidRPr="63DA0401">
        <w:rPr>
          <w:rStyle w:val="EndnoteReference"/>
        </w:rPr>
        <w:endnoteReference w:id="233"/>
      </w:r>
      <w:r>
        <w:t xml:space="preserve"> Since its founding in the early twentieth century, </w:t>
      </w:r>
      <w:r w:rsidR="00C67A7E">
        <w:t xml:space="preserve">the </w:t>
      </w:r>
      <w:r w:rsidRPr="45BC76E2">
        <w:rPr>
          <w:i/>
          <w:iCs/>
        </w:rPr>
        <w:t>Gallia</w:t>
      </w:r>
      <w:r w:rsidR="00C67A7E">
        <w:t xml:space="preserve"> corpus</w:t>
      </w:r>
      <w:r>
        <w:t xml:space="preserve">—an ambitious </w:t>
      </w:r>
      <w:r w:rsidR="00C67A7E">
        <w:t xml:space="preserve">French </w:t>
      </w:r>
      <w:r>
        <w:t xml:space="preserve">project documenting all </w:t>
      </w:r>
      <w:r w:rsidR="00C67A7E">
        <w:t xml:space="preserve">known </w:t>
      </w:r>
      <w:r>
        <w:t xml:space="preserve">ancient mosaics in Gaul and </w:t>
      </w:r>
      <w:r w:rsidR="00C67A7E">
        <w:t xml:space="preserve">Roman </w:t>
      </w:r>
      <w:r>
        <w:t>Africa—has published nearly three thousand mosaics</w:t>
      </w:r>
      <w:r w:rsidR="007D7F3B">
        <w:t xml:space="preserve"> from</w:t>
      </w:r>
      <w:r>
        <w:t xml:space="preserve"> over a thousand sites.</w:t>
      </w:r>
      <w:r w:rsidRPr="63DA0401">
        <w:rPr>
          <w:rStyle w:val="EndnoteReference"/>
        </w:rPr>
        <w:endnoteReference w:id="234"/>
      </w:r>
      <w:r w:rsidRPr="45BC76E2">
        <w:rPr>
          <w:i/>
          <w:iCs/>
        </w:rPr>
        <w:t xml:space="preserve"> </w:t>
      </w:r>
      <w:r>
        <w:t xml:space="preserve">In recent years, especially as copyright protections on some publications expire and </w:t>
      </w:r>
      <w:r w:rsidR="007D7F3B">
        <w:t xml:space="preserve">they </w:t>
      </w:r>
      <w:r>
        <w:t>enter the public domain, many of these resources and associated archives have been extensively digitized, allowing for the discovery of additional bibliography and</w:t>
      </w:r>
      <w:r w:rsidR="00EA3205">
        <w:t xml:space="preserve"> information about</w:t>
      </w:r>
      <w:r>
        <w:t xml:space="preserve"> the mosaics’ spatial context.</w:t>
      </w:r>
      <w:r w:rsidRPr="63DA0401">
        <w:rPr>
          <w:rStyle w:val="EndnoteReference"/>
        </w:rPr>
        <w:endnoteReference w:id="235"/>
      </w:r>
    </w:p>
    <w:p w14:paraId="0A9E3BDD" w14:textId="7F985C14" w:rsidR="63DA0401" w:rsidRDefault="008D0804" w:rsidP="63DA0401">
      <w:pPr>
        <w:spacing w:line="360" w:lineRule="auto"/>
        <w:ind w:firstLine="720"/>
      </w:pPr>
      <w:r>
        <w:t>L</w:t>
      </w:r>
      <w:r w:rsidR="63DA0401">
        <w:t>ocal cultural property laws at the time of discovery can account for the dispersal of objects originally discovered together. The Antioch Mosaic Floor with Animals (</w:t>
      </w:r>
      <w:hyperlink r:id="rId65" w:history="1">
        <w:r w:rsidR="63DA0401" w:rsidRPr="006E7034">
          <w:t>70.AH.96</w:t>
        </w:r>
      </w:hyperlink>
      <w:r w:rsidR="63DA0401">
        <w:t>)</w:t>
      </w:r>
      <w:r w:rsidR="63DA0401" w:rsidRPr="63DA0401">
        <w:rPr>
          <w:rStyle w:val="EndnoteReference"/>
        </w:rPr>
        <w:endnoteReference w:id="236"/>
      </w:r>
      <w:r w:rsidR="63DA0401">
        <w:t xml:space="preserve"> left Syria through a partage agreement.</w:t>
      </w:r>
      <w:r w:rsidR="006D6C54" w:rsidRPr="63DA0401">
        <w:rPr>
          <w:rStyle w:val="EndnoteReference"/>
        </w:rPr>
        <w:endnoteReference w:id="237"/>
      </w:r>
      <w:r w:rsidR="63DA0401">
        <w:t xml:space="preserve"> Mosaics from the same bath complex were studied as a group and then systematically dispersed to museums in Syria and the United States. Conversely, the Orpheus mosaic, lifted as part of a private excavation, was offered on the art market with other mosaics from the same villa, resulting in their poorly documented dispersal to both public and private collections over the course of several years. It is worth noting that partage objects, while generally well</w:t>
      </w:r>
      <w:r w:rsidR="00B5147B">
        <w:t xml:space="preserve"> </w:t>
      </w:r>
      <w:r w:rsidR="63DA0401">
        <w:t>documented in their initial dispersal to private individuals and institutions, can likewise be poorly documented in secondary sale through the art market.</w:t>
      </w:r>
      <w:r w:rsidR="63DA0401" w:rsidRPr="63DA0401">
        <w:rPr>
          <w:rStyle w:val="EndnoteReference"/>
        </w:rPr>
        <w:endnoteReference w:id="238"/>
      </w:r>
      <w:r w:rsidR="00162E82">
        <w:t xml:space="preserve"> </w:t>
      </w:r>
    </w:p>
    <w:p w14:paraId="45D66497" w14:textId="2315E76B" w:rsidR="00686577" w:rsidRPr="00301F09" w:rsidDel="00167848" w:rsidRDefault="00443A90" w:rsidP="007C54DB">
      <w:pPr>
        <w:spacing w:line="360" w:lineRule="auto"/>
        <w:ind w:firstLine="720"/>
        <w:rPr>
          <w:rFonts w:ascii="Calibri" w:eastAsia="Calibri" w:hAnsi="Calibri" w:cs="Times New Roman"/>
        </w:rPr>
      </w:pPr>
      <w:r>
        <w:t xml:space="preserve">In the case of </w:t>
      </w:r>
      <w:r w:rsidR="005126AA">
        <w:t xml:space="preserve">the </w:t>
      </w:r>
      <w:r w:rsidR="63DA0401">
        <w:t>Mosaic of a Lion Attacking an Onager</w:t>
      </w:r>
      <w:r w:rsidR="009F05C4">
        <w:t>,</w:t>
      </w:r>
      <w:r w:rsidR="00F94DFE">
        <w:t xml:space="preserve"> from Tunisia</w:t>
      </w:r>
      <w:r w:rsidR="002C5906">
        <w:t xml:space="preserve"> (</w:t>
      </w:r>
      <w:hyperlink r:id="rId66" w:history="1">
        <w:r w:rsidR="002C5906" w:rsidRPr="002C5906">
          <w:t>73.AH.75</w:t>
        </w:r>
      </w:hyperlink>
      <w:r w:rsidR="002C5906">
        <w:t>)</w:t>
      </w:r>
      <w:r w:rsidR="00A826E5">
        <w:t>,</w:t>
      </w:r>
      <w:r w:rsidR="63DA0401" w:rsidRPr="63DA0401">
        <w:rPr>
          <w:rStyle w:val="EndnoteReference"/>
        </w:rPr>
        <w:endnoteReference w:id="239"/>
      </w:r>
      <w:r w:rsidR="63DA0401">
        <w:t xml:space="preserve"> </w:t>
      </w:r>
      <w:r w:rsidR="00A826E5">
        <w:t xml:space="preserve">there are </w:t>
      </w:r>
      <w:r w:rsidR="00DA7C0F">
        <w:t xml:space="preserve">two </w:t>
      </w:r>
      <w:r w:rsidR="000F26F1">
        <w:t>conflicting references to its findspot</w:t>
      </w:r>
      <w:r w:rsidR="00DA7C0F">
        <w:t>. B</w:t>
      </w:r>
      <w:r w:rsidR="63DA0401">
        <w:t xml:space="preserve">oth </w:t>
      </w:r>
      <w:r w:rsidR="00DA7C0F">
        <w:t xml:space="preserve">are </w:t>
      </w:r>
      <w:r w:rsidR="63DA0401">
        <w:t xml:space="preserve">first documented in the 1960s, nearly fifty years after </w:t>
      </w:r>
      <w:r w:rsidR="00DA7C0F">
        <w:t xml:space="preserve">the mosaic’s </w:t>
      </w:r>
      <w:r w:rsidR="63DA0401">
        <w:t xml:space="preserve">reported discovery. Its first publication, the thoroughly researched 1960 </w:t>
      </w:r>
      <w:r w:rsidR="63DA0401" w:rsidRPr="45BC76E2">
        <w:rPr>
          <w:i/>
          <w:iCs/>
        </w:rPr>
        <w:t xml:space="preserve">Inventaire des </w:t>
      </w:r>
      <w:r w:rsidR="00840AB2" w:rsidRPr="45BC76E2">
        <w:rPr>
          <w:i/>
          <w:iCs/>
        </w:rPr>
        <w:t xml:space="preserve">mosaïques </w:t>
      </w:r>
      <w:r w:rsidR="00840AB2">
        <w:t xml:space="preserve">gave </w:t>
      </w:r>
      <w:r w:rsidR="63DA0401">
        <w:t xml:space="preserve">the findspot in central Sousse, near avenue Tahar-Sfar (formerly avenue Marechal-Fochs); </w:t>
      </w:r>
      <w:r w:rsidR="00840AB2">
        <w:t>however,</w:t>
      </w:r>
      <w:r w:rsidR="63DA0401">
        <w:t xml:space="preserve"> a 1961 Dijon newspaper report</w:t>
      </w:r>
      <w:r w:rsidR="00840AB2">
        <w:t>ed</w:t>
      </w:r>
      <w:r w:rsidR="63DA0401">
        <w:t xml:space="preserve"> the mosaic was discovered in Sousse, </w:t>
      </w:r>
      <w:r w:rsidR="00840AB2">
        <w:t>but</w:t>
      </w:r>
      <w:r w:rsidR="63DA0401">
        <w:t xml:space="preserve"> an associated note specifie</w:t>
      </w:r>
      <w:r w:rsidR="00840AB2">
        <w:t>d</w:t>
      </w:r>
      <w:r w:rsidR="63DA0401">
        <w:t xml:space="preserve"> an area in the outskirts of the city.</w:t>
      </w:r>
      <w:r w:rsidR="63DA0401" w:rsidRPr="63DA0401">
        <w:rPr>
          <w:rStyle w:val="EndnoteReference"/>
        </w:rPr>
        <w:endnoteReference w:id="240"/>
      </w:r>
      <w:r w:rsidR="63DA0401">
        <w:t xml:space="preserve"> These sources leave the mosaic’s exact place of recovery uncertain, and a similar scenario holds for numerous other objects whose findspot is not properly documented, </w:t>
      </w:r>
      <w:r w:rsidR="009955DA">
        <w:t xml:space="preserve">is </w:t>
      </w:r>
      <w:r w:rsidR="63DA0401">
        <w:t xml:space="preserve">vague, or </w:t>
      </w:r>
      <w:r w:rsidR="009955DA">
        <w:t xml:space="preserve">is </w:t>
      </w:r>
      <w:r w:rsidR="63DA0401">
        <w:t>prefaced by “said to be” or “allegedly.” Indeed, in many cases, the said</w:t>
      </w:r>
      <w:r w:rsidR="009955DA">
        <w:t>-</w:t>
      </w:r>
      <w:r w:rsidR="63DA0401">
        <w:t>to</w:t>
      </w:r>
      <w:r w:rsidR="009955DA">
        <w:t>-</w:t>
      </w:r>
      <w:r w:rsidR="63DA0401">
        <w:t xml:space="preserve">be information can be misleading. </w:t>
      </w:r>
      <w:r w:rsidR="009955DA">
        <w:t>The</w:t>
      </w:r>
      <w:r w:rsidR="63DA0401">
        <w:t xml:space="preserve"> Mosaic Panel of a Griffin (</w:t>
      </w:r>
      <w:hyperlink r:id="rId67" w:history="1">
        <w:r w:rsidR="63DA0401" w:rsidRPr="002C5906">
          <w:t>71.AH.113</w:t>
        </w:r>
      </w:hyperlink>
      <w:r w:rsidR="63DA0401">
        <w:t>)</w:t>
      </w:r>
      <w:r w:rsidR="63DA0401" w:rsidRPr="63DA0401">
        <w:rPr>
          <w:rStyle w:val="EndnoteReference"/>
        </w:rPr>
        <w:endnoteReference w:id="241"/>
      </w:r>
      <w:r w:rsidR="63DA0401">
        <w:t xml:space="preserve"> was first </w:t>
      </w:r>
      <w:r w:rsidR="63DA0401">
        <w:lastRenderedPageBreak/>
        <w:t>published by the Getty in 1973 with a said</w:t>
      </w:r>
      <w:r w:rsidR="009955DA">
        <w:t>-</w:t>
      </w:r>
      <w:r w:rsidR="63DA0401">
        <w:t>to</w:t>
      </w:r>
      <w:r w:rsidR="009955DA">
        <w:t>-</w:t>
      </w:r>
      <w:r w:rsidR="63DA0401">
        <w:t>be findspot in an early Christian Church in Homs, Syria. While possibly from Syria, the griffin is shown with the spoked wheel of the god Nemesis, an attribute not found in other representations of griffins from church contexts, making the purported findspot highly suspect. This detail seems to have been incorrectly attributed or invented by the dealer</w:t>
      </w:r>
      <w:r w:rsidR="003A74F1">
        <w:t>,</w:t>
      </w:r>
      <w:r w:rsidR="63DA0401">
        <w:t xml:space="preserve"> who had offered and sold other mosaics with a more likely church context based on iconography and style.</w:t>
      </w:r>
      <w:r w:rsidR="63DA0401" w:rsidRPr="63DA0401">
        <w:rPr>
          <w:rStyle w:val="EndnoteReference"/>
        </w:rPr>
        <w:endnoteReference w:id="242"/>
      </w:r>
      <w:r w:rsidR="63DA0401">
        <w:t xml:space="preserve"> </w:t>
      </w:r>
    </w:p>
    <w:p w14:paraId="3E3228D1" w14:textId="77777777" w:rsidR="00E46707" w:rsidRDefault="63DA0401" w:rsidP="007C54DB">
      <w:pPr>
        <w:spacing w:line="360" w:lineRule="auto"/>
        <w:ind w:firstLine="720"/>
        <w:rPr>
          <w:rFonts w:ascii="Calibri" w:eastAsia="Calibri" w:hAnsi="Calibri" w:cs="Times New Roman"/>
        </w:rPr>
      </w:pPr>
      <w:r>
        <w:t>Said</w:t>
      </w:r>
      <w:r w:rsidR="003A74F1">
        <w:t>-</w:t>
      </w:r>
      <w:r>
        <w:t>to</w:t>
      </w:r>
      <w:r w:rsidR="003A74F1">
        <w:t>-</w:t>
      </w:r>
      <w:r>
        <w:t>be findspot information is often repeated by collectors and dealers without supporting documentation.</w:t>
      </w:r>
      <w:r w:rsidR="00686577">
        <w:rPr>
          <w:rStyle w:val="EndnoteReference"/>
        </w:rPr>
        <w:endnoteReference w:id="243"/>
      </w:r>
      <w:r w:rsidR="00686577">
        <w:t xml:space="preserve"> The resale of ancient objects with invented or unconfirmed findspots is a practice dating back</w:t>
      </w:r>
      <w:r w:rsidR="00AD1732">
        <w:t xml:space="preserve"> </w:t>
      </w:r>
      <w:r w:rsidR="00686577">
        <w:t>centuries</w:t>
      </w:r>
      <w:r w:rsidR="00386BC1">
        <w:t>,</w:t>
      </w:r>
      <w:r w:rsidR="00686577" w:rsidRPr="00301F09">
        <w:rPr>
          <w:rStyle w:val="EndnoteReference"/>
        </w:rPr>
        <w:endnoteReference w:id="244"/>
      </w:r>
      <w:r w:rsidR="00386BC1">
        <w:t xml:space="preserve"> and</w:t>
      </w:r>
      <w:r w:rsidR="00686577">
        <w:t xml:space="preserve"> </w:t>
      </w:r>
      <w:r w:rsidR="00386BC1">
        <w:t>f</w:t>
      </w:r>
      <w:r w:rsidR="00686577">
        <w:t xml:space="preserve">indspots may be added as a false form of authenticity to infer a legal status or increase value, regardless of their veracity. </w:t>
      </w:r>
      <w:r w:rsidR="00A244EC">
        <w:t>A</w:t>
      </w:r>
      <w:r w:rsidRPr="283A8753">
        <w:rPr>
          <w:rFonts w:ascii="Calibri" w:eastAsia="Calibri" w:hAnsi="Calibri" w:cs="Times New Roman"/>
        </w:rPr>
        <w:t xml:space="preserve"> marble torso of Aphrodite (</w:t>
      </w:r>
      <w:hyperlink r:id="rId68" w:history="1">
        <w:r w:rsidR="6E1A91FE">
          <w:t>67.AK.12</w:t>
        </w:r>
      </w:hyperlink>
      <w:r w:rsidRPr="283A8753">
        <w:rPr>
          <w:rFonts w:ascii="Calibri" w:eastAsia="Calibri" w:hAnsi="Calibri" w:cs="Times New Roman"/>
        </w:rPr>
        <w:t>)</w:t>
      </w:r>
      <w:r w:rsidR="007018D6">
        <w:rPr>
          <w:rStyle w:val="EndnoteReference"/>
          <w:rFonts w:ascii="Calibri" w:eastAsia="Calibri" w:hAnsi="Calibri" w:cs="Times New Roman"/>
        </w:rPr>
        <w:endnoteReference w:id="245"/>
      </w:r>
      <w:r w:rsidRPr="283A8753">
        <w:rPr>
          <w:rFonts w:ascii="Calibri" w:eastAsia="Calibri" w:hAnsi="Calibri" w:cs="Times New Roman"/>
        </w:rPr>
        <w:t xml:space="preserve"> has contradictory notes in our records that state</w:t>
      </w:r>
      <w:r w:rsidR="048D2123" w:rsidRPr="283A8753">
        <w:rPr>
          <w:rFonts w:ascii="Calibri" w:eastAsia="Calibri" w:hAnsi="Calibri" w:cs="Times New Roman"/>
        </w:rPr>
        <w:t xml:space="preserve"> both that it is </w:t>
      </w:r>
      <w:r w:rsidRPr="283A8753">
        <w:rPr>
          <w:rFonts w:ascii="Calibri" w:eastAsia="Calibri" w:hAnsi="Calibri" w:cs="Times New Roman"/>
        </w:rPr>
        <w:t>“said to have been found in South Italy, in 1851 (?)” and</w:t>
      </w:r>
      <w:r w:rsidR="5C53A396" w:rsidRPr="283A8753">
        <w:rPr>
          <w:rFonts w:ascii="Calibri" w:eastAsia="Calibri" w:hAnsi="Calibri" w:cs="Times New Roman"/>
        </w:rPr>
        <w:t xml:space="preserve"> also</w:t>
      </w:r>
      <w:r w:rsidRPr="283A8753">
        <w:rPr>
          <w:rFonts w:ascii="Calibri" w:eastAsia="Calibri" w:hAnsi="Calibri" w:cs="Times New Roman"/>
        </w:rPr>
        <w:t xml:space="preserve"> “reputed to have been found in the sea at Anzio</w:t>
      </w:r>
      <w:r w:rsidR="0093145F" w:rsidRPr="283A8753">
        <w:rPr>
          <w:rFonts w:ascii="Calibri" w:eastAsia="Calibri" w:hAnsi="Calibri" w:cs="Times New Roman"/>
        </w:rPr>
        <w:t>.</w:t>
      </w:r>
      <w:r w:rsidRPr="283A8753">
        <w:rPr>
          <w:rFonts w:ascii="Calibri" w:eastAsia="Calibri" w:hAnsi="Calibri" w:cs="Times New Roman"/>
        </w:rPr>
        <w:t xml:space="preserve">” </w:t>
      </w:r>
      <w:r w:rsidR="0093145F" w:rsidRPr="283A8753">
        <w:rPr>
          <w:rFonts w:ascii="Calibri" w:eastAsia="Calibri" w:hAnsi="Calibri" w:cs="Times New Roman"/>
        </w:rPr>
        <w:t>B</w:t>
      </w:r>
      <w:r w:rsidRPr="283A8753">
        <w:rPr>
          <w:rFonts w:ascii="Calibri" w:eastAsia="Calibri" w:hAnsi="Calibri" w:cs="Times New Roman"/>
        </w:rPr>
        <w:t>oth statements are false: the object is now recognized as a modern forgery</w:t>
      </w:r>
      <w:r w:rsidR="003A74F1">
        <w:rPr>
          <w:rFonts w:ascii="Calibri" w:eastAsia="Calibri" w:hAnsi="Calibri" w:cs="Times New Roman"/>
        </w:rPr>
        <w:t xml:space="preserve"> and is identified on its collection page as</w:t>
      </w:r>
      <w:r w:rsidR="00480029">
        <w:rPr>
          <w:rFonts w:ascii="Calibri" w:eastAsia="Calibri" w:hAnsi="Calibri" w:cs="Times New Roman"/>
        </w:rPr>
        <w:t xml:space="preserve"> “</w:t>
      </w:r>
      <w:r w:rsidR="00480029" w:rsidRPr="00480029">
        <w:rPr>
          <w:rFonts w:ascii="Calibri" w:eastAsia="Calibri" w:hAnsi="Calibri" w:cs="Times New Roman"/>
        </w:rPr>
        <w:t>Imitation of a Statue of Aphrodite</w:t>
      </w:r>
      <w:r w:rsidR="00480029">
        <w:rPr>
          <w:rFonts w:ascii="Calibri" w:eastAsia="Calibri" w:hAnsi="Calibri" w:cs="Times New Roman"/>
        </w:rPr>
        <w:t>, 19th century</w:t>
      </w:r>
      <w:r w:rsidRPr="283A8753">
        <w:rPr>
          <w:rFonts w:ascii="Calibri" w:eastAsia="Calibri" w:hAnsi="Calibri" w:cs="Times New Roman"/>
        </w:rPr>
        <w:t>.</w:t>
      </w:r>
      <w:r w:rsidR="00480029">
        <w:rPr>
          <w:rFonts w:ascii="Calibri" w:eastAsia="Calibri" w:hAnsi="Calibri" w:cs="Times New Roman"/>
        </w:rPr>
        <w:t>”</w:t>
      </w:r>
      <w:r w:rsidR="007F6952">
        <w:rPr>
          <w:rFonts w:ascii="Calibri" w:eastAsia="Calibri" w:hAnsi="Calibri" w:cs="Times New Roman"/>
        </w:rPr>
        <w:t xml:space="preserve"> </w:t>
      </w:r>
    </w:p>
    <w:p w14:paraId="155C8B13" w14:textId="14A4CAAD" w:rsidR="00167848" w:rsidRDefault="00DF3078" w:rsidP="007C54DB">
      <w:pPr>
        <w:spacing w:line="360" w:lineRule="auto"/>
        <w:ind w:firstLine="720"/>
      </w:pPr>
      <w:r w:rsidRPr="283A8753">
        <w:rPr>
          <w:rFonts w:ascii="Calibri" w:eastAsia="Calibri" w:hAnsi="Calibri" w:cs="Times New Roman"/>
        </w:rPr>
        <w:t>Nevertheless, while a</w:t>
      </w:r>
      <w:r w:rsidR="63DA0401">
        <w:t xml:space="preserve"> said</w:t>
      </w:r>
      <w:r w:rsidR="00480029">
        <w:t>-</w:t>
      </w:r>
      <w:r w:rsidR="63DA0401">
        <w:t>to</w:t>
      </w:r>
      <w:r w:rsidR="00480029">
        <w:t>-</w:t>
      </w:r>
      <w:r w:rsidR="63DA0401">
        <w:t xml:space="preserve">be findspot must certainly not be taken at face value, </w:t>
      </w:r>
      <w:r w:rsidR="00D17A8D">
        <w:t xml:space="preserve">it remains valuable for research and </w:t>
      </w:r>
      <w:r w:rsidR="00480029">
        <w:t xml:space="preserve">for seeing </w:t>
      </w:r>
      <w:r w:rsidR="00D17A8D">
        <w:t>market patterns over time</w:t>
      </w:r>
      <w:r w:rsidR="00533687">
        <w:t>, allowing for the possibility to</w:t>
      </w:r>
      <w:r w:rsidR="63DA0401">
        <w:t xml:space="preserve"> connect objects or </w:t>
      </w:r>
      <w:r w:rsidR="00A3131E">
        <w:t xml:space="preserve">to </w:t>
      </w:r>
      <w:r w:rsidR="63DA0401">
        <w:t>provide a lead if new resources are made available</w:t>
      </w:r>
      <w:r w:rsidR="00533687">
        <w:t xml:space="preserve">. </w:t>
      </w:r>
      <w:r w:rsidR="00480029">
        <w:t xml:space="preserve">Thus, the </w:t>
      </w:r>
      <w:r w:rsidR="00087DEB">
        <w:t xml:space="preserve">said-to-be findspot </w:t>
      </w:r>
      <w:r w:rsidR="63DA0401">
        <w:t>should be fully researched</w:t>
      </w:r>
      <w:r w:rsidR="00087DEB">
        <w:t xml:space="preserve">, </w:t>
      </w:r>
      <w:r w:rsidR="001B57A0">
        <w:t>recorded</w:t>
      </w:r>
      <w:r w:rsidR="00087DEB">
        <w:t xml:space="preserve">, </w:t>
      </w:r>
      <w:r w:rsidR="63DA0401">
        <w:t>and</w:t>
      </w:r>
      <w:r w:rsidR="001B57A0">
        <w:t xml:space="preserve"> then</w:t>
      </w:r>
      <w:r w:rsidR="63DA0401">
        <w:t xml:space="preserve"> presented with necessary disclaimers. </w:t>
      </w:r>
      <w:r w:rsidR="004E776F">
        <w:t xml:space="preserve">This takes up space, whether in </w:t>
      </w:r>
      <w:r w:rsidR="63DA0401">
        <w:t xml:space="preserve">a specialized publication or </w:t>
      </w:r>
      <w:r w:rsidR="00480029">
        <w:t xml:space="preserve">a </w:t>
      </w:r>
      <w:r w:rsidR="63DA0401">
        <w:t>dedicated gallery label</w:t>
      </w:r>
      <w:r w:rsidR="004E776F">
        <w:t>, but m</w:t>
      </w:r>
      <w:r w:rsidR="63DA0401">
        <w:t>useums have an ethical duty to the objects in their care to determine and document their histories, whether fabricated, problematic, well</w:t>
      </w:r>
      <w:r w:rsidR="00480029">
        <w:t xml:space="preserve"> </w:t>
      </w:r>
      <w:r w:rsidR="63DA0401">
        <w:t>established, or unknown. While there is a necessary and understandable call for greater transparency, each institution and researcher needs to consider what th</w:t>
      </w:r>
      <w:r w:rsidR="004D66D7">
        <w:t>is</w:t>
      </w:r>
      <w:r w:rsidR="63DA0401">
        <w:t xml:space="preserve"> means in practice, in order to best serve the objects and the discussions about them.</w:t>
      </w:r>
      <w:r w:rsidR="00162E82">
        <w:t xml:space="preserve"> </w:t>
      </w:r>
    </w:p>
    <w:p w14:paraId="35D409FA" w14:textId="77777777" w:rsidR="00B12A4D" w:rsidRPr="00301F09" w:rsidRDefault="00B12A4D" w:rsidP="00B12A4D">
      <w:pPr>
        <w:spacing w:line="360" w:lineRule="auto"/>
      </w:pPr>
    </w:p>
    <w:p w14:paraId="5A84F341" w14:textId="4B3DDD64" w:rsidR="299778A5" w:rsidRPr="00366A7F" w:rsidRDefault="299778A5" w:rsidP="00366A7F">
      <w:pPr>
        <w:pStyle w:val="Heading4"/>
        <w:rPr>
          <w:i w:val="0"/>
          <w:iCs w:val="0"/>
        </w:rPr>
      </w:pPr>
      <w:r w:rsidRPr="00366A7F">
        <w:rPr>
          <w:i w:val="0"/>
          <w:iCs w:val="0"/>
        </w:rPr>
        <w:t>Terminology</w:t>
      </w:r>
      <w:r w:rsidR="00E322F4" w:rsidRPr="00366A7F">
        <w:rPr>
          <w:i w:val="0"/>
          <w:iCs w:val="0"/>
        </w:rPr>
        <w:t xml:space="preserve"> for Findspots</w:t>
      </w:r>
    </w:p>
    <w:p w14:paraId="5187B769" w14:textId="3AE90A22" w:rsidR="00253C2E" w:rsidRDefault="002D3FAA" w:rsidP="00522C8E">
      <w:pPr>
        <w:spacing w:line="360" w:lineRule="auto"/>
      </w:pPr>
      <w:r w:rsidRPr="00301F09">
        <w:t>Below we lay out some term</w:t>
      </w:r>
      <w:r w:rsidRPr="00843361">
        <w:t>s</w:t>
      </w:r>
      <w:r w:rsidRPr="00301F09">
        <w:t xml:space="preserve"> applicable to the </w:t>
      </w:r>
      <w:r w:rsidR="00B269A1">
        <w:t>findspot</w:t>
      </w:r>
      <w:r w:rsidR="00361D98">
        <w:t>s</w:t>
      </w:r>
      <w:r w:rsidR="00B269A1">
        <w:t xml:space="preserve"> </w:t>
      </w:r>
      <w:r w:rsidRPr="00301F09">
        <w:t xml:space="preserve">of antiquities. These should be considered as options alongside the terminology suggested by the CMOA Provenance Standard, the AAT, and other existing provenance guides. </w:t>
      </w:r>
      <w:r w:rsidR="00D77282">
        <w:t>For y</w:t>
      </w:r>
      <w:r w:rsidRPr="00301F09">
        <w:t>our own syntax guide</w:t>
      </w:r>
      <w:r w:rsidR="00D77282">
        <w:t xml:space="preserve"> you</w:t>
      </w:r>
      <w:r w:rsidRPr="00301F09">
        <w:t xml:space="preserve"> </w:t>
      </w:r>
      <w:r w:rsidR="00D77282">
        <w:t xml:space="preserve">will work out details of </w:t>
      </w:r>
      <w:r w:rsidRPr="00301F09">
        <w:t xml:space="preserve">how you want to implement and use the terms you choose. </w:t>
      </w:r>
    </w:p>
    <w:p w14:paraId="4E5ED1BF" w14:textId="01FC84EE" w:rsidR="002D3FAA" w:rsidRPr="00301F09" w:rsidRDefault="002D3FAA" w:rsidP="00D7382D">
      <w:pPr>
        <w:spacing w:line="360" w:lineRule="auto"/>
        <w:ind w:firstLine="720"/>
      </w:pPr>
      <w:r w:rsidRPr="00301F09">
        <w:t xml:space="preserve">Assumptions of </w:t>
      </w:r>
      <w:r w:rsidR="006254E3">
        <w:t xml:space="preserve">an object’s place of discovery </w:t>
      </w:r>
      <w:r w:rsidRPr="00301F09">
        <w:t>based on</w:t>
      </w:r>
      <w:r w:rsidR="006254E3">
        <w:t xml:space="preserve"> its</w:t>
      </w:r>
      <w:r w:rsidRPr="00301F09">
        <w:t xml:space="preserve"> style or its place of production should not be conflated with </w:t>
      </w:r>
      <w:r w:rsidR="006254E3">
        <w:t xml:space="preserve">firm </w:t>
      </w:r>
      <w:r w:rsidRPr="00301F09">
        <w:t>information relating to</w:t>
      </w:r>
      <w:r w:rsidR="006254E3">
        <w:t xml:space="preserve"> its findspot</w:t>
      </w:r>
      <w:r w:rsidR="00A24FA8">
        <w:t xml:space="preserve"> </w:t>
      </w:r>
      <w:r w:rsidRPr="00301F09">
        <w:t xml:space="preserve">or </w:t>
      </w:r>
      <w:r w:rsidR="00A24FA8">
        <w:t xml:space="preserve">place of </w:t>
      </w:r>
      <w:r w:rsidRPr="00301F09">
        <w:t xml:space="preserve">first observation. Unconfirmed </w:t>
      </w:r>
      <w:r w:rsidRPr="00301F09">
        <w:lastRenderedPageBreak/>
        <w:t xml:space="preserve">data from any source should be </w:t>
      </w:r>
      <w:r w:rsidR="39B8886A">
        <w:t>discussed as such</w:t>
      </w:r>
      <w:r w:rsidRPr="00301F09">
        <w:t xml:space="preserve">, particularly if it has previously been published without </w:t>
      </w:r>
      <w:r w:rsidDel="59EABD9F">
        <w:t>context</w:t>
      </w:r>
      <w:r w:rsidR="59EABD9F">
        <w:t>.</w:t>
      </w:r>
      <w:r w:rsidRPr="00301F09">
        <w:t xml:space="preserve"> If an object has previously published </w:t>
      </w:r>
      <w:r w:rsidR="00361D98">
        <w:t>findspot</w:t>
      </w:r>
      <w:r w:rsidRPr="00301F09">
        <w:t xml:space="preserve"> </w:t>
      </w:r>
      <w:r w:rsidR="00D77282">
        <w:t xml:space="preserve">information </w:t>
      </w:r>
      <w:r w:rsidRPr="00301F09">
        <w:t>that has since been discarded or updated, this change should be indicated in records as well.</w:t>
      </w:r>
    </w:p>
    <w:p w14:paraId="284C8778" w14:textId="01EAE00A" w:rsidR="00195D26" w:rsidRDefault="002D3FAA" w:rsidP="00D7382D">
      <w:pPr>
        <w:spacing w:line="360" w:lineRule="auto"/>
        <w:ind w:firstLine="720"/>
      </w:pPr>
      <w:r w:rsidRPr="00301F09">
        <w:t xml:space="preserve">If </w:t>
      </w:r>
      <w:r w:rsidR="2D192127" w:rsidRPr="00301F09">
        <w:t xml:space="preserve">working with a CMS or </w:t>
      </w:r>
      <w:r w:rsidR="00A24FA8">
        <w:t xml:space="preserve">a </w:t>
      </w:r>
      <w:r w:rsidR="2D192127" w:rsidRPr="00301F09">
        <w:t xml:space="preserve">project form that lacks clear fields for </w:t>
      </w:r>
      <w:r w:rsidR="00E259DB">
        <w:t>findspot</w:t>
      </w:r>
      <w:r w:rsidRPr="00301F09">
        <w:t xml:space="preserve">, or if your </w:t>
      </w:r>
      <w:r w:rsidR="00361D98">
        <w:t>findspot</w:t>
      </w:r>
      <w:r w:rsidRPr="00301F09">
        <w:t xml:space="preserve"> data will be entered as part of a free-form field together with provenance information, consider using notes and footnotes </w:t>
      </w:r>
      <w:r w:rsidR="758776C5" w:rsidRPr="00301F09" w:rsidDel="00654729">
        <w:t>for any points of clarification</w:t>
      </w:r>
      <w:r w:rsidRPr="00301F09">
        <w:t xml:space="preserve">. This kind of </w:t>
      </w:r>
      <w:r w:rsidR="28CE98C0" w:rsidRPr="00301F09">
        <w:t xml:space="preserve">information </w:t>
      </w:r>
      <w:r w:rsidRPr="00301F09">
        <w:t>may already be present as legacy data.</w:t>
      </w:r>
      <w:r w:rsidRPr="00301F09">
        <w:rPr>
          <w:rStyle w:val="EndnoteReference"/>
        </w:rPr>
        <w:endnoteReference w:id="246"/>
      </w:r>
      <w:r w:rsidRPr="00301F09">
        <w:t xml:space="preserve"> Where possible, </w:t>
      </w:r>
      <w:r w:rsidR="28CE98C0" w:rsidRPr="00301F09">
        <w:t>this</w:t>
      </w:r>
      <w:r w:rsidRPr="00301F09">
        <w:t xml:space="preserve"> should be revised to reflect current museum practices. Researchers should be alert to this kind of legacy data holdover and confirm the current understanding of an object’s </w:t>
      </w:r>
      <w:r w:rsidR="009624BC">
        <w:t>findspot</w:t>
      </w:r>
      <w:r w:rsidRPr="00301F09">
        <w:t xml:space="preserve"> with the holding collection.</w:t>
      </w:r>
      <w:r w:rsidR="00162E82">
        <w:t xml:space="preserve"> </w:t>
      </w:r>
    </w:p>
    <w:p w14:paraId="2FC2F18E" w14:textId="04A47CA5" w:rsidR="002D3FAA" w:rsidRPr="00301F09" w:rsidRDefault="002D3FAA" w:rsidP="00D7382D">
      <w:pPr>
        <w:spacing w:line="360" w:lineRule="auto"/>
        <w:ind w:firstLine="720"/>
      </w:pPr>
      <w:r w:rsidRPr="00301F09">
        <w:t>Your syntax might consider the following terms for location-specific</w:t>
      </w:r>
      <w:r w:rsidR="009624BC">
        <w:t xml:space="preserve"> findspot </w:t>
      </w:r>
      <w:r w:rsidRPr="00301F09">
        <w:t xml:space="preserve">references: </w:t>
      </w:r>
    </w:p>
    <w:p w14:paraId="4C86B505" w14:textId="4F844C2B" w:rsidR="002D3FAA" w:rsidRPr="005725BA" w:rsidRDefault="002D3FAA" w:rsidP="00195D26">
      <w:pPr>
        <w:ind w:left="720"/>
        <w:rPr>
          <w:bCs/>
          <w:i/>
          <w:iCs/>
        </w:rPr>
      </w:pPr>
      <w:r w:rsidRPr="005725BA">
        <w:rPr>
          <w:bCs/>
          <w:i/>
          <w:iCs/>
        </w:rPr>
        <w:t xml:space="preserve">Place found </w:t>
      </w:r>
    </w:p>
    <w:p w14:paraId="0F49678E" w14:textId="554FC80D" w:rsidR="002D3FAA" w:rsidRPr="00301F09" w:rsidRDefault="000B506A" w:rsidP="00195D26">
      <w:pPr>
        <w:spacing w:line="360" w:lineRule="auto"/>
        <w:ind w:left="720"/>
      </w:pPr>
      <w:r>
        <w:t>Include this if</w:t>
      </w:r>
      <w:r w:rsidRPr="00301F09">
        <w:t xml:space="preserve"> </w:t>
      </w:r>
      <w:r w:rsidR="002D3FAA" w:rsidRPr="00301F09">
        <w:t xml:space="preserve">the place </w:t>
      </w:r>
      <w:r w:rsidR="71A75F29" w:rsidRPr="00301F09">
        <w:t xml:space="preserve">that </w:t>
      </w:r>
      <w:r w:rsidR="002D3FAA" w:rsidRPr="00301F09">
        <w:t>an object</w:t>
      </w:r>
      <w:r>
        <w:t xml:space="preserve"> was</w:t>
      </w:r>
      <w:r w:rsidR="002D3FAA" w:rsidRPr="00301F09">
        <w:t xml:space="preserve"> found</w:t>
      </w:r>
      <w:r w:rsidR="28CE98C0" w:rsidRPr="00301F09">
        <w:t xml:space="preserve"> </w:t>
      </w:r>
      <w:r w:rsidR="002D3FAA" w:rsidRPr="00301F09">
        <w:t xml:space="preserve">is documented in </w:t>
      </w:r>
      <w:r w:rsidR="28CE98C0" w:rsidRPr="00301F09">
        <w:t xml:space="preserve">a </w:t>
      </w:r>
      <w:r w:rsidR="002D3FAA" w:rsidRPr="00301F09">
        <w:t>concrete way</w:t>
      </w:r>
      <w:r w:rsidR="001D3E06">
        <w:t>.</w:t>
      </w:r>
      <w:r w:rsidR="4FC0076B" w:rsidRPr="00301F09">
        <w:t xml:space="preserve"> </w:t>
      </w:r>
      <w:r w:rsidR="001D3E06">
        <w:t xml:space="preserve">If </w:t>
      </w:r>
      <w:r w:rsidR="4FC0076B" w:rsidRPr="00301F09">
        <w:t>the object was found in an ancient context</w:t>
      </w:r>
      <w:r w:rsidR="001D3E06">
        <w:t xml:space="preserve"> and remains in place,</w:t>
      </w:r>
      <w:r w:rsidR="4FC0076B" w:rsidRPr="00301F09">
        <w:t xml:space="preserve"> not reused or moved in modern times</w:t>
      </w:r>
      <w:r w:rsidR="001D3E06">
        <w:t xml:space="preserve">, the </w:t>
      </w:r>
      <w:r w:rsidR="001D3E06" w:rsidRPr="00D91611">
        <w:t>term “in situ”</w:t>
      </w:r>
      <w:r w:rsidR="008531B7">
        <w:t xml:space="preserve"> </w:t>
      </w:r>
      <w:r w:rsidR="00306AC3">
        <w:t xml:space="preserve">may be </w:t>
      </w:r>
      <w:r w:rsidR="00364FA4">
        <w:t>included</w:t>
      </w:r>
      <w:r w:rsidR="59EABD9F" w:rsidRPr="00301F09">
        <w:t>.</w:t>
      </w:r>
      <w:r w:rsidR="002D3FAA" w:rsidRPr="00301F09">
        <w:t xml:space="preserve"> Unconfirmed or said-to-be “place found” information should not be treated as equivalent to a documented findspot or excavation. Historical documentation of discovery or excavation is hard to confirm and may be limited to a broad geographic area rather than a specific </w:t>
      </w:r>
      <w:r w:rsidR="00A24FA8">
        <w:t xml:space="preserve">location or </w:t>
      </w:r>
      <w:r w:rsidR="002D3FAA" w:rsidRPr="00301F09">
        <w:t xml:space="preserve">context; </w:t>
      </w:r>
      <w:r w:rsidR="28CE98C0" w:rsidRPr="00301F09">
        <w:t>documentatio</w:t>
      </w:r>
      <w:r w:rsidR="002D3FAA" w:rsidRPr="00301F09">
        <w:t>n of the sources is particularly important here.</w:t>
      </w:r>
      <w:r w:rsidR="002D3FAA" w:rsidRPr="45BC76E2">
        <w:rPr>
          <w:rStyle w:val="EndnoteReference"/>
          <w:rFonts w:eastAsiaTheme="minorEastAsia"/>
          <w:color w:val="000000" w:themeColor="text1"/>
        </w:rPr>
        <w:endnoteReference w:id="247"/>
      </w:r>
      <w:r w:rsidR="002D3FAA" w:rsidRPr="00301F09">
        <w:t xml:space="preserve"> If working with modern excavation data, some synthesis</w:t>
      </w:r>
      <w:r w:rsidR="52E66B6D" w:rsidRPr="00301F09">
        <w:t xml:space="preserve"> will</w:t>
      </w:r>
      <w:r w:rsidR="002D3FAA" w:rsidRPr="00301F09">
        <w:t xml:space="preserve"> be required if</w:t>
      </w:r>
      <w:r w:rsidR="28CE98C0" w:rsidRPr="00301F09">
        <w:t xml:space="preserve"> word</w:t>
      </w:r>
      <w:r>
        <w:t xml:space="preserve"> </w:t>
      </w:r>
      <w:r w:rsidR="002D3FAA" w:rsidRPr="00301F09">
        <w:t xml:space="preserve">limits exist on fields. Bibliography relating to the first documentation of (or reference to) the place found should be </w:t>
      </w:r>
      <w:r w:rsidR="002D3FAA" w:rsidRPr="00D44108">
        <w:t xml:space="preserve">provided. Where possible, consider including references to publications of the excavation </w:t>
      </w:r>
      <w:r w:rsidR="600E5D58" w:rsidRPr="00D44108">
        <w:t xml:space="preserve">even if the </w:t>
      </w:r>
      <w:r w:rsidR="00D44108" w:rsidRPr="00D44108">
        <w:t xml:space="preserve">particular </w:t>
      </w:r>
      <w:r w:rsidR="600E5D58" w:rsidRPr="00D44108">
        <w:t>object is</w:t>
      </w:r>
      <w:r w:rsidR="00D44108" w:rsidRPr="00D44108">
        <w:t xml:space="preserve"> not included there</w:t>
      </w:r>
      <w:r w:rsidR="600E5D58" w:rsidRPr="00D44108">
        <w:t xml:space="preserve">, </w:t>
      </w:r>
      <w:r w:rsidR="002D3FAA" w:rsidRPr="00D44108">
        <w:t>so that the object’s history can be understood within this greater context.</w:t>
      </w:r>
    </w:p>
    <w:p w14:paraId="0E3EE659" w14:textId="251CECED" w:rsidR="002D3FAA" w:rsidRPr="005725BA" w:rsidRDefault="002D3FAA" w:rsidP="00195D26">
      <w:pPr>
        <w:spacing w:line="360" w:lineRule="auto"/>
        <w:ind w:left="720"/>
        <w:rPr>
          <w:bCs/>
          <w:i/>
          <w:iCs/>
        </w:rPr>
      </w:pPr>
      <w:r w:rsidRPr="005725BA">
        <w:rPr>
          <w:bCs/>
          <w:i/>
          <w:iCs/>
        </w:rPr>
        <w:t>Place observed in</w:t>
      </w:r>
    </w:p>
    <w:p w14:paraId="2695C038" w14:textId="407A6150" w:rsidR="002D3FAA" w:rsidRPr="00301F09" w:rsidRDefault="002D3FAA" w:rsidP="11716611">
      <w:pPr>
        <w:spacing w:line="360" w:lineRule="auto"/>
        <w:ind w:left="720"/>
        <w:rPr>
          <w:rFonts w:eastAsiaTheme="minorEastAsia"/>
          <w:color w:val="000000" w:themeColor="text1"/>
        </w:rPr>
      </w:pPr>
      <w:r>
        <w:t>As noted in the</w:t>
      </w:r>
      <w:r w:rsidR="007F4275">
        <w:t xml:space="preserve"> case of the </w:t>
      </w:r>
      <w:r w:rsidR="007F4275" w:rsidRPr="11716611">
        <w:t>Grave Stele of Herophanta and Posideos</w:t>
      </w:r>
      <w:r w:rsidR="007F4275">
        <w:t xml:space="preserve"> (</w:t>
      </w:r>
      <w:hyperlink r:id="rId69" w:history="1">
        <w:r w:rsidR="007F4275" w:rsidRPr="002C22BC">
          <w:t>71.AA.288</w:t>
        </w:r>
      </w:hyperlink>
      <w:r w:rsidR="007F4275">
        <w:t>)</w:t>
      </w:r>
      <w:r w:rsidR="002C22BC">
        <w:rPr>
          <w:rStyle w:val="EndnoteReference"/>
        </w:rPr>
        <w:endnoteReference w:id="248"/>
      </w:r>
      <w:r>
        <w:t xml:space="preserve"> </w:t>
      </w:r>
      <w:r w:rsidR="001C21D4">
        <w:t xml:space="preserve">seen in </w:t>
      </w:r>
      <w:r>
        <w:t>Smyrna</w:t>
      </w:r>
      <w:r w:rsidR="00F6046E">
        <w:t xml:space="preserve"> “before 1715</w:t>
      </w:r>
      <w:r>
        <w:t>,</w:t>
      </w:r>
      <w:r w:rsidR="00F6046E">
        <w:t>”</w:t>
      </w:r>
      <w:r>
        <w:t xml:space="preserve"> </w:t>
      </w:r>
      <w:r w:rsidR="00C40FC2">
        <w:t xml:space="preserve">it may only be possible to locate the earliest record of an object at the place </w:t>
      </w:r>
      <w:r w:rsidR="00F6046E">
        <w:t xml:space="preserve">where </w:t>
      </w:r>
      <w:r w:rsidR="00C40FC2">
        <w:t xml:space="preserve">it was </w:t>
      </w:r>
      <w:r>
        <w:t xml:space="preserve">first </w:t>
      </w:r>
      <w:r w:rsidR="00487409">
        <w:t>seen</w:t>
      </w:r>
      <w:r w:rsidR="00656548">
        <w:t>.</w:t>
      </w:r>
      <w:r>
        <w:t xml:space="preserve"> </w:t>
      </w:r>
      <w:r w:rsidR="00487409">
        <w:t>T</w:t>
      </w:r>
      <w:r w:rsidR="00C40FC2">
        <w:t xml:space="preserve">his </w:t>
      </w:r>
      <w:r w:rsidRPr="11716611">
        <w:rPr>
          <w:rFonts w:eastAsiaTheme="minorEastAsia"/>
          <w:color w:val="000000" w:themeColor="text1"/>
        </w:rPr>
        <w:t xml:space="preserve">should not be </w:t>
      </w:r>
      <w:r w:rsidR="00487409" w:rsidRPr="11716611">
        <w:rPr>
          <w:rFonts w:eastAsiaTheme="minorEastAsia"/>
          <w:color w:val="000000" w:themeColor="text1"/>
        </w:rPr>
        <w:t xml:space="preserve">conflated </w:t>
      </w:r>
      <w:r w:rsidRPr="11716611">
        <w:rPr>
          <w:rFonts w:eastAsiaTheme="minorEastAsia"/>
          <w:color w:val="000000" w:themeColor="text1"/>
        </w:rPr>
        <w:t xml:space="preserve">with place </w:t>
      </w:r>
      <w:r w:rsidR="00656548" w:rsidRPr="11716611">
        <w:rPr>
          <w:rFonts w:eastAsiaTheme="minorEastAsia"/>
          <w:color w:val="000000" w:themeColor="text1"/>
        </w:rPr>
        <w:t>o</w:t>
      </w:r>
      <w:r w:rsidRPr="11716611">
        <w:rPr>
          <w:rFonts w:eastAsiaTheme="minorEastAsia"/>
          <w:color w:val="000000" w:themeColor="text1"/>
        </w:rPr>
        <w:t>f</w:t>
      </w:r>
      <w:r w:rsidR="00656548" w:rsidRPr="11716611">
        <w:rPr>
          <w:rFonts w:eastAsiaTheme="minorEastAsia"/>
          <w:color w:val="000000" w:themeColor="text1"/>
        </w:rPr>
        <w:t xml:space="preserve"> </w:t>
      </w:r>
      <w:r w:rsidRPr="11716611">
        <w:rPr>
          <w:rFonts w:eastAsiaTheme="minorEastAsia"/>
          <w:color w:val="000000" w:themeColor="text1"/>
        </w:rPr>
        <w:t>d</w:t>
      </w:r>
      <w:r w:rsidR="00656548" w:rsidRPr="11716611">
        <w:rPr>
          <w:rFonts w:eastAsiaTheme="minorEastAsia"/>
          <w:color w:val="000000" w:themeColor="text1"/>
        </w:rPr>
        <w:t>iscovery</w:t>
      </w:r>
      <w:r w:rsidR="00487409" w:rsidRPr="11716611">
        <w:rPr>
          <w:rFonts w:eastAsiaTheme="minorEastAsia"/>
          <w:color w:val="000000" w:themeColor="text1"/>
        </w:rPr>
        <w:t>, u</w:t>
      </w:r>
      <w:r w:rsidR="00487409">
        <w:t xml:space="preserve">nless there is evidence </w:t>
      </w:r>
      <w:r w:rsidR="00DE3B9B">
        <w:t xml:space="preserve">that </w:t>
      </w:r>
      <w:r w:rsidR="00487409">
        <w:t>the</w:t>
      </w:r>
      <w:r w:rsidR="00A24FA8">
        <w:t>y are the same</w:t>
      </w:r>
      <w:r w:rsidR="00487409">
        <w:t>.</w:t>
      </w:r>
    </w:p>
    <w:p w14:paraId="596BF931" w14:textId="05AC89F3" w:rsidR="002D3FAA" w:rsidRPr="005725BA" w:rsidRDefault="002D3FAA" w:rsidP="00195D26">
      <w:pPr>
        <w:spacing w:line="360" w:lineRule="auto"/>
        <w:ind w:left="720"/>
        <w:rPr>
          <w:bCs/>
          <w:i/>
          <w:iCs/>
        </w:rPr>
      </w:pPr>
      <w:r w:rsidRPr="005725BA">
        <w:rPr>
          <w:bCs/>
          <w:i/>
          <w:iCs/>
        </w:rPr>
        <w:t>Date discovered or observed</w:t>
      </w:r>
      <w:r w:rsidR="00162E82">
        <w:rPr>
          <w:bCs/>
          <w:i/>
          <w:iCs/>
        </w:rPr>
        <w:t xml:space="preserve"> </w:t>
      </w:r>
    </w:p>
    <w:p w14:paraId="3323465C" w14:textId="19085A36" w:rsidR="002D3FAA" w:rsidRPr="00301F09" w:rsidRDefault="002D3FAA" w:rsidP="00195D26">
      <w:pPr>
        <w:spacing w:line="360" w:lineRule="auto"/>
        <w:ind w:left="720"/>
      </w:pPr>
      <w:r w:rsidRPr="00301F09">
        <w:t>These dates should be clearly documented and citations provided.</w:t>
      </w:r>
      <w:r w:rsidR="00162E82">
        <w:t xml:space="preserve"> </w:t>
      </w:r>
    </w:p>
    <w:p w14:paraId="159D1CCC" w14:textId="21640D2C" w:rsidR="002D3FAA" w:rsidRPr="005725BA" w:rsidRDefault="002D3FAA" w:rsidP="00195D26">
      <w:pPr>
        <w:spacing w:line="360" w:lineRule="auto"/>
        <w:ind w:left="720"/>
        <w:rPr>
          <w:bCs/>
          <w:i/>
          <w:iCs/>
        </w:rPr>
      </w:pPr>
      <w:r w:rsidRPr="005725BA">
        <w:rPr>
          <w:bCs/>
          <w:i/>
          <w:iCs/>
        </w:rPr>
        <w:lastRenderedPageBreak/>
        <w:t>Act of excavation or removal</w:t>
      </w:r>
    </w:p>
    <w:p w14:paraId="3F958730" w14:textId="7CB45142" w:rsidR="002D3FAA" w:rsidRPr="00301F09" w:rsidRDefault="002D3FAA" w:rsidP="00195D26">
      <w:pPr>
        <w:spacing w:line="360" w:lineRule="auto"/>
        <w:ind w:left="720"/>
      </w:pPr>
      <w:r w:rsidRPr="00301F09">
        <w:t>The method and type of removal, if known, should be precise. Excavation implies a controlled or documented site recovery. If the method of removal is unknown but the act itself is clear, this should be apparent in your notes.</w:t>
      </w:r>
      <w:r w:rsidR="1DB1F3C3" w:rsidRPr="00301F09">
        <w:t xml:space="preserve"> As </w:t>
      </w:r>
      <w:r w:rsidR="00F87DD5">
        <w:t>mentioned</w:t>
      </w:r>
      <w:r w:rsidR="1DB1F3C3" w:rsidRPr="00301F09">
        <w:t xml:space="preserve"> above, you </w:t>
      </w:r>
      <w:r w:rsidR="00487409" w:rsidRPr="00301F09">
        <w:t>should also indicate if information</w:t>
      </w:r>
      <w:r w:rsidR="00162E82">
        <w:t xml:space="preserve"> </w:t>
      </w:r>
      <w:r w:rsidR="1DB1F3C3" w:rsidRPr="00301F09">
        <w:t xml:space="preserve">regarding an object’s excavation </w:t>
      </w:r>
      <w:r w:rsidR="7D04665B" w:rsidRPr="00301F09">
        <w:t>or discovery</w:t>
      </w:r>
      <w:r w:rsidR="00487409" w:rsidRPr="00301F09">
        <w:t xml:space="preserve"> is lacking.</w:t>
      </w:r>
    </w:p>
    <w:p w14:paraId="2E699D90" w14:textId="1FDE82C6" w:rsidR="002D3FAA" w:rsidRPr="005725BA" w:rsidRDefault="002D3FAA" w:rsidP="00195D26">
      <w:pPr>
        <w:spacing w:line="360" w:lineRule="auto"/>
        <w:ind w:left="720"/>
        <w:rPr>
          <w:bCs/>
          <w:i/>
          <w:iCs/>
        </w:rPr>
      </w:pPr>
      <w:r w:rsidRPr="005725BA">
        <w:rPr>
          <w:bCs/>
          <w:i/>
          <w:iCs/>
        </w:rPr>
        <w:t>Reburial</w:t>
      </w:r>
    </w:p>
    <w:p w14:paraId="111FAE82" w14:textId="00E87D6E" w:rsidR="002D3FAA" w:rsidRPr="00301F09" w:rsidRDefault="002D3FAA" w:rsidP="00195D26">
      <w:pPr>
        <w:spacing w:line="360" w:lineRule="auto"/>
        <w:ind w:left="720"/>
        <w:rPr>
          <w:b/>
          <w:bCs/>
          <w:vertAlign w:val="superscript"/>
        </w:rPr>
      </w:pPr>
      <w:r w:rsidRPr="00301F09">
        <w:t>Once discovered, objects can also be reburied; this is particularly common with mosaics.</w:t>
      </w:r>
      <w:r w:rsidRPr="45BC76E2">
        <w:rPr>
          <w:rStyle w:val="EndnoteReference"/>
          <w:rFonts w:eastAsiaTheme="minorEastAsia"/>
          <w:color w:val="000000" w:themeColor="text1"/>
        </w:rPr>
        <w:endnoteReference w:id="249"/>
      </w:r>
    </w:p>
    <w:p w14:paraId="5E58337A" w14:textId="565FAB22" w:rsidR="002D3FAA" w:rsidRPr="005725BA" w:rsidRDefault="002D3FAA" w:rsidP="00195D26">
      <w:pPr>
        <w:spacing w:line="360" w:lineRule="auto"/>
        <w:ind w:left="720"/>
        <w:rPr>
          <w:bCs/>
          <w:i/>
          <w:iCs/>
        </w:rPr>
      </w:pPr>
      <w:r w:rsidRPr="005725BA">
        <w:rPr>
          <w:bCs/>
          <w:i/>
          <w:iCs/>
        </w:rPr>
        <w:t xml:space="preserve">Uncovered </w:t>
      </w:r>
    </w:p>
    <w:p w14:paraId="7E170627" w14:textId="5678574E" w:rsidR="001D486B" w:rsidRDefault="002D3FAA" w:rsidP="00522C8E">
      <w:pPr>
        <w:spacing w:line="360" w:lineRule="auto"/>
        <w:ind w:left="720"/>
      </w:pPr>
      <w:r>
        <w:t>Objects can also be uncovered but left in situ, either partially or entirely exposed.</w:t>
      </w:r>
    </w:p>
    <w:p w14:paraId="2CE1774B" w14:textId="77777777" w:rsidR="00F87DD5" w:rsidRPr="00301F09" w:rsidRDefault="00F87DD5" w:rsidP="00522C8E">
      <w:pPr>
        <w:spacing w:line="360" w:lineRule="auto"/>
        <w:ind w:left="720"/>
      </w:pPr>
    </w:p>
    <w:p w14:paraId="5EE29B3F" w14:textId="3FA0013F" w:rsidR="74CFCBE1" w:rsidRPr="00366A7F" w:rsidRDefault="3B949E30" w:rsidP="00366A7F">
      <w:pPr>
        <w:pStyle w:val="Heading4"/>
        <w:rPr>
          <w:i w:val="0"/>
          <w:iCs w:val="0"/>
        </w:rPr>
      </w:pPr>
      <w:r w:rsidRPr="74CFCBE1">
        <w:t xml:space="preserve"> </w:t>
      </w:r>
      <w:r w:rsidRPr="00366A7F">
        <w:rPr>
          <w:i w:val="0"/>
          <w:iCs w:val="0"/>
        </w:rPr>
        <w:t>Beyond Provenance and Provenience</w:t>
      </w:r>
      <w:r w:rsidR="008531B7" w:rsidRPr="00366A7F">
        <w:rPr>
          <w:i w:val="0"/>
          <w:iCs w:val="0"/>
        </w:rPr>
        <w:t xml:space="preserve"> </w:t>
      </w:r>
    </w:p>
    <w:p w14:paraId="5126759D" w14:textId="21EE7DBE" w:rsidR="002D3FAA" w:rsidRPr="00301F09" w:rsidRDefault="00487409" w:rsidP="00AE79FB">
      <w:pPr>
        <w:spacing w:line="360" w:lineRule="auto"/>
        <w:ind w:firstLine="720"/>
        <w:rPr>
          <w:rFonts w:eastAsiaTheme="minorEastAsia"/>
        </w:rPr>
      </w:pPr>
      <w:r w:rsidRPr="11716611">
        <w:rPr>
          <w:rFonts w:eastAsiaTheme="minorEastAsia"/>
        </w:rPr>
        <w:t>O</w:t>
      </w:r>
      <w:r w:rsidR="002D3FAA" w:rsidRPr="11716611">
        <w:rPr>
          <w:rFonts w:eastAsiaTheme="minorEastAsia"/>
        </w:rPr>
        <w:t>ther events</w:t>
      </w:r>
      <w:r w:rsidR="006F4F32" w:rsidRPr="11716611">
        <w:rPr>
          <w:rFonts w:eastAsiaTheme="minorEastAsia"/>
        </w:rPr>
        <w:t xml:space="preserve"> following </w:t>
      </w:r>
      <w:r w:rsidR="001D486B" w:rsidRPr="11716611">
        <w:rPr>
          <w:rFonts w:eastAsiaTheme="minorEastAsia"/>
        </w:rPr>
        <w:t xml:space="preserve">an object’s </w:t>
      </w:r>
      <w:r w:rsidR="006F4F32" w:rsidRPr="11716611">
        <w:rPr>
          <w:rFonts w:eastAsiaTheme="minorEastAsia"/>
        </w:rPr>
        <w:t>discovery</w:t>
      </w:r>
      <w:r w:rsidRPr="11716611">
        <w:rPr>
          <w:rFonts w:eastAsiaTheme="minorEastAsia"/>
        </w:rPr>
        <w:t xml:space="preserve"> </w:t>
      </w:r>
      <w:r w:rsidR="002D3FAA" w:rsidRPr="11716611">
        <w:rPr>
          <w:rFonts w:eastAsiaTheme="minorEastAsia"/>
        </w:rPr>
        <w:t xml:space="preserve">are important for ascertaining </w:t>
      </w:r>
      <w:r w:rsidR="001D486B" w:rsidRPr="11716611">
        <w:rPr>
          <w:rFonts w:eastAsiaTheme="minorEastAsia"/>
        </w:rPr>
        <w:t>its</w:t>
      </w:r>
      <w:r w:rsidR="002D3FAA" w:rsidRPr="11716611">
        <w:rPr>
          <w:rFonts w:eastAsiaTheme="minorEastAsia"/>
        </w:rPr>
        <w:t xml:space="preserve"> history, if not its provenance. </w:t>
      </w:r>
      <w:r w:rsidRPr="11716611">
        <w:rPr>
          <w:rFonts w:eastAsiaTheme="minorEastAsia"/>
        </w:rPr>
        <w:t>T</w:t>
      </w:r>
      <w:r w:rsidR="002D3FAA" w:rsidRPr="11716611">
        <w:rPr>
          <w:rFonts w:eastAsiaTheme="minorEastAsia"/>
        </w:rPr>
        <w:t xml:space="preserve">hese are separate from ownership transfers </w:t>
      </w:r>
      <w:r w:rsidRPr="11716611">
        <w:rPr>
          <w:rFonts w:eastAsiaTheme="minorEastAsia"/>
        </w:rPr>
        <w:t xml:space="preserve">but </w:t>
      </w:r>
      <w:r w:rsidR="002D3FAA" w:rsidRPr="11716611">
        <w:rPr>
          <w:rFonts w:eastAsiaTheme="minorEastAsia"/>
        </w:rPr>
        <w:t>may be part of the evidence you consider and include along</w:t>
      </w:r>
      <w:r w:rsidR="00AE79FB">
        <w:rPr>
          <w:rFonts w:eastAsiaTheme="minorEastAsia"/>
        </w:rPr>
        <w:t xml:space="preserve"> with</w:t>
      </w:r>
      <w:r w:rsidR="002D3FAA">
        <w:t xml:space="preserve"> provenance data.</w:t>
      </w:r>
    </w:p>
    <w:p w14:paraId="2B05D8E1" w14:textId="0F790695" w:rsidR="002D3FAA" w:rsidRPr="005725BA" w:rsidRDefault="002D3FAA" w:rsidP="00522C8E">
      <w:pPr>
        <w:spacing w:line="360" w:lineRule="auto"/>
        <w:ind w:firstLine="720"/>
        <w:rPr>
          <w:i/>
          <w:iCs/>
        </w:rPr>
      </w:pPr>
      <w:r w:rsidRPr="5D7FDE1B">
        <w:rPr>
          <w:i/>
          <w:iCs/>
        </w:rPr>
        <w:t>Object broken</w:t>
      </w:r>
      <w:r w:rsidR="00EE4C4F">
        <w:rPr>
          <w:i/>
          <w:iCs/>
        </w:rPr>
        <w:t xml:space="preserve"> or </w:t>
      </w:r>
      <w:r w:rsidRPr="5D7FDE1B">
        <w:rPr>
          <w:i/>
          <w:iCs/>
        </w:rPr>
        <w:t>fragmented</w:t>
      </w:r>
    </w:p>
    <w:p w14:paraId="280CA3CA" w14:textId="4ACF2599" w:rsidR="002D3FAA" w:rsidRPr="00301F09" w:rsidRDefault="002D3FAA" w:rsidP="005725BA">
      <w:pPr>
        <w:spacing w:line="360" w:lineRule="auto"/>
        <w:ind w:left="720"/>
      </w:pPr>
      <w:r w:rsidRPr="00301F09">
        <w:t>Ancient breakage of objects can reflect anything from ritual processes to accidental breakage during deposition. Modern breakages resulting in the dispersal of related fragments from a single object should also be noted.</w:t>
      </w:r>
      <w:r w:rsidRPr="45BC76E2">
        <w:rPr>
          <w:rStyle w:val="EndnoteReference"/>
          <w:rFonts w:eastAsiaTheme="minorEastAsia"/>
          <w:color w:val="000000" w:themeColor="text1"/>
        </w:rPr>
        <w:endnoteReference w:id="250"/>
      </w:r>
      <w:r w:rsidRPr="00301F09">
        <w:t xml:space="preserve"> </w:t>
      </w:r>
    </w:p>
    <w:p w14:paraId="410FB20F" w14:textId="438B62A6" w:rsidR="002D3FAA" w:rsidRPr="005725BA" w:rsidRDefault="002D3FAA" w:rsidP="00522C8E">
      <w:pPr>
        <w:spacing w:line="360" w:lineRule="auto"/>
        <w:ind w:firstLine="720"/>
        <w:rPr>
          <w:i/>
          <w:iCs/>
        </w:rPr>
      </w:pPr>
      <w:r w:rsidRPr="5D7FDE1B">
        <w:rPr>
          <w:i/>
          <w:iCs/>
        </w:rPr>
        <w:t>Object interventions: Restoration and mounting</w:t>
      </w:r>
    </w:p>
    <w:p w14:paraId="0D37DAFC" w14:textId="78F55A81" w:rsidR="002D3FAA" w:rsidRDefault="002D3FAA" w:rsidP="3E478756">
      <w:pPr>
        <w:spacing w:line="360" w:lineRule="auto"/>
        <w:ind w:left="720"/>
      </w:pPr>
      <w:r w:rsidRPr="00301F09">
        <w:t>Ancient objects are frequently palimpsests of restoration and conservation campaigns, which may themselves be ancient in date</w:t>
      </w:r>
      <w:r w:rsidR="52E66B6D" w:rsidRPr="00301F09">
        <w:t>.</w:t>
      </w:r>
      <w:r w:rsidRPr="45BC76E2">
        <w:rPr>
          <w:rStyle w:val="EndnoteReference"/>
          <w:rFonts w:eastAsiaTheme="minorEastAsia"/>
          <w:color w:val="000000" w:themeColor="text1"/>
        </w:rPr>
        <w:endnoteReference w:id="251"/>
      </w:r>
      <w:r w:rsidRPr="00301F09">
        <w:t xml:space="preserve"> Fragments from disparate ancient works may also have been recomposed into modern pastiches.</w:t>
      </w:r>
      <w:r w:rsidRPr="45BC76E2">
        <w:rPr>
          <w:rStyle w:val="EndnoteReference"/>
          <w:rFonts w:eastAsiaTheme="minorEastAsia"/>
          <w:color w:val="000000" w:themeColor="text1"/>
        </w:rPr>
        <w:endnoteReference w:id="252"/>
      </w:r>
      <w:r w:rsidR="00EE4C4F">
        <w:t xml:space="preserve"> H</w:t>
      </w:r>
      <w:r w:rsidRPr="00301F09">
        <w:t xml:space="preserve">ow an object was fitted for a mount and the kind of mount itself </w:t>
      </w:r>
      <w:r w:rsidR="52E66B6D" w:rsidRPr="00301F09">
        <w:t>can</w:t>
      </w:r>
      <w:r w:rsidRPr="00301F09">
        <w:t xml:space="preserve"> indicate a date, although this is circumstantial without external confirmation.</w:t>
      </w:r>
      <w:r w:rsidRPr="45BC76E2">
        <w:rPr>
          <w:rStyle w:val="EndnoteReference"/>
          <w:rFonts w:eastAsiaTheme="minorEastAsia"/>
          <w:color w:val="000000" w:themeColor="text1"/>
        </w:rPr>
        <w:endnoteReference w:id="253"/>
      </w:r>
      <w:r w:rsidR="0B900D6F" w:rsidRPr="00301F09">
        <w:t xml:space="preserve"> </w:t>
      </w:r>
      <w:r w:rsidR="406694ED" w:rsidRPr="00301F09">
        <w:t xml:space="preserve">The makers of many mounts are as yet unknown, although Kichizô Inagaki, who was active in Paris during the early twentieth century, stands out, in part due to several stamps associated </w:t>
      </w:r>
      <w:r w:rsidR="406694ED" w:rsidRPr="00366A7F">
        <w:t>with him</w:t>
      </w:r>
      <w:r w:rsidR="00463B67" w:rsidRPr="00366A7F">
        <w:t xml:space="preserve"> (</w:t>
      </w:r>
      <w:hyperlink w:anchor="fig-43" w:history="1">
        <w:r w:rsidR="00463B67" w:rsidRPr="00366A7F">
          <w:rPr>
            <w:rStyle w:val="Hyperlink"/>
          </w:rPr>
          <w:t xml:space="preserve">fig. </w:t>
        </w:r>
        <w:r w:rsidR="00610B8F" w:rsidRPr="00366A7F">
          <w:rPr>
            <w:rStyle w:val="Hyperlink"/>
          </w:rPr>
          <w:t>43</w:t>
        </w:r>
      </w:hyperlink>
      <w:r w:rsidR="00463B67" w:rsidRPr="00366A7F">
        <w:t>)</w:t>
      </w:r>
      <w:r w:rsidR="406694ED" w:rsidRPr="00366A7F">
        <w:t>.</w:t>
      </w:r>
      <w:r w:rsidR="00656548" w:rsidRPr="00366A7F">
        <w:rPr>
          <w:rStyle w:val="EndnoteReference"/>
        </w:rPr>
        <w:endnoteReference w:id="254"/>
      </w:r>
      <w:r w:rsidR="406694ED" w:rsidRPr="00366A7F">
        <w:t xml:space="preserve"> Alien</w:t>
      </w:r>
      <w:r w:rsidR="406694ED" w:rsidRPr="00301F09">
        <w:t xml:space="preserve"> restorations or mounts </w:t>
      </w:r>
      <w:r w:rsidR="52E66B6D" w:rsidRPr="00301F09">
        <w:t>can</w:t>
      </w:r>
      <w:r w:rsidR="406694ED" w:rsidRPr="00301F09">
        <w:t xml:space="preserve"> also be documented at one </w:t>
      </w:r>
      <w:r w:rsidR="406694ED" w:rsidRPr="00301F09">
        <w:lastRenderedPageBreak/>
        <w:t xml:space="preserve">point and later removed, while drilling </w:t>
      </w:r>
      <w:r w:rsidRPr="00301F09">
        <w:t>for</w:t>
      </w:r>
      <w:r w:rsidR="406694ED" w:rsidRPr="00301F09">
        <w:t xml:space="preserve"> new</w:t>
      </w:r>
      <w:r w:rsidRPr="00301F09">
        <w:t xml:space="preserve"> mounts </w:t>
      </w:r>
      <w:r w:rsidR="52E66B6D" w:rsidRPr="00301F09">
        <w:t>often</w:t>
      </w:r>
      <w:r w:rsidRPr="00301F09">
        <w:t xml:space="preserve"> eradicate</w:t>
      </w:r>
      <w:r w:rsidR="52E66B6D" w:rsidRPr="00301F09">
        <w:t>s</w:t>
      </w:r>
      <w:r w:rsidRPr="00301F09">
        <w:t xml:space="preserve"> evidence of earlier mounts or </w:t>
      </w:r>
      <w:r w:rsidR="406694ED" w:rsidRPr="00301F09">
        <w:t>interventions</w:t>
      </w:r>
      <w:r w:rsidRPr="00301F09">
        <w:t>.</w:t>
      </w:r>
    </w:p>
    <w:p w14:paraId="383831A9" w14:textId="77777777" w:rsidR="00463B67" w:rsidRPr="00301F09" w:rsidRDefault="00463B67" w:rsidP="3E478756">
      <w:pPr>
        <w:spacing w:line="360" w:lineRule="auto"/>
        <w:ind w:left="720"/>
        <w:rPr>
          <w:b/>
          <w:bCs/>
        </w:rPr>
      </w:pPr>
    </w:p>
    <w:p w14:paraId="062DAEEE" w14:textId="2358DC70" w:rsidR="002D3FAA" w:rsidRPr="00301F09" w:rsidRDefault="002D3FAA" w:rsidP="00366A7F">
      <w:pPr>
        <w:pStyle w:val="Heading3"/>
      </w:pPr>
      <w:r w:rsidRPr="00301F09">
        <w:t>Credit Lines</w:t>
      </w:r>
      <w:r w:rsidR="0007042E" w:rsidRPr="00301F09">
        <w:t xml:space="preserve"> and Accession Numbers</w:t>
      </w:r>
    </w:p>
    <w:p w14:paraId="6053C15F" w14:textId="082E4A6F" w:rsidR="00746412" w:rsidRDefault="00487409" w:rsidP="00746412">
      <w:pPr>
        <w:spacing w:line="360" w:lineRule="auto"/>
        <w:rPr>
          <w:rFonts w:ascii="Calibri" w:eastAsia="Calibri" w:hAnsi="Calibri" w:cs="Times New Roman"/>
          <w:color w:val="000000" w:themeColor="text1"/>
        </w:rPr>
      </w:pPr>
      <w:r w:rsidRPr="00301F09">
        <w:rPr>
          <w:rFonts w:ascii="Calibri" w:eastAsia="Calibri" w:hAnsi="Calibri" w:cs="Times New Roman"/>
          <w:color w:val="000000" w:themeColor="text1"/>
        </w:rPr>
        <w:t xml:space="preserve">Credit lines are often </w:t>
      </w:r>
      <w:r w:rsidR="002D3FAA" w:rsidRPr="00301F09">
        <w:rPr>
          <w:rFonts w:ascii="Calibri" w:eastAsia="Calibri" w:hAnsi="Calibri" w:cs="Times New Roman"/>
          <w:color w:val="000000" w:themeColor="text1"/>
        </w:rPr>
        <w:t>overlooked,</w:t>
      </w:r>
      <w:r w:rsidR="00893E8B">
        <w:rPr>
          <w:rFonts w:ascii="Calibri" w:eastAsia="Calibri" w:hAnsi="Calibri" w:cs="Times New Roman"/>
          <w:color w:val="000000" w:themeColor="text1"/>
        </w:rPr>
        <w:t xml:space="preserve"> are</w:t>
      </w:r>
      <w:r w:rsidR="002D3FAA" w:rsidRPr="00301F09">
        <w:rPr>
          <w:rFonts w:ascii="Calibri" w:eastAsia="Calibri" w:hAnsi="Calibri" w:cs="Times New Roman"/>
          <w:color w:val="000000" w:themeColor="text1"/>
        </w:rPr>
        <w:t xml:space="preserve"> rarely explained, and </w:t>
      </w:r>
      <w:r w:rsidR="0089680D">
        <w:rPr>
          <w:rFonts w:ascii="Calibri" w:eastAsia="Calibri" w:hAnsi="Calibri" w:cs="Times New Roman"/>
          <w:color w:val="000000" w:themeColor="text1"/>
        </w:rPr>
        <w:t xml:space="preserve">may be </w:t>
      </w:r>
      <w:r w:rsidR="00CA0A71">
        <w:rPr>
          <w:rFonts w:ascii="Calibri" w:eastAsia="Calibri" w:hAnsi="Calibri" w:cs="Times New Roman"/>
          <w:color w:val="000000" w:themeColor="text1"/>
        </w:rPr>
        <w:t xml:space="preserve">misleading </w:t>
      </w:r>
      <w:r w:rsidR="002D3FAA" w:rsidRPr="00301F09">
        <w:rPr>
          <w:rFonts w:ascii="Calibri" w:eastAsia="Calibri" w:hAnsi="Calibri" w:cs="Times New Roman"/>
          <w:color w:val="000000" w:themeColor="text1"/>
        </w:rPr>
        <w:t xml:space="preserve">to museum visitors. </w:t>
      </w:r>
      <w:r w:rsidRPr="00301F09">
        <w:rPr>
          <w:rFonts w:ascii="Calibri" w:eastAsia="Calibri" w:hAnsi="Calibri" w:cs="Times New Roman"/>
          <w:color w:val="000000" w:themeColor="text1"/>
        </w:rPr>
        <w:t xml:space="preserve">They </w:t>
      </w:r>
      <w:r w:rsidR="002D3FAA" w:rsidRPr="00301F09">
        <w:rPr>
          <w:rFonts w:ascii="Calibri" w:eastAsia="Calibri" w:hAnsi="Calibri" w:cs="Times New Roman"/>
          <w:color w:val="000000" w:themeColor="text1"/>
        </w:rPr>
        <w:t xml:space="preserve">are public acknowledgements on labels or collection pages that indicate the donor of the work of art or </w:t>
      </w:r>
      <w:r w:rsidR="005348CB">
        <w:rPr>
          <w:rFonts w:ascii="Calibri" w:eastAsia="Calibri" w:hAnsi="Calibri" w:cs="Times New Roman"/>
          <w:color w:val="000000" w:themeColor="text1"/>
        </w:rPr>
        <w:t xml:space="preserve">funding </w:t>
      </w:r>
      <w:r w:rsidR="002D3FAA" w:rsidRPr="00301F09">
        <w:rPr>
          <w:rFonts w:ascii="Calibri" w:eastAsia="Calibri" w:hAnsi="Calibri" w:cs="Times New Roman"/>
          <w:color w:val="000000" w:themeColor="text1"/>
        </w:rPr>
        <w:t xml:space="preserve">source of its acquisition, as well as the kind of transfer involved: by exchange, gift, bequest, and so on. Despite their brevity, credit lines are complementary to provenance, but they should not be </w:t>
      </w:r>
      <w:r w:rsidR="005348CB">
        <w:rPr>
          <w:rFonts w:ascii="Calibri" w:eastAsia="Calibri" w:hAnsi="Calibri" w:cs="Times New Roman"/>
          <w:color w:val="000000" w:themeColor="text1"/>
        </w:rPr>
        <w:t xml:space="preserve">taken </w:t>
      </w:r>
      <w:r w:rsidR="002D3FAA" w:rsidRPr="00301F09">
        <w:rPr>
          <w:rFonts w:ascii="Calibri" w:eastAsia="Calibri" w:hAnsi="Calibri" w:cs="Times New Roman"/>
          <w:color w:val="000000" w:themeColor="text1"/>
        </w:rPr>
        <w:t xml:space="preserve">for a provenance narrative. The respective functions </w:t>
      </w:r>
      <w:r w:rsidR="005348CB">
        <w:rPr>
          <w:rFonts w:ascii="Calibri" w:eastAsia="Calibri" w:hAnsi="Calibri" w:cs="Times New Roman"/>
          <w:color w:val="000000" w:themeColor="text1"/>
        </w:rPr>
        <w:t xml:space="preserve">of the two </w:t>
      </w:r>
      <w:r w:rsidR="002D3FAA" w:rsidRPr="00301F09">
        <w:rPr>
          <w:rFonts w:ascii="Calibri" w:eastAsia="Calibri" w:hAnsi="Calibri" w:cs="Times New Roman"/>
          <w:color w:val="000000" w:themeColor="text1"/>
        </w:rPr>
        <w:t xml:space="preserve">diverge in significant ways, and they often fall within the purview of different </w:t>
      </w:r>
      <w:r w:rsidR="1F437642" w:rsidRPr="5EF4B8D8">
        <w:rPr>
          <w:rFonts w:ascii="Calibri" w:eastAsia="Calibri" w:hAnsi="Calibri" w:cs="Times New Roman"/>
          <w:color w:val="000000" w:themeColor="text1"/>
        </w:rPr>
        <w:t xml:space="preserve">museum </w:t>
      </w:r>
      <w:r w:rsidR="002D3FAA" w:rsidRPr="5EF4B8D8">
        <w:rPr>
          <w:rFonts w:ascii="Calibri" w:eastAsia="Calibri" w:hAnsi="Calibri" w:cs="Times New Roman"/>
          <w:color w:val="000000" w:themeColor="text1"/>
        </w:rPr>
        <w:t>departments</w:t>
      </w:r>
      <w:r w:rsidR="002D3FAA" w:rsidRPr="00301F09">
        <w:rPr>
          <w:rFonts w:ascii="Calibri" w:eastAsia="Calibri" w:hAnsi="Calibri" w:cs="Times New Roman"/>
          <w:color w:val="000000" w:themeColor="text1"/>
        </w:rPr>
        <w:t xml:space="preserve">. Credit lines may be more visible than provenance narratives, since institutional policies and legal contracts often mandate their use. </w:t>
      </w:r>
      <w:r w:rsidRPr="00301F09">
        <w:rPr>
          <w:rFonts w:ascii="Calibri" w:eastAsia="Calibri" w:hAnsi="Calibri" w:cs="Times New Roman"/>
          <w:color w:val="000000" w:themeColor="text1"/>
        </w:rPr>
        <w:t>They</w:t>
      </w:r>
      <w:r w:rsidR="002D3FAA" w:rsidRPr="00301F09">
        <w:rPr>
          <w:rFonts w:ascii="Calibri" w:eastAsia="Calibri" w:hAnsi="Calibri" w:cs="Times New Roman"/>
          <w:color w:val="000000" w:themeColor="text1"/>
        </w:rPr>
        <w:t xml:space="preserve"> </w:t>
      </w:r>
      <w:r w:rsidRPr="00301F09">
        <w:rPr>
          <w:rFonts w:ascii="Calibri" w:eastAsia="Calibri" w:hAnsi="Calibri" w:cs="Times New Roman"/>
          <w:color w:val="000000" w:themeColor="text1"/>
        </w:rPr>
        <w:t xml:space="preserve">can </w:t>
      </w:r>
      <w:r w:rsidR="002D3FAA" w:rsidRPr="00301F09">
        <w:rPr>
          <w:rFonts w:ascii="Calibri" w:eastAsia="Calibri" w:hAnsi="Calibri" w:cs="Times New Roman"/>
          <w:color w:val="000000" w:themeColor="text1"/>
        </w:rPr>
        <w:t xml:space="preserve">also distinguish objects on loan from private collections and other institutions from </w:t>
      </w:r>
      <w:r w:rsidRPr="00301F09">
        <w:rPr>
          <w:rFonts w:ascii="Calibri" w:eastAsia="Calibri" w:hAnsi="Calibri" w:cs="Times New Roman"/>
          <w:color w:val="000000" w:themeColor="text1"/>
        </w:rPr>
        <w:t xml:space="preserve">those </w:t>
      </w:r>
      <w:r w:rsidR="002D3FAA" w:rsidRPr="00301F09">
        <w:rPr>
          <w:rFonts w:ascii="Calibri" w:eastAsia="Calibri" w:hAnsi="Calibri" w:cs="Times New Roman"/>
          <w:color w:val="000000" w:themeColor="text1"/>
        </w:rPr>
        <w:t xml:space="preserve">in a museum’s permanent collection, and </w:t>
      </w:r>
      <w:r w:rsidR="00926002">
        <w:rPr>
          <w:rFonts w:ascii="Calibri" w:eastAsia="Calibri" w:hAnsi="Calibri" w:cs="Times New Roman"/>
          <w:color w:val="000000" w:themeColor="text1"/>
        </w:rPr>
        <w:t>they</w:t>
      </w:r>
      <w:r w:rsidR="002D3FAA" w:rsidRPr="00301F09">
        <w:rPr>
          <w:rFonts w:ascii="Calibri" w:eastAsia="Calibri" w:hAnsi="Calibri" w:cs="Times New Roman"/>
          <w:color w:val="000000" w:themeColor="text1"/>
        </w:rPr>
        <w:t xml:space="preserve"> may embed further information on behalf of those institutions.</w:t>
      </w:r>
      <w:r w:rsidR="00746412">
        <w:rPr>
          <w:rFonts w:ascii="Calibri" w:eastAsia="Calibri" w:hAnsi="Calibri" w:cs="Times New Roman"/>
          <w:color w:val="000000" w:themeColor="text1"/>
        </w:rPr>
        <w:t xml:space="preserve"> </w:t>
      </w:r>
      <w:r w:rsidR="00746412" w:rsidRPr="00746412">
        <w:rPr>
          <w:rFonts w:ascii="Calibri" w:eastAsia="Calibri" w:hAnsi="Calibri" w:cs="Times New Roman"/>
          <w:color w:val="000000" w:themeColor="text1"/>
        </w:rPr>
        <w:t xml:space="preserve">Even at their most informative, credit lines may give the name of the donor or lending collection, but more often include information, such as funding sources for the purchase of the object, that will reveal very little about its earlier ownership history. </w:t>
      </w:r>
    </w:p>
    <w:p w14:paraId="11653306" w14:textId="1CE1B6DD" w:rsidR="002D3FAA" w:rsidRPr="00301F09" w:rsidRDefault="009D487E" w:rsidP="00366A7F">
      <w:pPr>
        <w:spacing w:line="360" w:lineRule="auto"/>
        <w:ind w:firstLine="720"/>
        <w:rPr>
          <w:rFonts w:ascii="Calibri" w:eastAsia="Calibri" w:hAnsi="Calibri" w:cs="Times New Roman"/>
          <w:color w:val="000000" w:themeColor="text1"/>
        </w:rPr>
      </w:pPr>
      <w:r>
        <w:rPr>
          <w:rFonts w:ascii="Calibri" w:eastAsia="Calibri" w:hAnsi="Calibri" w:cs="Times New Roman"/>
          <w:color w:val="000000" w:themeColor="text1"/>
        </w:rPr>
        <w:t xml:space="preserve">An </w:t>
      </w:r>
      <w:r w:rsidR="00BA6AB6">
        <w:rPr>
          <w:rFonts w:ascii="Calibri" w:eastAsia="Calibri" w:hAnsi="Calibri" w:cs="Times New Roman"/>
          <w:color w:val="000000" w:themeColor="text1"/>
        </w:rPr>
        <w:t>a</w:t>
      </w:r>
      <w:r w:rsidR="002D3FAA" w:rsidRPr="3E478756">
        <w:rPr>
          <w:rFonts w:ascii="Calibri" w:eastAsia="Calibri" w:hAnsi="Calibri" w:cs="Times New Roman"/>
          <w:color w:val="000000" w:themeColor="text1"/>
        </w:rPr>
        <w:t>ccession number</w:t>
      </w:r>
      <w:r w:rsidR="002D3FAA" w:rsidRPr="3E478756">
        <w:rPr>
          <w:rFonts w:ascii="Calibri" w:eastAsia="Calibri" w:hAnsi="Calibri" w:cs="Times New Roman"/>
          <w:i/>
          <w:iCs/>
          <w:color w:val="000000" w:themeColor="text1"/>
        </w:rPr>
        <w:t>,</w:t>
      </w:r>
      <w:r w:rsidR="002D3FAA" w:rsidRPr="3E478756">
        <w:rPr>
          <w:rFonts w:ascii="Calibri" w:eastAsia="Calibri" w:hAnsi="Calibri" w:cs="Times New Roman"/>
          <w:b/>
          <w:bCs/>
          <w:i/>
          <w:iCs/>
          <w:color w:val="000000" w:themeColor="text1"/>
        </w:rPr>
        <w:t xml:space="preserve"> </w:t>
      </w:r>
      <w:r w:rsidR="002D3FAA" w:rsidRPr="3E478756">
        <w:rPr>
          <w:rFonts w:ascii="Calibri" w:eastAsia="Calibri" w:hAnsi="Calibri" w:cs="Times New Roman"/>
          <w:color w:val="000000" w:themeColor="text1"/>
        </w:rPr>
        <w:t xml:space="preserve">the number assigned to each specific object in a collection, can likewise be conflated with provenance data. </w:t>
      </w:r>
      <w:r w:rsidR="00630F23">
        <w:rPr>
          <w:rFonts w:ascii="Calibri" w:eastAsia="Calibri" w:hAnsi="Calibri" w:cs="Times New Roman"/>
          <w:color w:val="000000" w:themeColor="text1"/>
        </w:rPr>
        <w:t>T</w:t>
      </w:r>
      <w:r w:rsidR="002D3FAA" w:rsidRPr="3E478756">
        <w:rPr>
          <w:rFonts w:ascii="Calibri" w:eastAsia="Calibri" w:hAnsi="Calibri" w:cs="Times New Roman"/>
          <w:color w:val="000000" w:themeColor="text1"/>
        </w:rPr>
        <w:t>hese numbers may</w:t>
      </w:r>
      <w:r w:rsidR="00AE4299">
        <w:rPr>
          <w:rFonts w:ascii="Calibri" w:eastAsia="Calibri" w:hAnsi="Calibri" w:cs="Times New Roman"/>
          <w:color w:val="000000" w:themeColor="text1"/>
        </w:rPr>
        <w:t xml:space="preserve"> or may not </w:t>
      </w:r>
      <w:r w:rsidR="002D3FAA" w:rsidRPr="3E478756">
        <w:rPr>
          <w:rFonts w:ascii="Calibri" w:eastAsia="Calibri" w:hAnsi="Calibri" w:cs="Times New Roman"/>
          <w:color w:val="000000" w:themeColor="text1"/>
        </w:rPr>
        <w:t>relate to the year of acquisition</w:t>
      </w:r>
      <w:r w:rsidR="0007042E" w:rsidRPr="3E478756">
        <w:rPr>
          <w:rFonts w:ascii="Calibri" w:eastAsia="Calibri" w:hAnsi="Calibri" w:cs="Times New Roman"/>
          <w:color w:val="000000" w:themeColor="text1"/>
        </w:rPr>
        <w:t xml:space="preserve"> (</w:t>
      </w:r>
      <w:r w:rsidR="00AE4299">
        <w:rPr>
          <w:rFonts w:ascii="Calibri" w:eastAsia="Calibri" w:hAnsi="Calibri" w:cs="Times New Roman"/>
          <w:color w:val="000000" w:themeColor="text1"/>
        </w:rPr>
        <w:t>though</w:t>
      </w:r>
      <w:r w:rsidR="0007042E" w:rsidRPr="3E478756">
        <w:rPr>
          <w:rFonts w:ascii="Calibri" w:eastAsia="Calibri" w:hAnsi="Calibri" w:cs="Times New Roman"/>
          <w:color w:val="000000" w:themeColor="text1"/>
        </w:rPr>
        <w:t xml:space="preserve"> the</w:t>
      </w:r>
      <w:r w:rsidR="00FB2DD1" w:rsidRPr="3E478756">
        <w:rPr>
          <w:rFonts w:ascii="Calibri" w:eastAsia="Calibri" w:hAnsi="Calibri" w:cs="Times New Roman"/>
          <w:color w:val="000000" w:themeColor="text1"/>
        </w:rPr>
        <w:t xml:space="preserve"> first digits in the</w:t>
      </w:r>
      <w:r w:rsidR="0007042E" w:rsidRPr="3E478756">
        <w:rPr>
          <w:rFonts w:ascii="Calibri" w:eastAsia="Calibri" w:hAnsi="Calibri" w:cs="Times New Roman"/>
          <w:color w:val="000000" w:themeColor="text1"/>
        </w:rPr>
        <w:t xml:space="preserve"> Getty’s</w:t>
      </w:r>
      <w:r w:rsidR="005348CB">
        <w:rPr>
          <w:rFonts w:ascii="Calibri" w:eastAsia="Calibri" w:hAnsi="Calibri" w:cs="Times New Roman"/>
          <w:color w:val="000000" w:themeColor="text1"/>
        </w:rPr>
        <w:t xml:space="preserve"> accession</w:t>
      </w:r>
      <w:r w:rsidR="00FB2DD1" w:rsidRPr="3E478756">
        <w:rPr>
          <w:rFonts w:ascii="Calibri" w:eastAsia="Calibri" w:hAnsi="Calibri" w:cs="Times New Roman"/>
          <w:color w:val="000000" w:themeColor="text1"/>
        </w:rPr>
        <w:t xml:space="preserve"> numbers</w:t>
      </w:r>
      <w:r w:rsidR="00AE4299">
        <w:rPr>
          <w:rFonts w:ascii="Calibri" w:eastAsia="Calibri" w:hAnsi="Calibri" w:cs="Times New Roman"/>
          <w:color w:val="000000" w:themeColor="text1"/>
        </w:rPr>
        <w:t xml:space="preserve"> do</w:t>
      </w:r>
      <w:r w:rsidR="0007042E" w:rsidRPr="3E478756">
        <w:rPr>
          <w:rFonts w:ascii="Calibri" w:eastAsia="Calibri" w:hAnsi="Calibri" w:cs="Times New Roman"/>
          <w:color w:val="000000" w:themeColor="text1"/>
        </w:rPr>
        <w:t>)</w:t>
      </w:r>
      <w:r w:rsidR="002D3FAA" w:rsidRPr="3E478756">
        <w:rPr>
          <w:rFonts w:ascii="Calibri" w:eastAsia="Calibri" w:hAnsi="Calibri" w:cs="Times New Roman"/>
          <w:color w:val="000000" w:themeColor="text1"/>
        </w:rPr>
        <w:t xml:space="preserve"> or serve to group a donation together</w:t>
      </w:r>
      <w:r w:rsidR="00630F23">
        <w:rPr>
          <w:rFonts w:ascii="Calibri" w:eastAsia="Calibri" w:hAnsi="Calibri" w:cs="Times New Roman"/>
          <w:color w:val="000000" w:themeColor="text1"/>
        </w:rPr>
        <w:t>;</w:t>
      </w:r>
      <w:r w:rsidR="002D3FAA" w:rsidRPr="3E478756">
        <w:rPr>
          <w:rFonts w:ascii="Calibri" w:eastAsia="Calibri" w:hAnsi="Calibri" w:cs="Times New Roman"/>
          <w:color w:val="000000" w:themeColor="text1"/>
        </w:rPr>
        <w:t xml:space="preserve"> numbering systems vary widely between institutions.</w:t>
      </w:r>
    </w:p>
    <w:p w14:paraId="3585A832" w14:textId="77777777" w:rsidR="002D3FAA" w:rsidRPr="00301F09" w:rsidRDefault="002D3FAA" w:rsidP="00195D26">
      <w:pPr>
        <w:spacing w:line="360" w:lineRule="auto"/>
        <w:rPr>
          <w:rFonts w:ascii="Calibri" w:eastAsia="Calibri" w:hAnsi="Calibri" w:cs="Times New Roman"/>
          <w:color w:val="000000"/>
        </w:rPr>
      </w:pPr>
    </w:p>
    <w:p w14:paraId="3B635226" w14:textId="230D8ADB" w:rsidR="002D3FAA" w:rsidRPr="00301F09" w:rsidRDefault="002D3FAA" w:rsidP="00366A7F">
      <w:pPr>
        <w:pStyle w:val="Heading3"/>
      </w:pPr>
      <w:r w:rsidRPr="00301F09">
        <w:t xml:space="preserve">Processing: </w:t>
      </w:r>
      <w:r w:rsidR="00E322F4" w:rsidRPr="00301F09">
        <w:t xml:space="preserve">From </w:t>
      </w:r>
      <w:r w:rsidRPr="00301F09">
        <w:t>Back End to Users</w:t>
      </w:r>
    </w:p>
    <w:p w14:paraId="04DF8B1F" w14:textId="437B77D9" w:rsidR="00320364" w:rsidRPr="00301F09" w:rsidDel="00320364" w:rsidRDefault="002D3FAA" w:rsidP="00D7382D">
      <w:pPr>
        <w:spacing w:line="360" w:lineRule="auto"/>
        <w:rPr>
          <w:rFonts w:ascii="Calibri" w:eastAsia="Calibri" w:hAnsi="Calibri" w:cs="Times New Roman"/>
          <w:color w:val="000000"/>
        </w:rPr>
      </w:pPr>
      <w:r w:rsidRPr="63DA0401">
        <w:rPr>
          <w:rFonts w:ascii="Calibri" w:eastAsia="Calibri" w:hAnsi="Calibri" w:cs="Times New Roman"/>
          <w:color w:val="000000" w:themeColor="text1"/>
        </w:rPr>
        <w:t xml:space="preserve">There are </w:t>
      </w:r>
      <w:r w:rsidR="002C389D">
        <w:rPr>
          <w:rFonts w:ascii="Calibri" w:eastAsia="Calibri" w:hAnsi="Calibri" w:cs="Times New Roman"/>
          <w:color w:val="000000" w:themeColor="text1"/>
        </w:rPr>
        <w:t>more tha</w:t>
      </w:r>
      <w:r w:rsidR="00144262">
        <w:rPr>
          <w:rFonts w:ascii="Calibri" w:eastAsia="Calibri" w:hAnsi="Calibri" w:cs="Times New Roman"/>
          <w:color w:val="000000" w:themeColor="text1"/>
        </w:rPr>
        <w:t>n</w:t>
      </w:r>
      <w:r w:rsidR="002C389D">
        <w:rPr>
          <w:rFonts w:ascii="Calibri" w:eastAsia="Calibri" w:hAnsi="Calibri" w:cs="Times New Roman"/>
          <w:color w:val="000000" w:themeColor="text1"/>
        </w:rPr>
        <w:t xml:space="preserve"> </w:t>
      </w:r>
      <w:r w:rsidRPr="63DA0401">
        <w:rPr>
          <w:rFonts w:ascii="Calibri" w:eastAsia="Calibri" w:hAnsi="Calibri" w:cs="Times New Roman"/>
          <w:color w:val="000000" w:themeColor="text1"/>
        </w:rPr>
        <w:t xml:space="preserve">a dozen </w:t>
      </w:r>
      <w:r w:rsidR="002C389D">
        <w:rPr>
          <w:rFonts w:ascii="Calibri" w:eastAsia="Calibri" w:hAnsi="Calibri" w:cs="Times New Roman"/>
          <w:color w:val="000000" w:themeColor="text1"/>
        </w:rPr>
        <w:t>c</w:t>
      </w:r>
      <w:r w:rsidRPr="63DA0401">
        <w:rPr>
          <w:rFonts w:ascii="Calibri" w:eastAsia="Calibri" w:hAnsi="Calibri" w:cs="Times New Roman"/>
          <w:color w:val="000000" w:themeColor="text1"/>
        </w:rPr>
        <w:t xml:space="preserve">ollection </w:t>
      </w:r>
      <w:r w:rsidR="002C389D">
        <w:rPr>
          <w:rFonts w:ascii="Calibri" w:eastAsia="Calibri" w:hAnsi="Calibri" w:cs="Times New Roman"/>
          <w:color w:val="000000" w:themeColor="text1"/>
        </w:rPr>
        <w:t>m</w:t>
      </w:r>
      <w:r w:rsidRPr="63DA0401">
        <w:rPr>
          <w:rFonts w:ascii="Calibri" w:eastAsia="Calibri" w:hAnsi="Calibri" w:cs="Times New Roman"/>
          <w:color w:val="000000" w:themeColor="text1"/>
        </w:rPr>
        <w:t xml:space="preserve">anagement </w:t>
      </w:r>
      <w:r w:rsidR="002C389D">
        <w:rPr>
          <w:rFonts w:ascii="Calibri" w:eastAsia="Calibri" w:hAnsi="Calibri" w:cs="Times New Roman"/>
          <w:color w:val="000000" w:themeColor="text1"/>
        </w:rPr>
        <w:t>s</w:t>
      </w:r>
      <w:r w:rsidRPr="63DA0401">
        <w:rPr>
          <w:rFonts w:ascii="Calibri" w:eastAsia="Calibri" w:hAnsi="Calibri" w:cs="Times New Roman"/>
          <w:color w:val="000000" w:themeColor="text1"/>
        </w:rPr>
        <w:t xml:space="preserve">ystems (CMS) in use for museum collections around the world, </w:t>
      </w:r>
      <w:r w:rsidR="002A2090" w:rsidRPr="0447ACBC">
        <w:rPr>
          <w:color w:val="000000" w:themeColor="text1"/>
        </w:rPr>
        <w:t>including TMS, Embark, Mimsy, Emu, Collective Access, and Past Perfect,</w:t>
      </w:r>
      <w:r w:rsidR="002A2090" w:rsidRPr="0447ACBC">
        <w:rPr>
          <w:rFonts w:ascii="Calibri" w:eastAsia="Calibri" w:hAnsi="Calibri" w:cs="Times New Roman"/>
          <w:color w:val="000000" w:themeColor="text1"/>
        </w:rPr>
        <w:t xml:space="preserve"> </w:t>
      </w:r>
      <w:r w:rsidRPr="63DA0401">
        <w:rPr>
          <w:rFonts w:ascii="Calibri" w:eastAsia="Calibri" w:hAnsi="Calibri" w:cs="Times New Roman"/>
          <w:color w:val="000000" w:themeColor="text1"/>
        </w:rPr>
        <w:t xml:space="preserve">and they all process and present provenance in different ways. Even two museums using the same software may have radically different ways of fielding and presenting provenance data, both </w:t>
      </w:r>
      <w:r w:rsidR="002C389D">
        <w:rPr>
          <w:rFonts w:ascii="Calibri" w:eastAsia="Calibri" w:hAnsi="Calibri" w:cs="Times New Roman"/>
          <w:color w:val="000000" w:themeColor="text1"/>
        </w:rPr>
        <w:t>in-house and publicly</w:t>
      </w:r>
      <w:r w:rsidRPr="63DA0401">
        <w:rPr>
          <w:rFonts w:ascii="Calibri" w:eastAsia="Calibri" w:hAnsi="Calibri" w:cs="Times New Roman"/>
          <w:color w:val="000000" w:themeColor="text1"/>
        </w:rPr>
        <w:t xml:space="preserve">. </w:t>
      </w:r>
      <w:r w:rsidR="7CC67DD3" w:rsidRPr="63DA0401">
        <w:rPr>
          <w:rFonts w:ascii="Calibri" w:eastAsia="Calibri" w:hAnsi="Calibri" w:cs="Times New Roman"/>
          <w:color w:val="000000" w:themeColor="text1"/>
        </w:rPr>
        <w:t xml:space="preserve">This bears stressing, as provenance formats and their appearance online are often governed by the format of the CMS, </w:t>
      </w:r>
      <w:r w:rsidR="0B900D6F" w:rsidRPr="63DA0401">
        <w:rPr>
          <w:rFonts w:ascii="Calibri" w:eastAsia="Calibri" w:hAnsi="Calibri" w:cs="Times New Roman"/>
          <w:color w:val="000000" w:themeColor="text1"/>
        </w:rPr>
        <w:t>as well as</w:t>
      </w:r>
      <w:r w:rsidR="7CC67DD3" w:rsidRPr="63DA0401">
        <w:rPr>
          <w:rFonts w:ascii="Calibri" w:eastAsia="Calibri" w:hAnsi="Calibri" w:cs="Times New Roman"/>
          <w:color w:val="000000" w:themeColor="text1"/>
        </w:rPr>
        <w:t xml:space="preserve"> by the interaction of the CMS with the public-facing collection pages.</w:t>
      </w:r>
      <w:r w:rsidR="00DB6F50" w:rsidRPr="00A60952">
        <w:rPr>
          <w:rStyle w:val="EndnoteReference"/>
          <w:b/>
          <w:bCs/>
          <w:color w:val="000000" w:themeColor="text1"/>
        </w:rPr>
        <w:endnoteReference w:id="255"/>
      </w:r>
      <w:r w:rsidR="7CC67DD3" w:rsidRPr="63DA0401">
        <w:rPr>
          <w:rFonts w:ascii="Calibri" w:eastAsia="Calibri" w:hAnsi="Calibri" w:cs="Times New Roman"/>
          <w:color w:val="000000" w:themeColor="text1"/>
        </w:rPr>
        <w:t xml:space="preserve"> </w:t>
      </w:r>
    </w:p>
    <w:p w14:paraId="539671C9" w14:textId="762748C9" w:rsidR="002D3FAA" w:rsidRDefault="00320364" w:rsidP="00D7382D">
      <w:pPr>
        <w:spacing w:line="360" w:lineRule="auto"/>
        <w:ind w:firstLine="720"/>
        <w:rPr>
          <w:rFonts w:ascii="Calibri" w:eastAsia="Calibri" w:hAnsi="Calibri" w:cs="Times New Roman"/>
          <w:color w:val="000000" w:themeColor="text1"/>
        </w:rPr>
      </w:pPr>
      <w:r w:rsidRPr="00301F09">
        <w:rPr>
          <w:rFonts w:ascii="Calibri" w:eastAsia="Calibri" w:hAnsi="Calibri" w:cs="Times New Roman"/>
          <w:color w:val="000000" w:themeColor="text1"/>
        </w:rPr>
        <w:lastRenderedPageBreak/>
        <w:t>P</w:t>
      </w:r>
      <w:r w:rsidR="0007042E" w:rsidRPr="00301F09">
        <w:rPr>
          <w:rFonts w:ascii="Calibri" w:eastAsia="Calibri" w:hAnsi="Calibri" w:cs="Times New Roman"/>
          <w:color w:val="000000" w:themeColor="text1"/>
        </w:rPr>
        <w:t xml:space="preserve">rovenance information </w:t>
      </w:r>
      <w:r w:rsidRPr="00301F09">
        <w:rPr>
          <w:rFonts w:ascii="Calibri" w:eastAsia="Calibri" w:hAnsi="Calibri" w:cs="Times New Roman"/>
          <w:color w:val="000000" w:themeColor="text1"/>
        </w:rPr>
        <w:t>may be</w:t>
      </w:r>
      <w:r w:rsidR="0007042E" w:rsidRPr="00301F09">
        <w:rPr>
          <w:rFonts w:ascii="Calibri" w:eastAsia="Calibri" w:hAnsi="Calibri" w:cs="Times New Roman"/>
          <w:color w:val="000000" w:themeColor="text1"/>
        </w:rPr>
        <w:t xml:space="preserve"> documented </w:t>
      </w:r>
      <w:r w:rsidRPr="326CA1AE">
        <w:rPr>
          <w:rFonts w:ascii="Calibri" w:eastAsia="Calibri" w:hAnsi="Calibri" w:cs="Times New Roman"/>
          <w:color w:val="000000" w:themeColor="text1"/>
        </w:rPr>
        <w:t>in</w:t>
      </w:r>
      <w:r w:rsidRPr="00301F09">
        <w:rPr>
          <w:rFonts w:ascii="Calibri" w:eastAsia="Calibri" w:hAnsi="Calibri" w:cs="Times New Roman"/>
          <w:color w:val="000000" w:themeColor="text1"/>
        </w:rPr>
        <w:t xml:space="preserve"> a C</w:t>
      </w:r>
      <w:r w:rsidR="08805B19" w:rsidRPr="00301F09">
        <w:rPr>
          <w:rFonts w:ascii="Calibri" w:eastAsia="Calibri" w:hAnsi="Calibri" w:cs="Times New Roman"/>
          <w:color w:val="000000" w:themeColor="text1"/>
        </w:rPr>
        <w:t>MS</w:t>
      </w:r>
      <w:r w:rsidRPr="00301F09">
        <w:rPr>
          <w:rFonts w:ascii="Calibri" w:eastAsia="Calibri" w:hAnsi="Calibri" w:cs="Times New Roman"/>
          <w:color w:val="000000" w:themeColor="text1"/>
        </w:rPr>
        <w:t xml:space="preserve"> </w:t>
      </w:r>
      <w:r w:rsidR="0007042E" w:rsidRPr="00301F09">
        <w:rPr>
          <w:rFonts w:ascii="Calibri" w:eastAsia="Calibri" w:hAnsi="Calibri" w:cs="Times New Roman"/>
          <w:color w:val="000000" w:themeColor="text1"/>
        </w:rPr>
        <w:t>as a free-form text field</w:t>
      </w:r>
      <w:r w:rsidRPr="00301F09">
        <w:rPr>
          <w:rFonts w:ascii="Calibri" w:eastAsia="Calibri" w:hAnsi="Calibri" w:cs="Times New Roman"/>
          <w:color w:val="000000" w:themeColor="text1"/>
        </w:rPr>
        <w:t xml:space="preserve">, or, as </w:t>
      </w:r>
      <w:r w:rsidR="00263028">
        <w:rPr>
          <w:rFonts w:ascii="Calibri" w:eastAsia="Calibri" w:hAnsi="Calibri" w:cs="Times New Roman"/>
          <w:color w:val="000000" w:themeColor="text1"/>
        </w:rPr>
        <w:t>at the Getty</w:t>
      </w:r>
      <w:r w:rsidRPr="00301F09">
        <w:rPr>
          <w:rFonts w:ascii="Calibri" w:eastAsia="Calibri" w:hAnsi="Calibri" w:cs="Times New Roman"/>
          <w:color w:val="000000" w:themeColor="text1"/>
        </w:rPr>
        <w:t xml:space="preserve">, </w:t>
      </w:r>
      <w:r w:rsidR="21729297" w:rsidRPr="0B6412F1">
        <w:rPr>
          <w:rFonts w:ascii="Calibri" w:eastAsia="Calibri" w:hAnsi="Calibri" w:cs="Times New Roman"/>
          <w:color w:val="000000" w:themeColor="text1"/>
        </w:rPr>
        <w:t>in a variety of fields</w:t>
      </w:r>
      <w:r w:rsidRPr="00301F09">
        <w:rPr>
          <w:rFonts w:ascii="Calibri" w:eastAsia="Calibri" w:hAnsi="Calibri" w:cs="Times New Roman"/>
          <w:color w:val="000000" w:themeColor="text1"/>
        </w:rPr>
        <w:t>,</w:t>
      </w:r>
      <w:r w:rsidR="002D3FAA" w:rsidRPr="00301F09">
        <w:rPr>
          <w:rFonts w:ascii="Calibri" w:eastAsia="Calibri" w:hAnsi="Calibri" w:cs="Times New Roman"/>
          <w:color w:val="000000" w:themeColor="text1"/>
        </w:rPr>
        <w:t xml:space="preserve"> including Place Found</w:t>
      </w:r>
      <w:r w:rsidR="00176C70">
        <w:rPr>
          <w:rFonts w:ascii="Calibri" w:eastAsia="Calibri" w:hAnsi="Calibri" w:cs="Times New Roman"/>
          <w:color w:val="000000" w:themeColor="text1"/>
        </w:rPr>
        <w:t>;</w:t>
      </w:r>
      <w:r w:rsidR="002D3FAA" w:rsidRPr="00301F09">
        <w:rPr>
          <w:rFonts w:ascii="Calibri" w:eastAsia="Calibri" w:hAnsi="Calibri" w:cs="Times New Roman"/>
          <w:color w:val="000000" w:themeColor="text1"/>
        </w:rPr>
        <w:t xml:space="preserve"> Date Found</w:t>
      </w:r>
      <w:r w:rsidR="49C0A33A" w:rsidRPr="25BD0494">
        <w:rPr>
          <w:rFonts w:ascii="Calibri" w:eastAsia="Calibri" w:hAnsi="Calibri" w:cs="Times New Roman"/>
          <w:color w:val="000000" w:themeColor="text1"/>
        </w:rPr>
        <w:t xml:space="preserve"> In</w:t>
      </w:r>
      <w:r w:rsidR="00176C70">
        <w:rPr>
          <w:rFonts w:ascii="Calibri" w:eastAsia="Calibri" w:hAnsi="Calibri" w:cs="Times New Roman"/>
          <w:color w:val="000000" w:themeColor="text1"/>
        </w:rPr>
        <w:t>;</w:t>
      </w:r>
      <w:r w:rsidR="006B7D1C">
        <w:rPr>
          <w:rFonts w:ascii="Calibri" w:eastAsia="Calibri" w:hAnsi="Calibri" w:cs="Times New Roman"/>
          <w:color w:val="000000" w:themeColor="text1"/>
        </w:rPr>
        <w:t xml:space="preserve"> Constituents (</w:t>
      </w:r>
      <w:r w:rsidR="00176C70">
        <w:rPr>
          <w:rFonts w:ascii="Calibri" w:eastAsia="Calibri" w:hAnsi="Calibri" w:cs="Times New Roman"/>
          <w:color w:val="000000" w:themeColor="text1"/>
        </w:rPr>
        <w:t xml:space="preserve">i.e., </w:t>
      </w:r>
      <w:r w:rsidR="005855F2">
        <w:rPr>
          <w:rFonts w:ascii="Calibri" w:eastAsia="Calibri" w:hAnsi="Calibri" w:cs="Times New Roman"/>
          <w:color w:val="000000" w:themeColor="text1"/>
        </w:rPr>
        <w:t>former</w:t>
      </w:r>
      <w:r w:rsidR="006B7D1C">
        <w:rPr>
          <w:rFonts w:ascii="Calibri" w:eastAsia="Calibri" w:hAnsi="Calibri" w:cs="Times New Roman"/>
          <w:color w:val="000000" w:themeColor="text1"/>
        </w:rPr>
        <w:t>, or ex,</w:t>
      </w:r>
      <w:r w:rsidR="008531B7">
        <w:rPr>
          <w:rFonts w:ascii="Calibri" w:eastAsia="Calibri" w:hAnsi="Calibri" w:cs="Times New Roman"/>
          <w:color w:val="000000" w:themeColor="text1"/>
        </w:rPr>
        <w:t xml:space="preserve"> </w:t>
      </w:r>
      <w:r w:rsidR="005855F2">
        <w:rPr>
          <w:rFonts w:ascii="Calibri" w:eastAsia="Calibri" w:hAnsi="Calibri" w:cs="Times New Roman"/>
          <w:color w:val="000000" w:themeColor="text1"/>
        </w:rPr>
        <w:t>c</w:t>
      </w:r>
      <w:r w:rsidR="002D3FAA" w:rsidRPr="00301F09">
        <w:rPr>
          <w:rFonts w:ascii="Calibri" w:eastAsia="Calibri" w:hAnsi="Calibri" w:cs="Times New Roman"/>
          <w:color w:val="000000" w:themeColor="text1"/>
        </w:rPr>
        <w:t xml:space="preserve">ollection </w:t>
      </w:r>
      <w:r w:rsidR="00DC1C6B">
        <w:rPr>
          <w:rFonts w:ascii="Calibri" w:eastAsia="Calibri" w:hAnsi="Calibri" w:cs="Times New Roman"/>
          <w:color w:val="000000" w:themeColor="text1"/>
        </w:rPr>
        <w:t>c</w:t>
      </w:r>
      <w:r w:rsidR="002D3FAA" w:rsidRPr="00301F09">
        <w:rPr>
          <w:rFonts w:ascii="Calibri" w:eastAsia="Calibri" w:hAnsi="Calibri" w:cs="Times New Roman"/>
          <w:color w:val="000000" w:themeColor="text1"/>
        </w:rPr>
        <w:t>onstituent</w:t>
      </w:r>
      <w:r w:rsidR="00176C70">
        <w:rPr>
          <w:rFonts w:ascii="Calibri" w:eastAsia="Calibri" w:hAnsi="Calibri" w:cs="Times New Roman"/>
          <w:color w:val="000000" w:themeColor="text1"/>
        </w:rPr>
        <w:t>s);</w:t>
      </w:r>
      <w:r w:rsidR="006B7D1C">
        <w:rPr>
          <w:rFonts w:ascii="Calibri" w:eastAsia="Calibri" w:hAnsi="Calibri" w:cs="Times New Roman"/>
          <w:color w:val="000000" w:themeColor="text1"/>
        </w:rPr>
        <w:t xml:space="preserve"> </w:t>
      </w:r>
      <w:r w:rsidR="005855F2">
        <w:rPr>
          <w:rFonts w:ascii="Calibri" w:eastAsia="Calibri" w:hAnsi="Calibri" w:cs="Times New Roman"/>
          <w:color w:val="000000" w:themeColor="text1"/>
        </w:rPr>
        <w:t>Curatorial Remarks</w:t>
      </w:r>
      <w:r w:rsidR="00176C70">
        <w:rPr>
          <w:rFonts w:ascii="Calibri" w:eastAsia="Calibri" w:hAnsi="Calibri" w:cs="Times New Roman"/>
          <w:color w:val="000000" w:themeColor="text1"/>
        </w:rPr>
        <w:t>;</w:t>
      </w:r>
      <w:r w:rsidR="00A65FD2">
        <w:rPr>
          <w:rFonts w:ascii="Calibri" w:eastAsia="Calibri" w:hAnsi="Calibri" w:cs="Times New Roman"/>
          <w:color w:val="000000" w:themeColor="text1"/>
        </w:rPr>
        <w:t xml:space="preserve"> and Provenance Remarks</w:t>
      </w:r>
      <w:r w:rsidR="77CAE446" w:rsidRPr="7E9A16B0">
        <w:rPr>
          <w:rFonts w:ascii="Calibri" w:eastAsia="Calibri" w:hAnsi="Calibri" w:cs="Times New Roman"/>
          <w:color w:val="000000" w:themeColor="text1"/>
        </w:rPr>
        <w:t xml:space="preserve"> </w:t>
      </w:r>
      <w:r w:rsidR="00163483">
        <w:rPr>
          <w:rFonts w:ascii="Calibri" w:eastAsia="Calibri" w:hAnsi="Calibri" w:cs="Times New Roman"/>
          <w:color w:val="000000" w:themeColor="text1"/>
        </w:rPr>
        <w:t>(</w:t>
      </w:r>
      <w:r w:rsidR="00A65FD2">
        <w:rPr>
          <w:rFonts w:ascii="Calibri" w:eastAsia="Calibri" w:hAnsi="Calibri" w:cs="Times New Roman"/>
          <w:color w:val="000000" w:themeColor="text1"/>
        </w:rPr>
        <w:t>some of</w:t>
      </w:r>
      <w:r w:rsidR="072AEE15" w:rsidRPr="07F01E11">
        <w:rPr>
          <w:rFonts w:ascii="Calibri" w:eastAsia="Calibri" w:hAnsi="Calibri" w:cs="Times New Roman"/>
          <w:color w:val="000000" w:themeColor="text1"/>
        </w:rPr>
        <w:t xml:space="preserve"> </w:t>
      </w:r>
      <w:r w:rsidR="00176C70">
        <w:rPr>
          <w:rFonts w:ascii="Calibri" w:eastAsia="Calibri" w:hAnsi="Calibri" w:cs="Times New Roman"/>
          <w:color w:val="000000" w:themeColor="text1"/>
        </w:rPr>
        <w:t>these</w:t>
      </w:r>
      <w:r w:rsidR="1A6F8AF8" w:rsidRPr="5F88EF43">
        <w:rPr>
          <w:rFonts w:ascii="Calibri" w:eastAsia="Calibri" w:hAnsi="Calibri" w:cs="Times New Roman"/>
          <w:color w:val="000000" w:themeColor="text1"/>
        </w:rPr>
        <w:t xml:space="preserve"> are shown </w:t>
      </w:r>
      <w:r w:rsidR="005855F2" w:rsidRPr="00366A7F">
        <w:rPr>
          <w:rFonts w:ascii="Calibri" w:eastAsia="Calibri" w:hAnsi="Calibri" w:cs="Times New Roman"/>
          <w:color w:val="000000" w:themeColor="text1"/>
        </w:rPr>
        <w:t xml:space="preserve">in </w:t>
      </w:r>
      <w:hyperlink w:anchor="fig-44" w:history="1">
        <w:r w:rsidR="00255C4D" w:rsidRPr="00366A7F">
          <w:rPr>
            <w:rStyle w:val="Hyperlink"/>
            <w:rFonts w:ascii="Calibri" w:eastAsia="Calibri" w:hAnsi="Calibri" w:cs="Times New Roman"/>
          </w:rPr>
          <w:t xml:space="preserve">fig. </w:t>
        </w:r>
        <w:r w:rsidR="00610B8F" w:rsidRPr="00366A7F">
          <w:rPr>
            <w:rStyle w:val="Hyperlink"/>
            <w:rFonts w:ascii="Calibri" w:eastAsia="Calibri" w:hAnsi="Calibri" w:cs="Times New Roman"/>
          </w:rPr>
          <w:t>44</w:t>
        </w:r>
      </w:hyperlink>
      <w:r w:rsidR="00255C4D" w:rsidRPr="00366A7F">
        <w:rPr>
          <w:rFonts w:ascii="Calibri" w:eastAsia="Calibri" w:hAnsi="Calibri" w:cs="Times New Roman"/>
          <w:color w:val="000000" w:themeColor="text1"/>
        </w:rPr>
        <w:t>)</w:t>
      </w:r>
      <w:r w:rsidR="0007042E" w:rsidRPr="00366A7F">
        <w:rPr>
          <w:rFonts w:ascii="Calibri" w:eastAsia="Calibri" w:hAnsi="Calibri" w:cs="Times New Roman"/>
          <w:color w:val="000000" w:themeColor="text1"/>
        </w:rPr>
        <w:t>. M</w:t>
      </w:r>
      <w:r w:rsidR="002D3FAA" w:rsidRPr="00366A7F">
        <w:rPr>
          <w:rFonts w:ascii="Calibri" w:eastAsia="Calibri" w:hAnsi="Calibri" w:cs="Times New Roman"/>
          <w:color w:val="000000" w:themeColor="text1"/>
        </w:rPr>
        <w:t xml:space="preserve">ost of these </w:t>
      </w:r>
      <w:r w:rsidR="00176C70" w:rsidRPr="00366A7F">
        <w:rPr>
          <w:rFonts w:ascii="Calibri" w:eastAsia="Calibri" w:hAnsi="Calibri" w:cs="Times New Roman"/>
          <w:color w:val="000000" w:themeColor="text1"/>
        </w:rPr>
        <w:t xml:space="preserve">fields </w:t>
      </w:r>
      <w:r w:rsidR="002D3FAA" w:rsidRPr="00366A7F">
        <w:rPr>
          <w:rFonts w:ascii="Calibri" w:eastAsia="Calibri" w:hAnsi="Calibri" w:cs="Times New Roman"/>
          <w:color w:val="000000" w:themeColor="text1"/>
        </w:rPr>
        <w:t>in tu</w:t>
      </w:r>
      <w:r w:rsidR="002D3FAA" w:rsidRPr="00301F09">
        <w:rPr>
          <w:rFonts w:ascii="Calibri" w:eastAsia="Calibri" w:hAnsi="Calibri" w:cs="Times New Roman"/>
          <w:color w:val="000000" w:themeColor="text1"/>
        </w:rPr>
        <w:t xml:space="preserve">rn have separate subfield options nested beneath them, all of which </w:t>
      </w:r>
      <w:r w:rsidR="002D3FAA" w:rsidRPr="326CA1AE">
        <w:rPr>
          <w:rFonts w:ascii="Calibri" w:eastAsia="Calibri" w:hAnsi="Calibri" w:cs="Times New Roman"/>
          <w:color w:val="000000" w:themeColor="text1"/>
        </w:rPr>
        <w:t>appear</w:t>
      </w:r>
      <w:r w:rsidR="002D3FAA" w:rsidRPr="00301F09">
        <w:rPr>
          <w:rFonts w:ascii="Calibri" w:eastAsia="Calibri" w:hAnsi="Calibri" w:cs="Times New Roman"/>
          <w:color w:val="000000" w:themeColor="text1"/>
        </w:rPr>
        <w:t xml:space="preserve"> online as a cohesive block. </w:t>
      </w:r>
    </w:p>
    <w:p w14:paraId="59B2F169" w14:textId="06C06E6F" w:rsidR="00366A7F" w:rsidRPr="00366A7F" w:rsidRDefault="00366A7F" w:rsidP="00366A7F">
      <w:pPr>
        <w:spacing w:line="360" w:lineRule="auto"/>
        <w:rPr>
          <w:rFonts w:ascii="Calibri" w:eastAsia="Calibri" w:hAnsi="Calibri" w:cs="Times New Roman"/>
          <w:b/>
          <w:bCs/>
          <w:color w:val="000000"/>
        </w:rPr>
      </w:pPr>
      <w:r w:rsidRPr="00366A7F">
        <w:rPr>
          <w:rFonts w:ascii="Calibri" w:eastAsia="Calibri" w:hAnsi="Calibri" w:cs="Times New Roman"/>
          <w:b/>
          <w:bCs/>
          <w:color w:val="000000" w:themeColor="text1"/>
        </w:rPr>
        <w:t>[[fig-44]]</w:t>
      </w:r>
    </w:p>
    <w:p w14:paraId="2B2B96E8" w14:textId="6E43CA5A" w:rsidR="002D3FAA" w:rsidRPr="00301F09" w:rsidRDefault="002D3FAA" w:rsidP="00D7382D">
      <w:pPr>
        <w:spacing w:line="360" w:lineRule="auto"/>
        <w:ind w:firstLine="720"/>
        <w:rPr>
          <w:rFonts w:ascii="Calibri" w:eastAsia="Calibri" w:hAnsi="Calibri" w:cs="Times New Roman"/>
          <w:color w:val="000000" w:themeColor="text1"/>
        </w:rPr>
      </w:pPr>
      <w:r w:rsidRPr="00301F09">
        <w:rPr>
          <w:rFonts w:ascii="Calibri" w:eastAsia="Calibri" w:hAnsi="Calibri" w:cs="Times New Roman"/>
          <w:color w:val="000000" w:themeColor="text1"/>
        </w:rPr>
        <w:t xml:space="preserve">Because museum collection databases </w:t>
      </w:r>
      <w:r w:rsidR="00A91FB0" w:rsidRPr="00301F09">
        <w:rPr>
          <w:rFonts w:ascii="Calibri" w:eastAsia="Calibri" w:hAnsi="Calibri" w:cs="Times New Roman"/>
          <w:color w:val="000000" w:themeColor="text1"/>
        </w:rPr>
        <w:t xml:space="preserve">often </w:t>
      </w:r>
      <w:r w:rsidRPr="00301F09">
        <w:rPr>
          <w:rFonts w:ascii="Calibri" w:eastAsia="Calibri" w:hAnsi="Calibri" w:cs="Times New Roman"/>
          <w:color w:val="000000" w:themeColor="text1"/>
        </w:rPr>
        <w:t xml:space="preserve">need to accommodate a variety of collections, particularly in larger institutions, some have more robust fields relating to </w:t>
      </w:r>
      <w:r w:rsidR="00CF3F59">
        <w:rPr>
          <w:rFonts w:ascii="Calibri" w:eastAsia="Calibri" w:hAnsi="Calibri" w:cs="Times New Roman"/>
          <w:color w:val="000000" w:themeColor="text1"/>
        </w:rPr>
        <w:t>findspots</w:t>
      </w:r>
      <w:r w:rsidRPr="00301F09">
        <w:rPr>
          <w:rFonts w:ascii="Calibri" w:eastAsia="Calibri" w:hAnsi="Calibri" w:cs="Times New Roman"/>
          <w:color w:val="000000" w:themeColor="text1"/>
        </w:rPr>
        <w:t xml:space="preserve"> (especially excavation data) and provenance than others</w:t>
      </w:r>
      <w:r w:rsidR="0097350D">
        <w:rPr>
          <w:rFonts w:ascii="Calibri" w:eastAsia="Calibri" w:hAnsi="Calibri" w:cs="Times New Roman"/>
          <w:color w:val="000000" w:themeColor="text1"/>
        </w:rPr>
        <w:t>,</w:t>
      </w:r>
      <w:r w:rsidRPr="00301F09">
        <w:rPr>
          <w:rFonts w:ascii="Calibri" w:eastAsia="Calibri" w:hAnsi="Calibri" w:cs="Times New Roman"/>
          <w:color w:val="000000" w:themeColor="text1"/>
        </w:rPr>
        <w:t xml:space="preserve"> although not all may appear online. If you are creating or adapting a provenance syntax guide for a collection, you will need to map the relevant fields in</w:t>
      </w:r>
      <w:r w:rsidR="0097350D">
        <w:rPr>
          <w:rFonts w:ascii="Calibri" w:eastAsia="Calibri" w:hAnsi="Calibri" w:cs="Times New Roman"/>
          <w:color w:val="000000" w:themeColor="text1"/>
        </w:rPr>
        <w:t xml:space="preserve"> both</w:t>
      </w:r>
      <w:r w:rsidRPr="00301F09">
        <w:rPr>
          <w:rFonts w:ascii="Calibri" w:eastAsia="Calibri" w:hAnsi="Calibri" w:cs="Times New Roman"/>
          <w:color w:val="000000" w:themeColor="text1"/>
        </w:rPr>
        <w:t xml:space="preserve"> your current CMS and its public view.</w:t>
      </w:r>
      <w:r w:rsidR="00162E82">
        <w:rPr>
          <w:rFonts w:ascii="Calibri" w:eastAsia="Calibri" w:hAnsi="Calibri" w:cs="Times New Roman"/>
          <w:color w:val="000000" w:themeColor="text1"/>
        </w:rPr>
        <w:t xml:space="preserve"> </w:t>
      </w:r>
    </w:p>
    <w:p w14:paraId="02BD57D9" w14:textId="77777777" w:rsidR="002D3FAA" w:rsidRPr="00301F09" w:rsidRDefault="002D3FAA" w:rsidP="00195D26">
      <w:pPr>
        <w:spacing w:line="360" w:lineRule="auto"/>
        <w:rPr>
          <w:rFonts w:ascii="Calibri" w:eastAsia="Calibri" w:hAnsi="Calibri" w:cs="Times New Roman"/>
          <w:color w:val="000000"/>
        </w:rPr>
      </w:pPr>
    </w:p>
    <w:p w14:paraId="553A664B" w14:textId="37DACFDD" w:rsidR="002D3FAA" w:rsidRPr="00366A7F" w:rsidRDefault="002D3FAA" w:rsidP="00366A7F">
      <w:pPr>
        <w:pStyle w:val="Heading4"/>
        <w:rPr>
          <w:i w:val="0"/>
          <w:iCs w:val="0"/>
        </w:rPr>
      </w:pPr>
      <w:r w:rsidRPr="00366A7F">
        <w:rPr>
          <w:i w:val="0"/>
          <w:iCs w:val="0"/>
        </w:rPr>
        <w:t xml:space="preserve">Tracking Provenance Versions </w:t>
      </w:r>
    </w:p>
    <w:p w14:paraId="2913137F" w14:textId="46703D25" w:rsidR="002D3FAA" w:rsidRDefault="002D3FAA" w:rsidP="003C5540">
      <w:pPr>
        <w:spacing w:line="360" w:lineRule="auto"/>
        <w:rPr>
          <w:rFonts w:ascii="Calibri" w:eastAsia="Calibri" w:hAnsi="Calibri" w:cs="Times New Roman"/>
          <w:color w:val="000000" w:themeColor="text1"/>
        </w:rPr>
      </w:pPr>
      <w:r w:rsidRPr="00301F09">
        <w:rPr>
          <w:rFonts w:ascii="Calibri" w:eastAsia="Calibri" w:hAnsi="Calibri" w:cs="Times New Roman"/>
          <w:color w:val="000000" w:themeColor="text1"/>
        </w:rPr>
        <w:t xml:space="preserve">The </w:t>
      </w:r>
      <w:r w:rsidR="63447EFC" w:rsidRPr="00301F09">
        <w:rPr>
          <w:rFonts w:ascii="Calibri" w:eastAsia="Calibri" w:hAnsi="Calibri" w:cs="Times New Roman"/>
          <w:color w:val="000000" w:themeColor="text1"/>
        </w:rPr>
        <w:t xml:space="preserve">cyclical </w:t>
      </w:r>
      <w:r w:rsidRPr="00301F09">
        <w:rPr>
          <w:rFonts w:ascii="Calibri" w:eastAsia="Calibri" w:hAnsi="Calibri" w:cs="Times New Roman"/>
          <w:color w:val="000000" w:themeColor="text1"/>
        </w:rPr>
        <w:t xml:space="preserve">nature of </w:t>
      </w:r>
      <w:r w:rsidR="00144262">
        <w:rPr>
          <w:rFonts w:ascii="Calibri" w:eastAsia="Calibri" w:hAnsi="Calibri" w:cs="Times New Roman"/>
          <w:color w:val="000000" w:themeColor="text1"/>
        </w:rPr>
        <w:t xml:space="preserve">provenance </w:t>
      </w:r>
      <w:r w:rsidRPr="00301F09">
        <w:rPr>
          <w:rFonts w:ascii="Calibri" w:eastAsia="Calibri" w:hAnsi="Calibri" w:cs="Times New Roman"/>
          <w:color w:val="000000" w:themeColor="text1"/>
        </w:rPr>
        <w:t>researc</w:t>
      </w:r>
      <w:r w:rsidR="1FEECCBF" w:rsidRPr="00301F09">
        <w:rPr>
          <w:rFonts w:ascii="Calibri" w:eastAsia="Calibri" w:hAnsi="Calibri" w:cs="Times New Roman"/>
          <w:color w:val="000000" w:themeColor="text1"/>
        </w:rPr>
        <w:t>h</w:t>
      </w:r>
      <w:r w:rsidR="1970B4A9" w:rsidRPr="00301F09">
        <w:rPr>
          <w:rFonts w:ascii="Calibri" w:eastAsia="Calibri" w:hAnsi="Calibri" w:cs="Times New Roman"/>
          <w:color w:val="000000" w:themeColor="text1"/>
        </w:rPr>
        <w:t xml:space="preserve">, </w:t>
      </w:r>
      <w:r w:rsidR="00DB1F4E">
        <w:rPr>
          <w:rFonts w:ascii="Calibri" w:eastAsia="Calibri" w:hAnsi="Calibri" w:cs="Times New Roman"/>
          <w:color w:val="000000" w:themeColor="text1"/>
        </w:rPr>
        <w:t xml:space="preserve">often </w:t>
      </w:r>
      <w:r w:rsidR="1970B4A9" w:rsidRPr="00301F09">
        <w:rPr>
          <w:rFonts w:ascii="Calibri" w:eastAsia="Calibri" w:hAnsi="Calibri" w:cs="Times New Roman"/>
          <w:color w:val="000000" w:themeColor="text1"/>
        </w:rPr>
        <w:t xml:space="preserve">conducted </w:t>
      </w:r>
      <w:r w:rsidR="000607BB">
        <w:rPr>
          <w:rFonts w:ascii="Calibri" w:eastAsia="Calibri" w:hAnsi="Calibri" w:cs="Times New Roman"/>
          <w:color w:val="000000" w:themeColor="text1"/>
        </w:rPr>
        <w:t xml:space="preserve">and revisited </w:t>
      </w:r>
      <w:r w:rsidR="1970B4A9" w:rsidRPr="00301F09">
        <w:rPr>
          <w:rFonts w:ascii="Calibri" w:eastAsia="Calibri" w:hAnsi="Calibri" w:cs="Times New Roman"/>
          <w:color w:val="000000" w:themeColor="text1"/>
        </w:rPr>
        <w:t>over years,</w:t>
      </w:r>
      <w:r w:rsidR="1FEECCBF" w:rsidRPr="00301F09">
        <w:rPr>
          <w:rFonts w:ascii="Calibri" w:eastAsia="Calibri" w:hAnsi="Calibri" w:cs="Times New Roman"/>
          <w:color w:val="000000" w:themeColor="text1"/>
        </w:rPr>
        <w:t xml:space="preserve"> i</w:t>
      </w:r>
      <w:r w:rsidRPr="00301F09">
        <w:rPr>
          <w:rFonts w:ascii="Calibri" w:eastAsia="Calibri" w:hAnsi="Calibri" w:cs="Times New Roman"/>
          <w:color w:val="000000" w:themeColor="text1"/>
        </w:rPr>
        <w:t xml:space="preserve">s a critical dimension </w:t>
      </w:r>
      <w:r w:rsidR="1FEECCBF" w:rsidRPr="00301F09">
        <w:rPr>
          <w:rFonts w:ascii="Calibri" w:eastAsia="Calibri" w:hAnsi="Calibri" w:cs="Times New Roman"/>
          <w:color w:val="000000" w:themeColor="text1"/>
        </w:rPr>
        <w:t xml:space="preserve">that is all too often </w:t>
      </w:r>
      <w:r w:rsidRPr="00301F09">
        <w:rPr>
          <w:rFonts w:ascii="Calibri" w:eastAsia="Calibri" w:hAnsi="Calibri" w:cs="Times New Roman"/>
          <w:color w:val="000000" w:themeColor="text1"/>
        </w:rPr>
        <w:t xml:space="preserve">absent from </w:t>
      </w:r>
      <w:r w:rsidR="1FEECCBF" w:rsidRPr="00301F09">
        <w:rPr>
          <w:rFonts w:ascii="Calibri" w:eastAsia="Calibri" w:hAnsi="Calibri" w:cs="Times New Roman"/>
          <w:color w:val="000000" w:themeColor="text1"/>
        </w:rPr>
        <w:t xml:space="preserve">public presentations of </w:t>
      </w:r>
      <w:r w:rsidRPr="00301F09">
        <w:rPr>
          <w:rFonts w:ascii="Calibri" w:eastAsia="Calibri" w:hAnsi="Calibri" w:cs="Times New Roman"/>
          <w:color w:val="000000" w:themeColor="text1"/>
        </w:rPr>
        <w:t>provenance</w:t>
      </w:r>
      <w:r w:rsidR="1FEECCBF" w:rsidRPr="00301F09">
        <w:rPr>
          <w:rFonts w:ascii="Calibri" w:eastAsia="Calibri" w:hAnsi="Calibri" w:cs="Times New Roman"/>
          <w:color w:val="000000" w:themeColor="text1"/>
        </w:rPr>
        <w:t xml:space="preserve"> information</w:t>
      </w:r>
      <w:r w:rsidRPr="00301F09">
        <w:rPr>
          <w:rFonts w:ascii="Calibri" w:eastAsia="Calibri" w:hAnsi="Calibri" w:cs="Times New Roman"/>
          <w:color w:val="000000" w:themeColor="text1"/>
        </w:rPr>
        <w:t xml:space="preserve">. Because </w:t>
      </w:r>
      <w:r w:rsidR="5D57AF7D" w:rsidRPr="00301F09">
        <w:rPr>
          <w:rFonts w:ascii="Calibri" w:eastAsia="Calibri" w:hAnsi="Calibri" w:cs="Times New Roman"/>
          <w:color w:val="000000" w:themeColor="text1"/>
        </w:rPr>
        <w:t xml:space="preserve">these </w:t>
      </w:r>
      <w:r w:rsidRPr="00301F09">
        <w:rPr>
          <w:rFonts w:ascii="Calibri" w:eastAsia="Calibri" w:hAnsi="Calibri" w:cs="Times New Roman"/>
          <w:color w:val="000000" w:themeColor="text1"/>
        </w:rPr>
        <w:t xml:space="preserve">necessarily present the most up-to-date research, </w:t>
      </w:r>
      <w:r w:rsidR="1FEECCBF" w:rsidRPr="00301F09">
        <w:rPr>
          <w:rFonts w:ascii="Calibri" w:eastAsia="Calibri" w:hAnsi="Calibri" w:cs="Times New Roman"/>
          <w:color w:val="000000" w:themeColor="text1"/>
        </w:rPr>
        <w:t>any</w:t>
      </w:r>
      <w:r w:rsidRPr="00301F09">
        <w:rPr>
          <w:rFonts w:ascii="Calibri" w:eastAsia="Calibri" w:hAnsi="Calibri" w:cs="Times New Roman"/>
          <w:color w:val="000000" w:themeColor="text1"/>
        </w:rPr>
        <w:t xml:space="preserve"> acknowledgment of older versions of the provenance text is </w:t>
      </w:r>
      <w:r w:rsidR="1FEECCBF" w:rsidRPr="00301F09">
        <w:rPr>
          <w:rFonts w:ascii="Calibri" w:eastAsia="Calibri" w:hAnsi="Calibri" w:cs="Times New Roman"/>
          <w:color w:val="000000" w:themeColor="text1"/>
        </w:rPr>
        <w:t xml:space="preserve">frequently </w:t>
      </w:r>
      <w:r w:rsidRPr="00301F09">
        <w:rPr>
          <w:rFonts w:ascii="Calibri" w:eastAsia="Calibri" w:hAnsi="Calibri" w:cs="Times New Roman"/>
          <w:color w:val="000000" w:themeColor="text1"/>
        </w:rPr>
        <w:t>excluded.</w:t>
      </w:r>
      <w:r w:rsidRPr="00301F09">
        <w:rPr>
          <w:rStyle w:val="EndnoteReference"/>
          <w:rFonts w:ascii="Calibri" w:eastAsia="Calibri" w:hAnsi="Calibri" w:cs="Times New Roman"/>
          <w:color w:val="000000" w:themeColor="text1"/>
        </w:rPr>
        <w:endnoteReference w:id="256"/>
      </w:r>
      <w:r w:rsidRPr="00301F09">
        <w:rPr>
          <w:rFonts w:ascii="Calibri" w:eastAsia="Calibri" w:hAnsi="Calibri" w:cs="Times New Roman"/>
          <w:color w:val="000000" w:themeColor="text1"/>
        </w:rPr>
        <w:t xml:space="preserve"> For those working in a </w:t>
      </w:r>
      <w:r w:rsidR="00AF6ECE">
        <w:rPr>
          <w:rFonts w:ascii="Calibri" w:eastAsia="Calibri" w:hAnsi="Calibri" w:cs="Times New Roman"/>
          <w:color w:val="000000" w:themeColor="text1"/>
        </w:rPr>
        <w:t>collection</w:t>
      </w:r>
      <w:r w:rsidRPr="00301F09">
        <w:rPr>
          <w:rFonts w:ascii="Calibri" w:eastAsia="Calibri" w:hAnsi="Calibri" w:cs="Times New Roman"/>
          <w:color w:val="000000" w:themeColor="text1"/>
        </w:rPr>
        <w:t xml:space="preserve"> database, few provenance syntaxes or CMS fields allow for the automatic inclusion of information about changes to a previously published provenance.</w:t>
      </w:r>
      <w:r w:rsidRPr="00301F09">
        <w:rPr>
          <w:rFonts w:ascii="Calibri" w:eastAsia="Calibri" w:hAnsi="Calibri" w:cs="Times New Roman"/>
          <w:color w:val="000000" w:themeColor="text1"/>
          <w:vertAlign w:val="superscript"/>
        </w:rPr>
        <w:endnoteReference w:id="257"/>
      </w:r>
      <w:r w:rsidRPr="00301F09">
        <w:rPr>
          <w:rFonts w:ascii="Calibri" w:eastAsia="Calibri" w:hAnsi="Calibri" w:cs="Times New Roman"/>
          <w:color w:val="000000" w:themeColor="text1"/>
        </w:rPr>
        <w:t xml:space="preserve"> These edits, as we see throughout this book, may have been made for any number of reasons—fixing typos, introducing new material, correcting an older error. The introduction of a </w:t>
      </w:r>
      <w:r w:rsidR="0073721B">
        <w:rPr>
          <w:rFonts w:ascii="Calibri" w:eastAsia="Calibri" w:hAnsi="Calibri" w:cs="Times New Roman"/>
          <w:i/>
          <w:iCs/>
          <w:color w:val="000000" w:themeColor="text1"/>
        </w:rPr>
        <w:t>D</w:t>
      </w:r>
      <w:r w:rsidRPr="45BC76E2">
        <w:rPr>
          <w:rFonts w:ascii="Calibri" w:eastAsia="Calibri" w:hAnsi="Calibri" w:cs="Times New Roman"/>
          <w:i/>
          <w:iCs/>
          <w:color w:val="000000" w:themeColor="text1"/>
        </w:rPr>
        <w:t>ate last updated</w:t>
      </w:r>
      <w:r w:rsidRPr="00301F09">
        <w:rPr>
          <w:rFonts w:ascii="Calibri" w:eastAsia="Calibri" w:hAnsi="Calibri" w:cs="Times New Roman"/>
          <w:color w:val="000000" w:themeColor="text1"/>
        </w:rPr>
        <w:t xml:space="preserve"> is one way to signal </w:t>
      </w:r>
      <w:r w:rsidR="0073721B">
        <w:rPr>
          <w:rFonts w:ascii="Calibri" w:eastAsia="Calibri" w:hAnsi="Calibri" w:cs="Times New Roman"/>
          <w:color w:val="000000" w:themeColor="text1"/>
        </w:rPr>
        <w:t xml:space="preserve">that research is </w:t>
      </w:r>
      <w:r w:rsidRPr="00301F09">
        <w:rPr>
          <w:rFonts w:ascii="Calibri" w:eastAsia="Calibri" w:hAnsi="Calibri" w:cs="Times New Roman"/>
          <w:color w:val="000000" w:themeColor="text1"/>
        </w:rPr>
        <w:t>ongoing, but this too can</w:t>
      </w:r>
      <w:r w:rsidR="008B4E53">
        <w:rPr>
          <w:rFonts w:ascii="Calibri" w:eastAsia="Calibri" w:hAnsi="Calibri" w:cs="Times New Roman"/>
          <w:color w:val="000000" w:themeColor="text1"/>
        </w:rPr>
        <w:t xml:space="preserve"> </w:t>
      </w:r>
      <w:r w:rsidR="008B4E53" w:rsidRPr="003C5540">
        <w:rPr>
          <w:rFonts w:ascii="Calibri" w:eastAsia="Calibri" w:hAnsi="Calibri" w:cs="Times New Roman"/>
          <w:color w:val="000000" w:themeColor="text1"/>
        </w:rPr>
        <w:t>oversimplify the duration of research</w:t>
      </w:r>
      <w:r w:rsidR="008B4E53">
        <w:rPr>
          <w:rFonts w:ascii="Calibri" w:eastAsia="Calibri" w:hAnsi="Calibri" w:cs="Times New Roman"/>
          <w:color w:val="000000" w:themeColor="text1"/>
        </w:rPr>
        <w:t xml:space="preserve">; it also </w:t>
      </w:r>
      <w:r w:rsidRPr="00301F09">
        <w:rPr>
          <w:rFonts w:ascii="Calibri" w:eastAsia="Calibri" w:hAnsi="Calibri" w:cs="Times New Roman"/>
          <w:color w:val="000000" w:themeColor="text1"/>
        </w:rPr>
        <w:t>does not</w:t>
      </w:r>
      <w:r w:rsidR="0073721B">
        <w:rPr>
          <w:rFonts w:ascii="Calibri" w:eastAsia="Calibri" w:hAnsi="Calibri" w:cs="Times New Roman"/>
          <w:color w:val="000000" w:themeColor="text1"/>
        </w:rPr>
        <w:t xml:space="preserve"> re</w:t>
      </w:r>
      <w:r w:rsidR="001703F5">
        <w:rPr>
          <w:rFonts w:ascii="Calibri" w:eastAsia="Calibri" w:hAnsi="Calibri" w:cs="Times New Roman"/>
          <w:color w:val="000000" w:themeColor="text1"/>
        </w:rPr>
        <w:t>port</w:t>
      </w:r>
      <w:r w:rsidRPr="00301F09">
        <w:rPr>
          <w:rFonts w:ascii="Calibri" w:eastAsia="Calibri" w:hAnsi="Calibri" w:cs="Times New Roman"/>
          <w:color w:val="000000" w:themeColor="text1"/>
        </w:rPr>
        <w:t xml:space="preserve"> the scope</w:t>
      </w:r>
      <w:r w:rsidRPr="45BC76E2">
        <w:rPr>
          <w:rFonts w:ascii="Calibri" w:eastAsia="Calibri" w:hAnsi="Calibri" w:cs="Times New Roman"/>
          <w:i/>
          <w:iCs/>
          <w:color w:val="000000" w:themeColor="text1"/>
        </w:rPr>
        <w:t xml:space="preserve"> </w:t>
      </w:r>
      <w:r w:rsidRPr="00301F09">
        <w:rPr>
          <w:rFonts w:ascii="Calibri" w:eastAsia="Calibri" w:hAnsi="Calibri" w:cs="Times New Roman"/>
          <w:color w:val="000000" w:themeColor="text1"/>
        </w:rPr>
        <w:t>of updates, only their occurrence. As a general practice, updates and changes should be documented as much as possible in internal notes. In our own records, we are working to</w:t>
      </w:r>
      <w:r w:rsidR="0073721B">
        <w:rPr>
          <w:rFonts w:ascii="Calibri" w:eastAsia="Calibri" w:hAnsi="Calibri" w:cs="Times New Roman"/>
          <w:color w:val="000000" w:themeColor="text1"/>
        </w:rPr>
        <w:t xml:space="preserve"> </w:t>
      </w:r>
      <w:r w:rsidR="00DD7F59">
        <w:rPr>
          <w:rFonts w:ascii="Calibri" w:eastAsia="Calibri" w:hAnsi="Calibri" w:cs="Times New Roman"/>
          <w:color w:val="000000" w:themeColor="text1"/>
        </w:rPr>
        <w:t xml:space="preserve">include </w:t>
      </w:r>
      <w:r w:rsidR="0073721B">
        <w:rPr>
          <w:rFonts w:ascii="Calibri" w:eastAsia="Calibri" w:hAnsi="Calibri" w:cs="Times New Roman"/>
          <w:color w:val="000000" w:themeColor="text1"/>
        </w:rPr>
        <w:t>mention</w:t>
      </w:r>
      <w:r w:rsidR="00DD7F59">
        <w:rPr>
          <w:rFonts w:ascii="Calibri" w:eastAsia="Calibri" w:hAnsi="Calibri" w:cs="Times New Roman"/>
          <w:color w:val="000000" w:themeColor="text1"/>
        </w:rPr>
        <w:t xml:space="preserve"> of</w:t>
      </w:r>
      <w:r w:rsidR="008F3207" w:rsidRPr="0447ACBC">
        <w:rPr>
          <w:rFonts w:ascii="Calibri" w:eastAsia="Calibri" w:hAnsi="Calibri" w:cs="Times New Roman"/>
          <w:color w:val="000000" w:themeColor="text1"/>
        </w:rPr>
        <w:t xml:space="preserve"> unverified or erroneous </w:t>
      </w:r>
      <w:r w:rsidRPr="00301F09">
        <w:rPr>
          <w:rFonts w:ascii="Calibri" w:eastAsia="Calibri" w:hAnsi="Calibri" w:cs="Times New Roman"/>
          <w:color w:val="000000" w:themeColor="text1"/>
        </w:rPr>
        <w:t>provenance</w:t>
      </w:r>
      <w:r w:rsidR="00901E8B" w:rsidRPr="0447ACBC">
        <w:rPr>
          <w:rFonts w:ascii="Calibri" w:eastAsia="Calibri" w:hAnsi="Calibri" w:cs="Times New Roman"/>
          <w:color w:val="000000" w:themeColor="text1"/>
        </w:rPr>
        <w:t xml:space="preserve"> information that has been given in previous</w:t>
      </w:r>
      <w:r w:rsidRPr="00301F09">
        <w:rPr>
          <w:rFonts w:ascii="Calibri" w:eastAsia="Calibri" w:hAnsi="Calibri" w:cs="Times New Roman"/>
          <w:color w:val="000000" w:themeColor="text1"/>
        </w:rPr>
        <w:t xml:space="preserve"> publications</w:t>
      </w:r>
      <w:r w:rsidR="003D3031" w:rsidRPr="0447ACBC">
        <w:rPr>
          <w:rFonts w:ascii="Calibri" w:eastAsia="Calibri" w:hAnsi="Calibri" w:cs="Times New Roman"/>
          <w:color w:val="000000" w:themeColor="text1"/>
        </w:rPr>
        <w:t xml:space="preserve"> in order</w:t>
      </w:r>
      <w:r w:rsidRPr="00301F09">
        <w:rPr>
          <w:rFonts w:ascii="Calibri" w:eastAsia="Calibri" w:hAnsi="Calibri" w:cs="Times New Roman"/>
          <w:color w:val="000000" w:themeColor="text1"/>
        </w:rPr>
        <w:t xml:space="preserve"> to clarify </w:t>
      </w:r>
      <w:r w:rsidR="003D3031" w:rsidRPr="0447ACBC">
        <w:rPr>
          <w:rFonts w:ascii="Calibri" w:eastAsia="Calibri" w:hAnsi="Calibri" w:cs="Times New Roman"/>
          <w:color w:val="000000" w:themeColor="text1"/>
        </w:rPr>
        <w:t xml:space="preserve">our </w:t>
      </w:r>
      <w:r w:rsidRPr="00301F09">
        <w:rPr>
          <w:rFonts w:ascii="Calibri" w:eastAsia="Calibri" w:hAnsi="Calibri" w:cs="Times New Roman"/>
          <w:color w:val="000000" w:themeColor="text1"/>
        </w:rPr>
        <w:t xml:space="preserve">current understanding of </w:t>
      </w:r>
      <w:r w:rsidR="009B4D3A">
        <w:rPr>
          <w:rFonts w:ascii="Calibri" w:eastAsia="Calibri" w:hAnsi="Calibri" w:cs="Times New Roman"/>
          <w:color w:val="000000" w:themeColor="text1"/>
        </w:rPr>
        <w:t>an o</w:t>
      </w:r>
      <w:r w:rsidRPr="00301F09">
        <w:rPr>
          <w:rFonts w:ascii="Calibri" w:eastAsia="Calibri" w:hAnsi="Calibri" w:cs="Times New Roman"/>
          <w:color w:val="000000" w:themeColor="text1"/>
        </w:rPr>
        <w:t>bject</w:t>
      </w:r>
      <w:r w:rsidR="009B4D3A">
        <w:rPr>
          <w:rFonts w:ascii="Calibri" w:eastAsia="Calibri" w:hAnsi="Calibri" w:cs="Times New Roman"/>
          <w:color w:val="000000" w:themeColor="text1"/>
        </w:rPr>
        <w:t>’s</w:t>
      </w:r>
      <w:r w:rsidRPr="00301F09">
        <w:rPr>
          <w:rFonts w:ascii="Calibri" w:eastAsia="Calibri" w:hAnsi="Calibri" w:cs="Times New Roman"/>
          <w:color w:val="000000" w:themeColor="text1"/>
        </w:rPr>
        <w:t xml:space="preserve"> </w:t>
      </w:r>
      <w:r w:rsidR="009B4D3A">
        <w:rPr>
          <w:rFonts w:ascii="Calibri" w:eastAsia="Calibri" w:hAnsi="Calibri" w:cs="Times New Roman"/>
          <w:color w:val="000000" w:themeColor="text1"/>
        </w:rPr>
        <w:t>history</w:t>
      </w:r>
      <w:r w:rsidRPr="0447ACBC" w:rsidDel="002D3FAA">
        <w:rPr>
          <w:rFonts w:ascii="Calibri" w:eastAsia="Calibri" w:hAnsi="Calibri" w:cs="Times New Roman"/>
          <w:color w:val="000000" w:themeColor="text1"/>
        </w:rPr>
        <w:t>.</w:t>
      </w:r>
    </w:p>
    <w:p w14:paraId="77087DDA" w14:textId="77777777" w:rsidR="00463B67" w:rsidRPr="00301F09" w:rsidDel="00A2427C" w:rsidRDefault="00463B67" w:rsidP="3E478756">
      <w:pPr>
        <w:spacing w:line="360" w:lineRule="auto"/>
        <w:rPr>
          <w:rFonts w:ascii="Calibri" w:eastAsia="Calibri" w:hAnsi="Calibri" w:cs="Times New Roman"/>
          <w:color w:val="000000" w:themeColor="text1"/>
        </w:rPr>
      </w:pPr>
    </w:p>
    <w:p w14:paraId="6F29D4BE" w14:textId="606528BA" w:rsidR="002D3FAA" w:rsidRPr="00366A7F" w:rsidRDefault="002D3FAA" w:rsidP="00366A7F">
      <w:pPr>
        <w:pStyle w:val="Heading4"/>
        <w:rPr>
          <w:i w:val="0"/>
          <w:iCs w:val="0"/>
        </w:rPr>
      </w:pPr>
      <w:r w:rsidRPr="00366A7F">
        <w:rPr>
          <w:i w:val="0"/>
          <w:iCs w:val="0"/>
        </w:rPr>
        <w:t xml:space="preserve">Case </w:t>
      </w:r>
      <w:r w:rsidR="00D17AFF" w:rsidRPr="00366A7F">
        <w:rPr>
          <w:i w:val="0"/>
          <w:iCs w:val="0"/>
        </w:rPr>
        <w:t>Study</w:t>
      </w:r>
      <w:r w:rsidRPr="00366A7F">
        <w:rPr>
          <w:i w:val="0"/>
          <w:iCs w:val="0"/>
        </w:rPr>
        <w:t xml:space="preserve">: A </w:t>
      </w:r>
      <w:r w:rsidR="001703F5" w:rsidRPr="00366A7F">
        <w:rPr>
          <w:i w:val="0"/>
          <w:iCs w:val="0"/>
        </w:rPr>
        <w:t xml:space="preserve">Silver Bull </w:t>
      </w:r>
      <w:r w:rsidR="00686183" w:rsidRPr="00366A7F">
        <w:rPr>
          <w:i w:val="0"/>
          <w:iCs w:val="0"/>
        </w:rPr>
        <w:t>Statuette</w:t>
      </w:r>
    </w:p>
    <w:p w14:paraId="1EBC36BA" w14:textId="1F37F263" w:rsidR="002D3FAA" w:rsidRDefault="002D3FAA" w:rsidP="00D7382D">
      <w:pPr>
        <w:spacing w:line="360" w:lineRule="auto"/>
      </w:pPr>
      <w:r w:rsidRPr="00301F09">
        <w:rPr>
          <w:rFonts w:ascii="Calibri" w:eastAsia="Calibri" w:hAnsi="Calibri" w:cs="Times New Roman"/>
          <w:color w:val="000000"/>
        </w:rPr>
        <w:t xml:space="preserve">As noted </w:t>
      </w:r>
      <w:r w:rsidR="0FF48EA2" w:rsidRPr="00301F09">
        <w:rPr>
          <w:rFonts w:ascii="Calibri" w:eastAsia="Calibri" w:hAnsi="Calibri" w:cs="Times New Roman"/>
          <w:color w:val="000000" w:themeColor="text1"/>
        </w:rPr>
        <w:t>at many points in this chapter</w:t>
      </w:r>
      <w:r w:rsidRPr="00301F09">
        <w:rPr>
          <w:rFonts w:ascii="Calibri" w:eastAsia="Calibri" w:hAnsi="Calibri" w:cs="Times New Roman"/>
          <w:color w:val="000000"/>
        </w:rPr>
        <w:t xml:space="preserve">, </w:t>
      </w:r>
      <w:r w:rsidR="0FF48EA2" w:rsidRPr="00301F09">
        <w:rPr>
          <w:rFonts w:ascii="Calibri" w:eastAsia="Calibri" w:hAnsi="Calibri" w:cs="Times New Roman"/>
          <w:color w:val="000000" w:themeColor="text1"/>
        </w:rPr>
        <w:t xml:space="preserve">ancient </w:t>
      </w:r>
      <w:r w:rsidRPr="00301F09">
        <w:rPr>
          <w:rFonts w:ascii="Calibri" w:eastAsia="Calibri" w:hAnsi="Calibri" w:cs="Times New Roman"/>
          <w:color w:val="000000"/>
        </w:rPr>
        <w:t>objects</w:t>
      </w:r>
      <w:r w:rsidR="0FF48EA2" w:rsidRPr="00301F09">
        <w:rPr>
          <w:rFonts w:ascii="Calibri" w:eastAsia="Calibri" w:hAnsi="Calibri" w:cs="Times New Roman"/>
          <w:color w:val="000000" w:themeColor="text1"/>
        </w:rPr>
        <w:t xml:space="preserve"> often</w:t>
      </w:r>
      <w:r w:rsidRPr="00301F09">
        <w:rPr>
          <w:rFonts w:ascii="Calibri" w:eastAsia="Calibri" w:hAnsi="Calibri" w:cs="Times New Roman"/>
          <w:color w:val="000000"/>
        </w:rPr>
        <w:t xml:space="preserve"> accrue said</w:t>
      </w:r>
      <w:r w:rsidR="001703F5" w:rsidRPr="1ED00647">
        <w:rPr>
          <w:rFonts w:ascii="Calibri" w:eastAsia="Calibri" w:hAnsi="Calibri" w:cs="Times New Roman"/>
          <w:color w:val="000000" w:themeColor="text1"/>
        </w:rPr>
        <w:t>-</w:t>
      </w:r>
      <w:r w:rsidRPr="00301F09">
        <w:rPr>
          <w:rFonts w:ascii="Calibri" w:eastAsia="Calibri" w:hAnsi="Calibri" w:cs="Times New Roman"/>
          <w:color w:val="000000"/>
        </w:rPr>
        <w:t>to</w:t>
      </w:r>
      <w:r w:rsidR="001703F5" w:rsidRPr="1ED00647">
        <w:rPr>
          <w:rFonts w:ascii="Calibri" w:eastAsia="Calibri" w:hAnsi="Calibri" w:cs="Times New Roman"/>
          <w:color w:val="000000" w:themeColor="text1"/>
        </w:rPr>
        <w:t>-</w:t>
      </w:r>
      <w:r w:rsidRPr="00301F09">
        <w:rPr>
          <w:rFonts w:ascii="Calibri" w:eastAsia="Calibri" w:hAnsi="Calibri" w:cs="Times New Roman"/>
          <w:color w:val="000000"/>
        </w:rPr>
        <w:t xml:space="preserve">be </w:t>
      </w:r>
      <w:r w:rsidRPr="00301F09">
        <w:rPr>
          <w:rFonts w:ascii="Calibri" w:eastAsia="Calibri" w:hAnsi="Calibri" w:cs="Times New Roman"/>
          <w:color w:val="000000" w:themeColor="text1"/>
        </w:rPr>
        <w:t xml:space="preserve">and </w:t>
      </w:r>
      <w:r w:rsidRPr="00301F09">
        <w:rPr>
          <w:rFonts w:ascii="Calibri" w:eastAsia="Calibri" w:hAnsi="Calibri" w:cs="Times New Roman"/>
          <w:color w:val="000000"/>
        </w:rPr>
        <w:t xml:space="preserve">other unconfirmed information about their manufacture, </w:t>
      </w:r>
      <w:r w:rsidR="00CF3F59">
        <w:rPr>
          <w:rFonts w:ascii="Calibri" w:eastAsia="Calibri" w:hAnsi="Calibri" w:cs="Times New Roman"/>
          <w:color w:val="000000"/>
        </w:rPr>
        <w:t>findspot</w:t>
      </w:r>
      <w:r w:rsidRPr="00301F09">
        <w:rPr>
          <w:rFonts w:ascii="Calibri" w:eastAsia="Calibri" w:hAnsi="Calibri" w:cs="Times New Roman"/>
          <w:color w:val="000000"/>
        </w:rPr>
        <w:t xml:space="preserve">, or provenance. </w:t>
      </w:r>
      <w:r w:rsidR="0FF48EA2" w:rsidRPr="00301F09">
        <w:rPr>
          <w:rFonts w:ascii="Calibri" w:eastAsia="Calibri" w:hAnsi="Calibri" w:cs="Times New Roman"/>
          <w:color w:val="000000" w:themeColor="text1"/>
        </w:rPr>
        <w:t>Such</w:t>
      </w:r>
      <w:r w:rsidRPr="00301F09">
        <w:rPr>
          <w:rFonts w:ascii="Calibri" w:eastAsia="Calibri" w:hAnsi="Calibri" w:cs="Times New Roman"/>
          <w:color w:val="000000"/>
        </w:rPr>
        <w:t xml:space="preserve"> information</w:t>
      </w:r>
      <w:r w:rsidR="001703F5" w:rsidRPr="1ED00647">
        <w:rPr>
          <w:rFonts w:ascii="Calibri" w:eastAsia="Calibri" w:hAnsi="Calibri" w:cs="Times New Roman"/>
          <w:color w:val="000000" w:themeColor="text1"/>
        </w:rPr>
        <w:t xml:space="preserve"> raises</w:t>
      </w:r>
      <w:r w:rsidRPr="00301F09">
        <w:rPr>
          <w:rFonts w:ascii="Calibri" w:eastAsia="Calibri" w:hAnsi="Calibri" w:cs="Times New Roman"/>
          <w:color w:val="000000"/>
        </w:rPr>
        <w:t xml:space="preserve"> many questions, </w:t>
      </w:r>
      <w:r w:rsidRPr="00301F09">
        <w:rPr>
          <w:rFonts w:ascii="Calibri" w:eastAsia="Calibri" w:hAnsi="Calibri" w:cs="Times New Roman"/>
          <w:color w:val="000000"/>
        </w:rPr>
        <w:lastRenderedPageBreak/>
        <w:t xml:space="preserve">which can rarely be answered: </w:t>
      </w:r>
      <w:r w:rsidRPr="00301F09">
        <w:rPr>
          <w:rFonts w:ascii="Calibri" w:eastAsia="Calibri" w:hAnsi="Calibri" w:cs="Times New Roman"/>
          <w:color w:val="000000" w:themeColor="text1"/>
        </w:rPr>
        <w:t>S</w:t>
      </w:r>
      <w:r w:rsidRPr="00301F09">
        <w:rPr>
          <w:rFonts w:ascii="Calibri" w:eastAsia="Calibri" w:hAnsi="Calibri" w:cs="Times New Roman"/>
          <w:color w:val="000000"/>
        </w:rPr>
        <w:t>aid by whom? When? Why? Unfortunately, said-to-be information is often treated as factual over time, regardless of its own provenance.</w:t>
      </w:r>
      <w:r w:rsidRPr="00301F09">
        <w:rPr>
          <w:rFonts w:ascii="Calibri" w:eastAsia="Calibri" w:hAnsi="Calibri" w:cs="Times New Roman"/>
          <w:color w:val="000000"/>
          <w:vertAlign w:val="superscript"/>
        </w:rPr>
        <w:endnoteReference w:id="258"/>
      </w:r>
      <w:r w:rsidRPr="00301F09">
        <w:rPr>
          <w:rFonts w:ascii="Calibri" w:eastAsia="Calibri" w:hAnsi="Calibri" w:cs="Times New Roman"/>
          <w:color w:val="000000"/>
        </w:rPr>
        <w:t xml:space="preserve"> </w:t>
      </w:r>
      <w:r w:rsidR="0FF48EA2" w:rsidRPr="00301F09">
        <w:rPr>
          <w:rFonts w:ascii="Calibri" w:eastAsia="Calibri" w:hAnsi="Calibri" w:cs="Times New Roman"/>
          <w:color w:val="000000" w:themeColor="text1"/>
        </w:rPr>
        <w:t xml:space="preserve">Recording </w:t>
      </w:r>
      <w:r w:rsidRPr="00301F09">
        <w:rPr>
          <w:rFonts w:ascii="Calibri" w:eastAsia="Calibri" w:hAnsi="Calibri" w:cs="Times New Roman"/>
          <w:color w:val="000000"/>
        </w:rPr>
        <w:t xml:space="preserve">unconfirmed information in a provenance </w:t>
      </w:r>
      <w:r w:rsidR="0FF48EA2" w:rsidRPr="00301F09">
        <w:rPr>
          <w:rFonts w:ascii="Calibri" w:eastAsia="Calibri" w:hAnsi="Calibri" w:cs="Times New Roman"/>
          <w:color w:val="000000" w:themeColor="text1"/>
        </w:rPr>
        <w:t xml:space="preserve">offers </w:t>
      </w:r>
      <w:r w:rsidRPr="00301F09">
        <w:rPr>
          <w:rFonts w:ascii="Calibri" w:eastAsia="Calibri" w:hAnsi="Calibri" w:cs="Times New Roman"/>
          <w:color w:val="000000"/>
        </w:rPr>
        <w:t>a</w:t>
      </w:r>
      <w:r w:rsidR="0FF48EA2" w:rsidRPr="00301F09">
        <w:rPr>
          <w:rFonts w:ascii="Calibri" w:eastAsia="Calibri" w:hAnsi="Calibri" w:cs="Times New Roman"/>
          <w:color w:val="000000" w:themeColor="text1"/>
        </w:rPr>
        <w:t>n</w:t>
      </w:r>
      <w:r w:rsidRPr="00301F09">
        <w:rPr>
          <w:rFonts w:ascii="Calibri" w:eastAsia="Calibri" w:hAnsi="Calibri" w:cs="Times New Roman"/>
          <w:color w:val="000000"/>
        </w:rPr>
        <w:t xml:space="preserve"> opportunity </w:t>
      </w:r>
      <w:r w:rsidR="0FF48EA2" w:rsidRPr="00301F09">
        <w:rPr>
          <w:rFonts w:ascii="Calibri" w:eastAsia="Calibri" w:hAnsi="Calibri" w:cs="Times New Roman"/>
          <w:color w:val="000000" w:themeColor="text1"/>
        </w:rPr>
        <w:t>for</w:t>
      </w:r>
      <w:r w:rsidRPr="00301F09">
        <w:rPr>
          <w:rFonts w:ascii="Calibri" w:eastAsia="Calibri" w:hAnsi="Calibri" w:cs="Times New Roman"/>
          <w:color w:val="000000"/>
        </w:rPr>
        <w:t xml:space="preserve"> understanding broader market or dealer patterns</w:t>
      </w:r>
      <w:r w:rsidRPr="00301F09">
        <w:rPr>
          <w:rFonts w:ascii="Calibri" w:eastAsia="Calibri" w:hAnsi="Calibri" w:cs="Times New Roman"/>
          <w:color w:val="000000" w:themeColor="text1"/>
        </w:rPr>
        <w:t>,</w:t>
      </w:r>
      <w:r w:rsidRPr="00301F09">
        <w:rPr>
          <w:rFonts w:ascii="Calibri" w:eastAsia="Calibri" w:hAnsi="Calibri" w:cs="Times New Roman"/>
          <w:color w:val="000000"/>
        </w:rPr>
        <w:t xml:space="preserve"> </w:t>
      </w:r>
      <w:r w:rsidRPr="00301F09">
        <w:rPr>
          <w:rFonts w:ascii="Calibri" w:eastAsia="Calibri" w:hAnsi="Calibri" w:cs="Times New Roman"/>
          <w:color w:val="000000" w:themeColor="text1"/>
        </w:rPr>
        <w:t>b</w:t>
      </w:r>
      <w:r w:rsidRPr="00301F09">
        <w:rPr>
          <w:rFonts w:ascii="Calibri" w:eastAsia="Calibri" w:hAnsi="Calibri" w:cs="Times New Roman"/>
          <w:color w:val="000000"/>
        </w:rPr>
        <w:t xml:space="preserve">ut it should be clearly labeled and contextualized to prevent it from being read as likely or factual. </w:t>
      </w:r>
      <w:r w:rsidRPr="00301F09">
        <w:t>Footnotes within a provenance narrative offer space to clarify these gray areas and document changes that have been made to an object’s provenance, but</w:t>
      </w:r>
      <w:r w:rsidR="1AEE358A" w:rsidRPr="00301F09">
        <w:t xml:space="preserve"> they do</w:t>
      </w:r>
      <w:r w:rsidRPr="00301F09">
        <w:t xml:space="preserve"> not capture all questions raised. </w:t>
      </w:r>
      <w:r w:rsidR="0FF48EA2" w:rsidRPr="00301F09">
        <w:t>The blurred lines between possibly verified, plausible, or doubtful evidence</w:t>
      </w:r>
      <w:r w:rsidR="00463B67">
        <w:t>—</w:t>
      </w:r>
      <w:r w:rsidR="0FF48EA2" w:rsidRPr="00301F09">
        <w:t>and the challenges of presenting this information</w:t>
      </w:r>
      <w:r w:rsidR="001703F5">
        <w:t>—</w:t>
      </w:r>
      <w:r w:rsidR="0FF48EA2" w:rsidRPr="00301F09">
        <w:t xml:space="preserve">are particularly evident in relation to a </w:t>
      </w:r>
      <w:r w:rsidR="43B9BEB2" w:rsidRPr="00301F09">
        <w:t>gilt silver Statuette of a Bull (</w:t>
      </w:r>
      <w:hyperlink r:id="rId70" w:history="1">
        <w:r w:rsidR="43B9BEB2" w:rsidRPr="00366A7F">
          <w:t>2001.7</w:t>
        </w:r>
      </w:hyperlink>
      <w:r w:rsidR="00DF21D6" w:rsidRPr="00366A7F">
        <w:t>)</w:t>
      </w:r>
      <w:r w:rsidR="001772E2" w:rsidRPr="00366A7F">
        <w:rPr>
          <w:rStyle w:val="EndnoteReference"/>
        </w:rPr>
        <w:endnoteReference w:id="259"/>
      </w:r>
      <w:r w:rsidR="00DF21D6" w:rsidRPr="00366A7F" w:rsidDel="002D3FAA">
        <w:t xml:space="preserve"> </w:t>
      </w:r>
      <w:r w:rsidR="00DF21D6" w:rsidRPr="00366A7F">
        <w:t>(</w:t>
      </w:r>
      <w:hyperlink w:anchor="fig-45" w:history="1">
        <w:r w:rsidR="00DF21D6" w:rsidRPr="00366A7F">
          <w:rPr>
            <w:rStyle w:val="Hyperlink"/>
          </w:rPr>
          <w:t>fig. 4</w:t>
        </w:r>
        <w:r w:rsidR="00610B8F" w:rsidRPr="00366A7F">
          <w:rPr>
            <w:rStyle w:val="Hyperlink"/>
          </w:rPr>
          <w:t>5</w:t>
        </w:r>
      </w:hyperlink>
      <w:r w:rsidR="00DF21D6" w:rsidRPr="00366A7F">
        <w:t>),</w:t>
      </w:r>
      <w:r w:rsidR="0FF48EA2" w:rsidRPr="00366A7F">
        <w:t xml:space="preserve"> for which</w:t>
      </w:r>
      <w:r w:rsidRPr="00301F09" w:rsidDel="002D3FAA">
        <w:t xml:space="preserve"> an exciting said-to-be provenance </w:t>
      </w:r>
      <w:r w:rsidR="0FF48EA2" w:rsidRPr="00301F09">
        <w:t>had been</w:t>
      </w:r>
      <w:r w:rsidRPr="00301F09" w:rsidDel="002D3FAA">
        <w:t xml:space="preserve"> accepted at face value</w:t>
      </w:r>
      <w:r w:rsidR="00463B67">
        <w:t>.</w:t>
      </w:r>
    </w:p>
    <w:p w14:paraId="69F17D60" w14:textId="52E595E3" w:rsidR="00366A7F" w:rsidRPr="00366A7F" w:rsidDel="00EE3F6A" w:rsidRDefault="00366A7F" w:rsidP="00D7382D">
      <w:pPr>
        <w:spacing w:line="360" w:lineRule="auto"/>
        <w:rPr>
          <w:rFonts w:ascii="Calibri" w:eastAsia="Calibri" w:hAnsi="Calibri" w:cs="Times New Roman"/>
          <w:b/>
          <w:bCs/>
          <w:color w:val="000000" w:themeColor="text1"/>
        </w:rPr>
      </w:pPr>
      <w:r w:rsidRPr="00366A7F">
        <w:rPr>
          <w:b/>
          <w:bCs/>
        </w:rPr>
        <w:t>[[fig-45]]</w:t>
      </w:r>
    </w:p>
    <w:p w14:paraId="2039F740" w14:textId="4241C64D" w:rsidR="002D1294" w:rsidRDefault="002D3FAA" w:rsidP="00195D26">
      <w:pPr>
        <w:spacing w:line="360" w:lineRule="auto"/>
        <w:ind w:firstLine="720"/>
      </w:pPr>
      <w:r w:rsidRPr="00301F09">
        <w:t xml:space="preserve">According to </w:t>
      </w:r>
      <w:r w:rsidR="0FF48EA2" w:rsidRPr="00301F09">
        <w:t>its</w:t>
      </w:r>
      <w:r w:rsidRPr="00301F09">
        <w:t xml:space="preserve"> 2001 acquisition report</w:t>
      </w:r>
      <w:r w:rsidR="29E15E6A" w:rsidRPr="00301F09">
        <w:t>,</w:t>
      </w:r>
      <w:r w:rsidRPr="00301F09">
        <w:t xml:space="preserve"> this bull “was discovered in Pompeii between 1780 and 1790 and became part of the collection of Maria Christina of Savoy (1812–1835),” a history that has been repeated in subsequent publications and gallery labels.</w:t>
      </w:r>
      <w:r w:rsidRPr="00301F09">
        <w:rPr>
          <w:rStyle w:val="EndnoteReference"/>
        </w:rPr>
        <w:endnoteReference w:id="260"/>
      </w:r>
      <w:r w:rsidRPr="00301F09">
        <w:t xml:space="preserve"> Popular for its high quality and</w:t>
      </w:r>
      <w:r w:rsidR="29E15E6A" w:rsidRPr="00301F09">
        <w:t xml:space="preserve"> apparent</w:t>
      </w:r>
      <w:r w:rsidRPr="00301F09">
        <w:t xml:space="preserve"> Pompeian origins, th</w:t>
      </w:r>
      <w:r w:rsidR="0FF48EA2" w:rsidRPr="00301F09">
        <w:t>e</w:t>
      </w:r>
      <w:r w:rsidRPr="00301F09">
        <w:t xml:space="preserve"> statuette has been on display since its acquisition and was among the first objects to have its provenance reviewed and approved for the Getty’s online collection pages in 2012. At that time, </w:t>
      </w:r>
      <w:r w:rsidR="002D1294">
        <w:t xml:space="preserve">cross-checking </w:t>
      </w:r>
      <w:r w:rsidRPr="00301F09">
        <w:t xml:space="preserve">Getty records with </w:t>
      </w:r>
      <w:r w:rsidR="00B767CF">
        <w:t>sales</w:t>
      </w:r>
      <w:r w:rsidRPr="00301F09">
        <w:t xml:space="preserve"> catalogues and genealogical records </w:t>
      </w:r>
      <w:r w:rsidR="002D1294">
        <w:t xml:space="preserve">left </w:t>
      </w:r>
      <w:r w:rsidRPr="00301F09">
        <w:t xml:space="preserve">no reason to doubt the given provenance. We have periodically revisited some of the earliest approved records since having “no reason to doubt” a statement is different from verifying it or determining it highly plausible through secondary sources. Where exactly did the story of its Pompeiian discovery and royal ownership come from? </w:t>
      </w:r>
    </w:p>
    <w:p w14:paraId="3DE104B2" w14:textId="62F66E6D" w:rsidR="002D3FAA" w:rsidRPr="00301F09" w:rsidRDefault="002D3FAA" w:rsidP="00195D26">
      <w:pPr>
        <w:spacing w:line="360" w:lineRule="auto"/>
        <w:ind w:firstLine="720"/>
      </w:pPr>
      <w:r w:rsidRPr="00301F09">
        <w:t xml:space="preserve">The earliest known publication of the bull is a 1997 Christie’s </w:t>
      </w:r>
      <w:r w:rsidR="00B767CF">
        <w:t>sales</w:t>
      </w:r>
      <w:r w:rsidRPr="00301F09">
        <w:t xml:space="preserve"> catalogue, which gives the following provenance: </w:t>
      </w:r>
    </w:p>
    <w:p w14:paraId="2D219944" w14:textId="74DB3455" w:rsidR="002D3FAA" w:rsidRPr="00301F09" w:rsidRDefault="002D3FAA" w:rsidP="00D7382D">
      <w:pPr>
        <w:spacing w:line="360" w:lineRule="auto"/>
        <w:ind w:left="720"/>
        <w:rPr>
          <w:rFonts w:ascii="Calibri" w:eastAsia="Calibri" w:hAnsi="Calibri" w:cs="Calibri"/>
        </w:rPr>
      </w:pPr>
      <w:r w:rsidRPr="00301F09">
        <w:rPr>
          <w:rFonts w:ascii="Calibri" w:eastAsia="Calibri" w:hAnsi="Calibri" w:cs="Calibri"/>
          <w:color w:val="000000" w:themeColor="text1"/>
        </w:rPr>
        <w:t>Said to have been found at Pompei circa 1780–1790, and later in the collection of Maria Cristina di Savoia. Subsequently inherited by Tomaso di Savoia, and then his daughter Maria Adelaide di Savoia. Later in the collections of Vgs Parsi di Londrone, a Swiss private collector, and Sogo Life K.K.</w:t>
      </w:r>
    </w:p>
    <w:p w14:paraId="38C50FDD" w14:textId="53F824CD" w:rsidR="00EE3F6A" w:rsidRPr="00301F09" w:rsidRDefault="141BCA76" w:rsidP="00D7382D">
      <w:pPr>
        <w:spacing w:line="360" w:lineRule="auto"/>
      </w:pPr>
      <w:r w:rsidRPr="00301F09">
        <w:t>C</w:t>
      </w:r>
      <w:r w:rsidR="002D3FAA" w:rsidRPr="00301F09">
        <w:t>omplicat</w:t>
      </w:r>
      <w:r w:rsidRPr="00301F09">
        <w:t>ing</w:t>
      </w:r>
      <w:r w:rsidR="002D3FAA" w:rsidRPr="00301F09">
        <w:t xml:space="preserve"> matters, Christie’s online record of the auction preserves a provenance statement that matches the print version except for its first sentence,</w:t>
      </w:r>
      <w:r w:rsidR="29E15E6A" w:rsidRPr="00301F09">
        <w:t xml:space="preserve"> which runs</w:t>
      </w:r>
      <w:r w:rsidR="009A679E">
        <w:t>:</w:t>
      </w:r>
      <w:r w:rsidR="002D3FAA" w:rsidRPr="00301F09">
        <w:t xml:space="preserve"> “Found at Pompei circa 1780–1790 during excavations conducted at the request of Maria Cristina di Savoia, Queen of Naples.”</w:t>
      </w:r>
      <w:r w:rsidR="002D3FAA" w:rsidRPr="00301F09">
        <w:rPr>
          <w:rStyle w:val="EndnoteReference"/>
        </w:rPr>
        <w:endnoteReference w:id="261"/>
      </w:r>
      <w:r w:rsidR="00162E82">
        <w:t xml:space="preserve"> </w:t>
      </w:r>
      <w:r w:rsidR="29E15E6A" w:rsidRPr="00301F09">
        <w:t>A third provenance statement</w:t>
      </w:r>
      <w:r w:rsidR="001977B9">
        <w:t>,</w:t>
      </w:r>
      <w:r w:rsidR="29E15E6A" w:rsidRPr="00301F09">
        <w:t xml:space="preserve"> in </w:t>
      </w:r>
      <w:r w:rsidR="001977B9">
        <w:t xml:space="preserve">a </w:t>
      </w:r>
      <w:r w:rsidR="29E15E6A" w:rsidRPr="00301F09">
        <w:t>Robin Symes exhibition catalogue</w:t>
      </w:r>
      <w:r w:rsidR="001977B9">
        <w:t xml:space="preserve"> entry,</w:t>
      </w:r>
      <w:r w:rsidR="29E15E6A" w:rsidRPr="00301F09">
        <w:t xml:space="preserve"> muddies </w:t>
      </w:r>
      <w:r w:rsidRPr="00301F09">
        <w:t>things</w:t>
      </w:r>
      <w:r w:rsidR="29E15E6A" w:rsidRPr="00301F09">
        <w:t xml:space="preserve"> further: “Formerly </w:t>
      </w:r>
      <w:r w:rsidR="29E15E6A" w:rsidRPr="00301F09">
        <w:lastRenderedPageBreak/>
        <w:t>in the collection of Maria Christina of Savoy, the silver figure was discovered in Pompeii between 1780–1790.”</w:t>
      </w:r>
      <w:r w:rsidR="00EE3F6A" w:rsidRPr="00301F09">
        <w:rPr>
          <w:rStyle w:val="EndnoteReference"/>
        </w:rPr>
        <w:endnoteReference w:id="262"/>
      </w:r>
    </w:p>
    <w:p w14:paraId="18CD5E29" w14:textId="463E4658" w:rsidR="002D3FAA" w:rsidRPr="00301F09" w:rsidRDefault="002D3FAA" w:rsidP="00463B67">
      <w:pPr>
        <w:spacing w:line="360" w:lineRule="auto"/>
        <w:ind w:firstLine="720"/>
      </w:pPr>
      <w:r w:rsidRPr="00301F09">
        <w:t xml:space="preserve">So, was the statue “said to have been found” or definitively “found” in Pompeii? And did Maria Cristina di Savoia request excavations that led to the bull’s discovery, or did it enter her collection sometime later? Clearly a full audit of the provenance statement was needed. The first step was </w:t>
      </w:r>
      <w:r w:rsidR="001977B9">
        <w:t xml:space="preserve">to </w:t>
      </w:r>
      <w:r w:rsidRPr="00301F09">
        <w:t>confirm the identities of the previous owners, their life dates, and the given line of inheritance. This research relied on online resources and published genealogies to build up a family tree for all possible constituents.</w:t>
      </w:r>
      <w:r w:rsidRPr="00301F09">
        <w:rPr>
          <w:rStyle w:val="EndnoteReference"/>
        </w:rPr>
        <w:endnoteReference w:id="263"/>
      </w:r>
      <w:r w:rsidRPr="00301F09">
        <w:t xml:space="preserve"> This review revealed confusion over the identity of Maria Cristina di Savoia, who, based on lines of descent, </w:t>
      </w:r>
      <w:r w:rsidR="4CCC8E75" w:rsidRPr="00301F09">
        <w:t>is now recognized</w:t>
      </w:r>
      <w:r w:rsidRPr="00301F09">
        <w:t xml:space="preserve"> as Maria Cristina di Borbone-Napoli (1779–1849).</w:t>
      </w:r>
      <w:r w:rsidRPr="00301F09">
        <w:rPr>
          <w:rStyle w:val="EndnoteReference"/>
        </w:rPr>
        <w:endnoteReference w:id="264"/>
      </w:r>
      <w:r w:rsidRPr="00301F09">
        <w:t xml:space="preserve"> There is still no secondary evidence confirming </w:t>
      </w:r>
      <w:r w:rsidR="141BCA76" w:rsidRPr="00301F09">
        <w:t>the early history of the bull</w:t>
      </w:r>
      <w:r w:rsidRPr="00301F09">
        <w:t>, however</w:t>
      </w:r>
      <w:r w:rsidR="001977B9">
        <w:t xml:space="preserve">; there is </w:t>
      </w:r>
      <w:r w:rsidRPr="00301F09">
        <w:t xml:space="preserve">no mention of </w:t>
      </w:r>
      <w:r w:rsidR="141BCA76" w:rsidRPr="00301F09">
        <w:t>it</w:t>
      </w:r>
      <w:r w:rsidRPr="00301F09">
        <w:t xml:space="preserve"> in publications of Savoy family collections, nor in the Pompeiian excavation records that </w:t>
      </w:r>
      <w:r w:rsidR="4CCC8E75" w:rsidRPr="00301F09">
        <w:t xml:space="preserve">we </w:t>
      </w:r>
      <w:r w:rsidRPr="00301F09">
        <w:t xml:space="preserve">have reviewed thus far. </w:t>
      </w:r>
    </w:p>
    <w:p w14:paraId="33FFAF97" w14:textId="68215F14" w:rsidR="002D3FAA" w:rsidRPr="00301F09" w:rsidRDefault="002D3FAA" w:rsidP="00D7382D">
      <w:pPr>
        <w:spacing w:line="360" w:lineRule="auto"/>
        <w:ind w:firstLine="720"/>
      </w:pPr>
      <w:r w:rsidRPr="00301F09">
        <w:t xml:space="preserve">We contacted Christie’s for additional information on the origin of the provenance statement and received confirmation that according to the object’s consignor, the bull was previously owned by Kojiro Ishiguro (1916–1992), who wrote a provenance statement similar to the one in Christie’s online auction record. If this statement was indeed drafted by Ishiguro, </w:t>
      </w:r>
      <w:r w:rsidR="00190BEA">
        <w:t xml:space="preserve">it </w:t>
      </w:r>
      <w:r w:rsidRPr="00301F09">
        <w:t>would be the earliest version, written before his death in 1992</w:t>
      </w:r>
      <w:r w:rsidR="00190BEA">
        <w:t>, and thus before the Christie’s 1997 catalogue</w:t>
      </w:r>
      <w:r w:rsidRPr="00301F09">
        <w:t>. A well-known antiquities collector and dealer in Japan, Ishiguro was active in Paris during the 1950</w:t>
      </w:r>
      <w:r w:rsidR="001977B9">
        <w:t xml:space="preserve"> and ’</w:t>
      </w:r>
      <w:r w:rsidRPr="00301F09">
        <w:t>60s and continued buying art until the end of his life.</w:t>
      </w:r>
      <w:r w:rsidRPr="00301F09">
        <w:rPr>
          <w:rStyle w:val="EndnoteReference"/>
        </w:rPr>
        <w:endnoteReference w:id="265"/>
      </w:r>
      <w:r w:rsidRPr="00301F09">
        <w:t xml:space="preserve"> His collection has been published on a few occasions, but</w:t>
      </w:r>
      <w:r w:rsidR="4CCC8E75" w:rsidRPr="00301F09">
        <w:t xml:space="preserve"> we have found</w:t>
      </w:r>
      <w:r w:rsidRPr="00301F09">
        <w:t xml:space="preserve"> </w:t>
      </w:r>
      <w:r w:rsidR="5D2892A8" w:rsidRPr="00301F09">
        <w:t xml:space="preserve">no </w:t>
      </w:r>
      <w:r w:rsidRPr="00301F09">
        <w:t>additional documentation of the silver bull</w:t>
      </w:r>
      <w:r w:rsidR="4CCC8E75" w:rsidRPr="00301F09">
        <w:t>.</w:t>
      </w:r>
    </w:p>
    <w:p w14:paraId="4F87399B" w14:textId="51A38AF1" w:rsidR="002D3FAA" w:rsidRPr="00301F09" w:rsidRDefault="002D3FAA" w:rsidP="00F252D0">
      <w:pPr>
        <w:spacing w:line="360" w:lineRule="auto"/>
        <w:ind w:firstLine="720"/>
      </w:pPr>
      <w:r w:rsidRPr="00301F09">
        <w:t>Given the possible, but still unverified</w:t>
      </w:r>
      <w:r w:rsidR="352621B4">
        <w:t>,</w:t>
      </w:r>
      <w:r w:rsidRPr="00301F09">
        <w:t xml:space="preserve"> nature of </w:t>
      </w:r>
      <w:r w:rsidR="00EE3F6A" w:rsidRPr="00301F09">
        <w:t xml:space="preserve">the </w:t>
      </w:r>
      <w:r w:rsidR="00C73E5E">
        <w:t xml:space="preserve">silver bull’s </w:t>
      </w:r>
      <w:r w:rsidRPr="00301F09">
        <w:t xml:space="preserve">provenance, how do we best serve the object and its history? Despite some initial genealogical confusion, the Savoy family line of inheritance checks out, and yet the earliest evidence is essentially hearsay—a consignor’s account of a deceased former owner’s statement. While valuable, this history </w:t>
      </w:r>
      <w:r w:rsidR="007E502F">
        <w:t xml:space="preserve">is </w:t>
      </w:r>
      <w:r w:rsidRPr="00301F09">
        <w:t>qualified</w:t>
      </w:r>
      <w:r w:rsidR="008F412C">
        <w:t xml:space="preserve"> </w:t>
      </w:r>
      <w:r w:rsidR="007E502F">
        <w:t xml:space="preserve">on the </w:t>
      </w:r>
      <w:r w:rsidR="00C73C6F">
        <w:t>object</w:t>
      </w:r>
      <w:r w:rsidR="7A9302E6">
        <w:t>’</w:t>
      </w:r>
      <w:r w:rsidR="00C73C6F">
        <w:t>s</w:t>
      </w:r>
      <w:r w:rsidR="001E5D74">
        <w:t xml:space="preserve"> online collection page</w:t>
      </w:r>
      <w:r w:rsidR="007E502F">
        <w:t>,</w:t>
      </w:r>
      <w:r w:rsidR="001E5D74">
        <w:t xml:space="preserve"> </w:t>
      </w:r>
      <w:r w:rsidR="007E502F">
        <w:t xml:space="preserve">with </w:t>
      </w:r>
      <w:r w:rsidR="001E5D74">
        <w:t>extensive provenance remarks</w:t>
      </w:r>
      <w:r w:rsidR="00C73C6F">
        <w:t xml:space="preserve"> </w:t>
      </w:r>
      <w:r w:rsidRPr="00301F09">
        <w:t>explaining the Christie’s provenance statement</w:t>
      </w:r>
      <w:r w:rsidR="00C73C6F">
        <w:t xml:space="preserve">, </w:t>
      </w:r>
      <w:r w:rsidRPr="00301F09">
        <w:t>its possible interpretation</w:t>
      </w:r>
      <w:r w:rsidR="00C73C6F">
        <w:t xml:space="preserve">, and the likely, but </w:t>
      </w:r>
      <w:r w:rsidR="05EB564F">
        <w:t xml:space="preserve">as </w:t>
      </w:r>
      <w:r w:rsidR="00C73C6F">
        <w:t>yet unverified</w:t>
      </w:r>
      <w:r w:rsidR="001B5F61">
        <w:t>,</w:t>
      </w:r>
      <w:r w:rsidR="00C73C6F">
        <w:t xml:space="preserve"> earlier history</w:t>
      </w:r>
      <w:r w:rsidRPr="00301F09">
        <w:t>.</w:t>
      </w:r>
      <w:r w:rsidR="00A17D7E">
        <w:rPr>
          <w:rStyle w:val="EndnoteReference"/>
        </w:rPr>
        <w:endnoteReference w:id="266"/>
      </w:r>
      <w:r w:rsidR="001E5D74">
        <w:t xml:space="preserve"> </w:t>
      </w:r>
      <w:r w:rsidR="00C73C6F">
        <w:t>And in making these remarks searchable and public</w:t>
      </w:r>
      <w:r w:rsidRPr="00301F09">
        <w:t xml:space="preserve">, </w:t>
      </w:r>
      <w:r w:rsidR="00C73E5E">
        <w:t xml:space="preserve">we hope </w:t>
      </w:r>
      <w:r w:rsidRPr="00301F09">
        <w:t>this provenance can be further scrutinized</w:t>
      </w:r>
      <w:r w:rsidR="00014D85">
        <w:t>, researched,</w:t>
      </w:r>
      <w:r w:rsidRPr="00301F09">
        <w:t xml:space="preserve"> and revised as more resources become available.</w:t>
      </w:r>
    </w:p>
    <w:p w14:paraId="647FD731" w14:textId="77777777" w:rsidR="002D3FAA" w:rsidRPr="00301F09" w:rsidRDefault="002D3FAA" w:rsidP="00D7382D">
      <w:pPr>
        <w:spacing w:line="360" w:lineRule="auto"/>
        <w:ind w:firstLine="720"/>
      </w:pPr>
    </w:p>
    <w:p w14:paraId="633B208A" w14:textId="23D84070" w:rsidR="00A2427C" w:rsidRPr="00D150B5" w:rsidRDefault="00A2427C" w:rsidP="00D150B5">
      <w:pPr>
        <w:pStyle w:val="Heading4"/>
        <w:rPr>
          <w:rFonts w:eastAsiaTheme="minorEastAsia"/>
          <w:i w:val="0"/>
          <w:iCs w:val="0"/>
        </w:rPr>
      </w:pPr>
      <w:r w:rsidRPr="00D150B5">
        <w:rPr>
          <w:i w:val="0"/>
          <w:iCs w:val="0"/>
        </w:rPr>
        <w:t xml:space="preserve">Provenance Data </w:t>
      </w:r>
      <w:r w:rsidR="00A81EB8" w:rsidRPr="00D150B5">
        <w:rPr>
          <w:i w:val="0"/>
          <w:iCs w:val="0"/>
        </w:rPr>
        <w:t xml:space="preserve">beyond </w:t>
      </w:r>
      <w:r w:rsidRPr="00D150B5">
        <w:rPr>
          <w:i w:val="0"/>
          <w:iCs w:val="0"/>
        </w:rPr>
        <w:t>the Collection Management System</w:t>
      </w:r>
    </w:p>
    <w:p w14:paraId="6E5C3DD9" w14:textId="3CDD33BD" w:rsidR="00A2427C" w:rsidRPr="00301F09" w:rsidRDefault="00A2427C" w:rsidP="00A2427C">
      <w:pPr>
        <w:spacing w:line="360" w:lineRule="auto"/>
        <w:rPr>
          <w:rFonts w:ascii="Calibri" w:eastAsia="Calibri" w:hAnsi="Calibri" w:cs="Times New Roman"/>
        </w:rPr>
      </w:pPr>
      <w:r w:rsidRPr="3E478756">
        <w:rPr>
          <w:rFonts w:ascii="Calibri" w:eastAsia="Calibri" w:hAnsi="Calibri" w:cs="Times New Roman"/>
        </w:rPr>
        <w:lastRenderedPageBreak/>
        <w:t>Publishing provenance data online is just one step toward making it accessible for research. Increasingly, institutions have hosted collection information as GitHub</w:t>
      </w:r>
      <w:r w:rsidR="00407BF3">
        <w:rPr>
          <w:rStyle w:val="EndnoteReference"/>
          <w:rFonts w:ascii="Calibri" w:eastAsia="Calibri" w:hAnsi="Calibri" w:cs="Times New Roman"/>
        </w:rPr>
        <w:endnoteReference w:id="267"/>
      </w:r>
      <w:r w:rsidRPr="3E478756">
        <w:rPr>
          <w:rFonts w:ascii="Calibri" w:eastAsia="Calibri" w:hAnsi="Calibri" w:cs="Times New Roman"/>
        </w:rPr>
        <w:t xml:space="preserve"> repositories of data and made APIs available for their </w:t>
      </w:r>
      <w:r w:rsidR="00AF6ECE">
        <w:rPr>
          <w:rFonts w:ascii="Calibri" w:eastAsia="Calibri" w:hAnsi="Calibri" w:cs="Times New Roman"/>
        </w:rPr>
        <w:t>collection</w:t>
      </w:r>
      <w:r w:rsidRPr="3E478756">
        <w:rPr>
          <w:rFonts w:ascii="Calibri" w:eastAsia="Calibri" w:hAnsi="Calibri" w:cs="Times New Roman"/>
        </w:rPr>
        <w:t xml:space="preserve"> databases. These tools allow interested parties to utilize provenance information for large-scale research into the art market and data </w:t>
      </w:r>
      <w:r w:rsidRPr="0447ACBC">
        <w:rPr>
          <w:rFonts w:ascii="Calibri" w:eastAsia="Calibri" w:hAnsi="Calibri" w:cs="Times New Roman"/>
        </w:rPr>
        <w:t>mapping.</w:t>
      </w:r>
      <w:r w:rsidRPr="00301F09">
        <w:rPr>
          <w:rStyle w:val="EndnoteReference"/>
          <w:rFonts w:ascii="Calibri" w:eastAsia="Calibri" w:hAnsi="Calibri" w:cs="Times New Roman"/>
        </w:rPr>
        <w:endnoteReference w:id="268"/>
      </w:r>
    </w:p>
    <w:p w14:paraId="63BDA75D" w14:textId="77777777" w:rsidR="00A2427C" w:rsidRPr="00301F09" w:rsidRDefault="00A2427C" w:rsidP="00A2427C">
      <w:pPr>
        <w:spacing w:line="360" w:lineRule="auto"/>
        <w:ind w:firstLine="720"/>
        <w:rPr>
          <w:rFonts w:ascii="Calibri" w:eastAsia="Calibri" w:hAnsi="Calibri" w:cs="Times New Roman"/>
        </w:rPr>
      </w:pPr>
      <w:r w:rsidRPr="3E478756">
        <w:rPr>
          <w:rFonts w:ascii="Calibri" w:eastAsia="Calibri" w:hAnsi="Calibri" w:cs="Times New Roman"/>
        </w:rPr>
        <w:t>If you are writing a provenance narrative or incorporating provenance data in different database fields, consider how that data will be split up and represented in these systems. Will the provenance data be included at all? Are there hyperlinks, source notes, or other internal links that are part of reading the provenance? Is provenance data contained in a single field, or is relevant data split across different fields? Is this clear in the output from these systems?</w:t>
      </w:r>
    </w:p>
    <w:p w14:paraId="7DCA8C99" w14:textId="50D7B335" w:rsidR="00A2427C" w:rsidRPr="00301F09" w:rsidRDefault="00A2427C" w:rsidP="00A2427C">
      <w:pPr>
        <w:spacing w:line="360" w:lineRule="auto"/>
        <w:ind w:firstLine="720"/>
        <w:rPr>
          <w:rFonts w:ascii="Calibri" w:eastAsia="Calibri" w:hAnsi="Calibri" w:cs="Times New Roman"/>
        </w:rPr>
      </w:pPr>
      <w:r w:rsidRPr="3E478756">
        <w:rPr>
          <w:rFonts w:ascii="Calibri" w:eastAsia="Calibri" w:hAnsi="Calibri" w:cs="Times New Roman"/>
        </w:rPr>
        <w:t xml:space="preserve">Likewise, </w:t>
      </w:r>
      <w:r w:rsidR="00A90B31">
        <w:rPr>
          <w:rFonts w:ascii="Calibri" w:eastAsia="Calibri" w:hAnsi="Calibri" w:cs="Times New Roman"/>
        </w:rPr>
        <w:t xml:space="preserve">users </w:t>
      </w:r>
      <w:r w:rsidRPr="3E478756">
        <w:rPr>
          <w:rFonts w:ascii="Calibri" w:eastAsia="Calibri" w:hAnsi="Calibri" w:cs="Times New Roman"/>
        </w:rPr>
        <w:t>of this kind of data</w:t>
      </w:r>
      <w:r w:rsidR="00A90B31">
        <w:rPr>
          <w:rFonts w:ascii="Calibri" w:eastAsia="Calibri" w:hAnsi="Calibri" w:cs="Times New Roman"/>
        </w:rPr>
        <w:t xml:space="preserve"> </w:t>
      </w:r>
      <w:r w:rsidRPr="3E478756">
        <w:rPr>
          <w:rFonts w:ascii="Calibri" w:eastAsia="Calibri" w:hAnsi="Calibri" w:cs="Times New Roman"/>
        </w:rPr>
        <w:t xml:space="preserve">set should confirm whether other applicable data exists elsewhere in the record. </w:t>
      </w:r>
      <w:r w:rsidR="00A90B31">
        <w:rPr>
          <w:rFonts w:ascii="Calibri" w:eastAsia="Calibri" w:hAnsi="Calibri" w:cs="Times New Roman"/>
        </w:rPr>
        <w:t xml:space="preserve">Information </w:t>
      </w:r>
      <w:r w:rsidRPr="3E478756">
        <w:rPr>
          <w:rFonts w:ascii="Calibri" w:eastAsia="Calibri" w:hAnsi="Calibri" w:cs="Times New Roman"/>
        </w:rPr>
        <w:t>relevant to provenance may be fragmented across a single object’s collection record, so consider descriptions of marks, explanatory background present in the description, exhibition</w:t>
      </w:r>
      <w:r w:rsidR="00A90B31">
        <w:rPr>
          <w:rFonts w:ascii="Calibri" w:eastAsia="Calibri" w:hAnsi="Calibri" w:cs="Times New Roman"/>
        </w:rPr>
        <w:t xml:space="preserve"> history</w:t>
      </w:r>
      <w:r w:rsidRPr="3E478756">
        <w:rPr>
          <w:rFonts w:ascii="Calibri" w:eastAsia="Calibri" w:hAnsi="Calibri" w:cs="Times New Roman"/>
        </w:rPr>
        <w:t xml:space="preserve">, </w:t>
      </w:r>
      <w:r w:rsidR="00A90B31">
        <w:rPr>
          <w:rFonts w:ascii="Calibri" w:eastAsia="Calibri" w:hAnsi="Calibri" w:cs="Times New Roman"/>
        </w:rPr>
        <w:t>and</w:t>
      </w:r>
      <w:r w:rsidRPr="3E478756">
        <w:rPr>
          <w:rFonts w:ascii="Calibri" w:eastAsia="Calibri" w:hAnsi="Calibri" w:cs="Times New Roman"/>
        </w:rPr>
        <w:t xml:space="preserve"> bibliographic data, as well as any listed caveats. The technological or syntactical limitations of different database fields over time may contribute to this</w:t>
      </w:r>
      <w:r w:rsidR="1961776B" w:rsidRPr="3B9A46C3">
        <w:rPr>
          <w:rFonts w:ascii="Calibri" w:eastAsia="Calibri" w:hAnsi="Calibri" w:cs="Times New Roman"/>
        </w:rPr>
        <w:t xml:space="preserve"> fragmentation</w:t>
      </w:r>
      <w:r w:rsidRPr="3E478756">
        <w:rPr>
          <w:rFonts w:ascii="Calibri" w:eastAsia="Calibri" w:hAnsi="Calibri" w:cs="Times New Roman"/>
        </w:rPr>
        <w:t>, as the provenance narrative field rarely exists as a stand</w:t>
      </w:r>
      <w:r w:rsidR="00A90B31">
        <w:rPr>
          <w:rFonts w:ascii="Calibri" w:eastAsia="Calibri" w:hAnsi="Calibri" w:cs="Times New Roman"/>
        </w:rPr>
        <w:t>-</w:t>
      </w:r>
      <w:r w:rsidRPr="3E478756">
        <w:rPr>
          <w:rFonts w:ascii="Calibri" w:eastAsia="Calibri" w:hAnsi="Calibri" w:cs="Times New Roman"/>
        </w:rPr>
        <w:t>alone data</w:t>
      </w:r>
      <w:r w:rsidR="00A90B31">
        <w:rPr>
          <w:rFonts w:ascii="Calibri" w:eastAsia="Calibri" w:hAnsi="Calibri" w:cs="Times New Roman"/>
        </w:rPr>
        <w:t xml:space="preserve"> </w:t>
      </w:r>
      <w:r w:rsidRPr="3E478756">
        <w:rPr>
          <w:rFonts w:ascii="Calibri" w:eastAsia="Calibri" w:hAnsi="Calibri" w:cs="Times New Roman"/>
        </w:rPr>
        <w:t>set.</w:t>
      </w:r>
      <w:r w:rsidR="00162E82">
        <w:rPr>
          <w:rFonts w:ascii="Calibri" w:eastAsia="Calibri" w:hAnsi="Calibri" w:cs="Times New Roman"/>
        </w:rPr>
        <w:t xml:space="preserve"> </w:t>
      </w:r>
    </w:p>
    <w:p w14:paraId="796207B3" w14:textId="06DA4657" w:rsidR="002D3FAA" w:rsidRDefault="00E31B05" w:rsidP="00E24831">
      <w:pPr>
        <w:spacing w:line="360" w:lineRule="auto"/>
        <w:ind w:firstLine="720"/>
        <w:rPr>
          <w:rFonts w:ascii="Calibri" w:eastAsia="Calibri" w:hAnsi="Calibri" w:cs="Times New Roman"/>
        </w:rPr>
      </w:pPr>
      <w:r>
        <w:rPr>
          <w:rFonts w:ascii="Calibri" w:eastAsia="Calibri" w:hAnsi="Calibri" w:cs="Times New Roman"/>
        </w:rPr>
        <w:t xml:space="preserve">Information </w:t>
      </w:r>
      <w:r w:rsidR="00A2427C" w:rsidRPr="3E478756">
        <w:rPr>
          <w:rFonts w:ascii="Calibri" w:eastAsia="Calibri" w:hAnsi="Calibri" w:cs="Times New Roman"/>
        </w:rPr>
        <w:t>from different institutions will likely need to be standardized before these different models and syntaxes can be compared against each other. This is not to say that these data</w:t>
      </w:r>
      <w:r w:rsidR="00A90B31">
        <w:rPr>
          <w:rFonts w:ascii="Calibri" w:eastAsia="Calibri" w:hAnsi="Calibri" w:cs="Times New Roman"/>
        </w:rPr>
        <w:t xml:space="preserve"> </w:t>
      </w:r>
      <w:r w:rsidR="00A2427C" w:rsidRPr="3E478756">
        <w:rPr>
          <w:rFonts w:ascii="Calibri" w:eastAsia="Calibri" w:hAnsi="Calibri" w:cs="Times New Roman"/>
        </w:rPr>
        <w:t xml:space="preserve">sets do not hold great promise for understanding the art market and different aspects of the development of museum collections, but understanding how museum methodologies differ from </w:t>
      </w:r>
      <w:r w:rsidR="00A90B31">
        <w:rPr>
          <w:rFonts w:ascii="Calibri" w:eastAsia="Calibri" w:hAnsi="Calibri" w:cs="Times New Roman"/>
        </w:rPr>
        <w:t>one an</w:t>
      </w:r>
      <w:r w:rsidR="00A2427C" w:rsidRPr="3E478756">
        <w:rPr>
          <w:rFonts w:ascii="Calibri" w:eastAsia="Calibri" w:hAnsi="Calibri" w:cs="Times New Roman"/>
        </w:rPr>
        <w:t>other is an important part of this research.</w:t>
      </w:r>
    </w:p>
    <w:p w14:paraId="60205233" w14:textId="77777777" w:rsidR="00463B67" w:rsidRPr="00235628" w:rsidRDefault="00463B67" w:rsidP="00E24831">
      <w:pPr>
        <w:spacing w:line="360" w:lineRule="auto"/>
        <w:ind w:firstLine="720"/>
        <w:rPr>
          <w:rFonts w:ascii="Calibri" w:eastAsia="Calibri" w:hAnsi="Calibri" w:cs="Times New Roman"/>
        </w:rPr>
      </w:pPr>
    </w:p>
    <w:p w14:paraId="5AA26B75" w14:textId="3A2CCC80" w:rsidR="002D3FAA" w:rsidRPr="00D150B5" w:rsidRDefault="002D3FAA" w:rsidP="00D150B5">
      <w:pPr>
        <w:pStyle w:val="Heading4"/>
        <w:rPr>
          <w:i w:val="0"/>
          <w:iCs w:val="0"/>
        </w:rPr>
      </w:pPr>
      <w:r w:rsidRPr="00D150B5">
        <w:rPr>
          <w:i w:val="0"/>
          <w:iCs w:val="0"/>
        </w:rPr>
        <w:t>Linking with Other Objects and Collections</w:t>
      </w:r>
    </w:p>
    <w:p w14:paraId="56196326" w14:textId="101F42AD" w:rsidR="002D3FAA" w:rsidRPr="00301F09" w:rsidRDefault="002D3FAA" w:rsidP="00D7382D">
      <w:pPr>
        <w:spacing w:line="360" w:lineRule="auto"/>
      </w:pPr>
      <w:r w:rsidRPr="00301F09">
        <w:t>Even in researching the provenance of just one object, the interconnectedness of object histories quickly becomes apparent. There exist many levels of networks</w:t>
      </w:r>
      <w:r w:rsidR="007721DB" w:rsidRPr="00301F09">
        <w:t>,</w:t>
      </w:r>
      <w:r w:rsidRPr="00301F09">
        <w:t xml:space="preserve"> starting from the object itself, which may be fragmented or part of a whole, and extending to its discovery context, categorization, collecting history, display, exhibition, </w:t>
      </w:r>
      <w:r w:rsidR="007721DB" w:rsidRPr="00301F09">
        <w:t xml:space="preserve">and </w:t>
      </w:r>
      <w:r w:rsidRPr="00301F09">
        <w:t xml:space="preserve">current location. While these networks can connect objects in distant collections, visualizing these links can be difficult with current collection database systems. </w:t>
      </w:r>
    </w:p>
    <w:p w14:paraId="65CFB635" w14:textId="4DA2F020" w:rsidR="002D3FAA" w:rsidRDefault="002D3FAA" w:rsidP="00D7382D">
      <w:pPr>
        <w:spacing w:line="360" w:lineRule="auto"/>
        <w:ind w:firstLine="720"/>
      </w:pPr>
      <w:r w:rsidRPr="00301F09">
        <w:t xml:space="preserve">Looking ahead, linking out and between collections is perhaps an area where </w:t>
      </w:r>
      <w:r w:rsidR="2EA1C4F7" w:rsidRPr="00301F09">
        <w:t>provenance research</w:t>
      </w:r>
      <w:r w:rsidRPr="00301F09">
        <w:t xml:space="preserve"> has room to grow, in order to find solutions to the roadblocks of incomplete databases and </w:t>
      </w:r>
      <w:r w:rsidRPr="00301F09">
        <w:lastRenderedPageBreak/>
        <w:t>broken links.</w:t>
      </w:r>
      <w:r w:rsidRPr="00301F09">
        <w:rPr>
          <w:rStyle w:val="EndnoteReference"/>
        </w:rPr>
        <w:endnoteReference w:id="269"/>
      </w:r>
      <w:r w:rsidRPr="00301F09">
        <w:t xml:space="preserve"> </w:t>
      </w:r>
      <w:r w:rsidR="00F64E10">
        <w:t xml:space="preserve">Though </w:t>
      </w:r>
      <w:r w:rsidR="004D326A">
        <w:t xml:space="preserve">a </w:t>
      </w:r>
      <w:r w:rsidR="00F64E10">
        <w:t>work in progress</w:t>
      </w:r>
      <w:r w:rsidR="004D326A">
        <w:t xml:space="preserve">, hyperlinking </w:t>
      </w:r>
      <w:r w:rsidRPr="00301F09">
        <w:t>to related records at other museums</w:t>
      </w:r>
      <w:r w:rsidR="004D326A">
        <w:t xml:space="preserve"> has been done on some Getty collection pages</w:t>
      </w:r>
      <w:r w:rsidRPr="00301F09">
        <w:t>. One example is the Sarcophagus Panel with a Wool Merchant (</w:t>
      </w:r>
      <w:r w:rsidRPr="00F64E10">
        <w:t>86.AA.701</w:t>
      </w:r>
      <w:r w:rsidRPr="00301F09">
        <w:t>)</w:t>
      </w:r>
      <w:r w:rsidR="00D37177">
        <w:t>,</w:t>
      </w:r>
      <w:r w:rsidR="00E73BEF">
        <w:rPr>
          <w:rStyle w:val="EndnoteReference"/>
        </w:rPr>
        <w:endnoteReference w:id="270"/>
      </w:r>
      <w:r w:rsidRPr="00301F09">
        <w:t xml:space="preserve"> which is related to a panel in Stockholm’s Museum of Mediterranean Antiquities; this relationship is now indicated through a hyperlink in the object description online.</w:t>
      </w:r>
      <w:r w:rsidRPr="00301F09">
        <w:rPr>
          <w:rStyle w:val="EndnoteReference"/>
        </w:rPr>
        <w:endnoteReference w:id="271"/>
      </w:r>
      <w:r w:rsidRPr="00301F09">
        <w:t xml:space="preserve"> In the meantime, putting all the identifying information about related objects in a public object record (and linking out to relevant resources, if possible) is a good start. </w:t>
      </w:r>
    </w:p>
    <w:p w14:paraId="03360CC7" w14:textId="77777777" w:rsidR="00463B67" w:rsidRPr="00301F09" w:rsidDel="00F5023D" w:rsidRDefault="00463B67" w:rsidP="00D7382D">
      <w:pPr>
        <w:spacing w:line="360" w:lineRule="auto"/>
        <w:ind w:firstLine="720"/>
      </w:pPr>
    </w:p>
    <w:p w14:paraId="6CB720A1" w14:textId="5994C90D" w:rsidR="002D3FAA" w:rsidRPr="00D150B5" w:rsidRDefault="002D3FAA" w:rsidP="00D150B5">
      <w:pPr>
        <w:pStyle w:val="Heading4"/>
        <w:rPr>
          <w:i w:val="0"/>
          <w:iCs w:val="0"/>
        </w:rPr>
      </w:pPr>
      <w:r w:rsidRPr="00D150B5">
        <w:rPr>
          <w:i w:val="0"/>
          <w:iCs w:val="0"/>
        </w:rPr>
        <w:t>Deaccession</w:t>
      </w:r>
      <w:r w:rsidR="00016696" w:rsidRPr="00D150B5">
        <w:rPr>
          <w:i w:val="0"/>
          <w:iCs w:val="0"/>
        </w:rPr>
        <w:t>ed</w:t>
      </w:r>
      <w:r w:rsidR="006C0DBA" w:rsidRPr="00D150B5">
        <w:rPr>
          <w:i w:val="0"/>
          <w:iCs w:val="0"/>
        </w:rPr>
        <w:t xml:space="preserve"> </w:t>
      </w:r>
      <w:r w:rsidR="009B0D1B" w:rsidRPr="00D150B5">
        <w:rPr>
          <w:i w:val="0"/>
          <w:iCs w:val="0"/>
        </w:rPr>
        <w:t>Works</w:t>
      </w:r>
    </w:p>
    <w:p w14:paraId="39E10278" w14:textId="7E0DEDB6" w:rsidR="002D3FAA" w:rsidRPr="00301F09" w:rsidRDefault="00480D66" w:rsidP="00D7382D">
      <w:pPr>
        <w:spacing w:line="360" w:lineRule="auto"/>
      </w:pPr>
      <w:r>
        <w:t>American m</w:t>
      </w:r>
      <w:r w:rsidR="002D3FAA" w:rsidRPr="00301F09">
        <w:t xml:space="preserve">useums and cultural institutions </w:t>
      </w:r>
      <w:r>
        <w:t>h</w:t>
      </w:r>
      <w:r w:rsidR="002D3FAA" w:rsidRPr="00301F09">
        <w:t xml:space="preserve">ave </w:t>
      </w:r>
      <w:r w:rsidR="00816E56">
        <w:t xml:space="preserve">been </w:t>
      </w:r>
      <w:r w:rsidR="002D3FAA" w:rsidRPr="00301F09">
        <w:t>deaccession</w:t>
      </w:r>
      <w:r w:rsidR="00816E56">
        <w:t>ing</w:t>
      </w:r>
      <w:r w:rsidR="002D3FAA" w:rsidRPr="00301F09">
        <w:t xml:space="preserve"> works </w:t>
      </w:r>
      <w:r w:rsidR="00816E56">
        <w:t>from their holdings</w:t>
      </w:r>
      <w:r w:rsidR="002D3FAA" w:rsidRPr="00301F09">
        <w:t>, including antiquities, for at least a century</w:t>
      </w:r>
      <w:r w:rsidR="00F538B4">
        <w:t>. This involves</w:t>
      </w:r>
      <w:r w:rsidR="00011A97">
        <w:t xml:space="preserve"> </w:t>
      </w:r>
      <w:r w:rsidR="00F538B4">
        <w:t xml:space="preserve">officially </w:t>
      </w:r>
      <w:r w:rsidR="002D3FAA" w:rsidRPr="00301F09">
        <w:t>removing them from the collection</w:t>
      </w:r>
      <w:r w:rsidR="00F538B4">
        <w:t xml:space="preserve"> and then disposing of them</w:t>
      </w:r>
      <w:r w:rsidR="00F3085A">
        <w:t xml:space="preserve"> in whatever way is appropriate for their situation</w:t>
      </w:r>
      <w:r w:rsidR="002D3FAA" w:rsidRPr="00301F09">
        <w:t xml:space="preserve"> </w:t>
      </w:r>
      <w:r w:rsidR="00CC2E84">
        <w:t xml:space="preserve">(though </w:t>
      </w:r>
      <w:r w:rsidR="00011A97">
        <w:t>sometimes</w:t>
      </w:r>
      <w:r w:rsidR="00016696">
        <w:t xml:space="preserve"> retaining them </w:t>
      </w:r>
      <w:r w:rsidR="002D3FAA" w:rsidRPr="00301F09">
        <w:t>for another museum purpose outside of the permanent collection</w:t>
      </w:r>
      <w:r w:rsidR="00CC2E84">
        <w:t>)</w:t>
      </w:r>
      <w:r w:rsidR="002D3FAA" w:rsidRPr="00301F09">
        <w:t xml:space="preserve">. </w:t>
      </w:r>
      <w:r w:rsidR="574892E0" w:rsidRPr="00301F09" w:rsidDel="006B003B">
        <w:t xml:space="preserve">There are </w:t>
      </w:r>
      <w:r w:rsidR="002D3FAA" w:rsidRPr="00301F09">
        <w:t>many reasons</w:t>
      </w:r>
      <w:r w:rsidR="3D34E414" w:rsidRPr="00301F09">
        <w:t xml:space="preserve"> for </w:t>
      </w:r>
      <w:r w:rsidR="00F3085A">
        <w:t>deaccessioning</w:t>
      </w:r>
      <w:r w:rsidR="002D3FAA" w:rsidRPr="00301F09">
        <w:t xml:space="preserve">: </w:t>
      </w:r>
      <w:r w:rsidR="3D34E414" w:rsidRPr="00301F09">
        <w:t xml:space="preserve">an object </w:t>
      </w:r>
      <w:r w:rsidR="52E66B6D" w:rsidRPr="00301F09">
        <w:t>is</w:t>
      </w:r>
      <w:r w:rsidR="3D34E414" w:rsidRPr="00301F09">
        <w:t xml:space="preserve"> in </w:t>
      </w:r>
      <w:r w:rsidR="002D3FAA" w:rsidRPr="00301F09">
        <w:t>poor condition</w:t>
      </w:r>
      <w:r w:rsidR="00011A97">
        <w:t>;</w:t>
      </w:r>
      <w:r w:rsidR="5C8DBB01" w:rsidRPr="00301F09">
        <w:t xml:space="preserve"> </w:t>
      </w:r>
      <w:r w:rsidR="00745A01">
        <w:t xml:space="preserve">it </w:t>
      </w:r>
      <w:r w:rsidR="002D3FAA" w:rsidRPr="00301F09">
        <w:t>no longer support</w:t>
      </w:r>
      <w:r w:rsidR="52E66B6D" w:rsidRPr="00301F09">
        <w:t>s</w:t>
      </w:r>
      <w:r w:rsidR="002D3FAA" w:rsidRPr="00301F09">
        <w:t xml:space="preserve"> the mission of the museum</w:t>
      </w:r>
      <w:r w:rsidR="5C8DBB01" w:rsidRPr="00301F09">
        <w:t xml:space="preserve">; it </w:t>
      </w:r>
      <w:r w:rsidR="00745A01">
        <w:t xml:space="preserve">has been </w:t>
      </w:r>
      <w:r w:rsidR="002D3FAA" w:rsidRPr="00301F09">
        <w:t>determined to be a forgery</w:t>
      </w:r>
      <w:r w:rsidR="00745A01">
        <w:t>; it has been</w:t>
      </w:r>
      <w:r w:rsidR="5C8DBB01" w:rsidRPr="00301F09">
        <w:t xml:space="preserve"> identified as an illicit or unethical acquisition; </w:t>
      </w:r>
      <w:r w:rsidR="00723FAC">
        <w:t>it is being repatriated</w:t>
      </w:r>
      <w:r w:rsidR="680FDF6D">
        <w:t xml:space="preserve"> or restituted</w:t>
      </w:r>
      <w:r w:rsidR="00723FAC">
        <w:t xml:space="preserve">; </w:t>
      </w:r>
      <w:r w:rsidR="5C8DBB01" w:rsidRPr="00301F09">
        <w:t>or</w:t>
      </w:r>
      <w:r w:rsidR="14DA911C" w:rsidRPr="00301F09">
        <w:t xml:space="preserve"> </w:t>
      </w:r>
      <w:r w:rsidR="5C8DBB01" w:rsidRPr="00301F09">
        <w:t xml:space="preserve">its sale </w:t>
      </w:r>
      <w:r w:rsidR="52E66B6D" w:rsidRPr="00301F09">
        <w:t>could</w:t>
      </w:r>
      <w:r w:rsidR="5C8DBB01" w:rsidRPr="00301F09">
        <w:t xml:space="preserve"> raise </w:t>
      </w:r>
      <w:r w:rsidR="00835ACA">
        <w:t xml:space="preserve">needed </w:t>
      </w:r>
      <w:r w:rsidR="5C8DBB01" w:rsidRPr="00301F09">
        <w:t xml:space="preserve">funds for future acquisitions or </w:t>
      </w:r>
      <w:r w:rsidR="00AF6ECE">
        <w:t>collection</w:t>
      </w:r>
      <w:r w:rsidR="5C8DBB01" w:rsidRPr="00301F09">
        <w:t xml:space="preserve"> care.</w:t>
      </w:r>
      <w:r w:rsidR="002D3FAA" w:rsidRPr="00301F09">
        <w:rPr>
          <w:rStyle w:val="EndnoteReference"/>
        </w:rPr>
        <w:endnoteReference w:id="272"/>
      </w:r>
      <w:r w:rsidR="5C8DBB01" w:rsidRPr="00301F09">
        <w:t xml:space="preserve"> In the past,</w:t>
      </w:r>
      <w:r w:rsidR="002D3FAA" w:rsidRPr="00301F09">
        <w:t xml:space="preserve"> </w:t>
      </w:r>
      <w:r w:rsidR="5C8DBB01" w:rsidRPr="00301F09">
        <w:t xml:space="preserve">the </w:t>
      </w:r>
      <w:r w:rsidR="002D3FAA" w:rsidRPr="00301F09">
        <w:t xml:space="preserve">deaccession </w:t>
      </w:r>
      <w:r w:rsidR="00BC30DC">
        <w:t xml:space="preserve">process </w:t>
      </w:r>
      <w:r w:rsidR="5C8DBB01" w:rsidRPr="00301F09">
        <w:t xml:space="preserve">was </w:t>
      </w:r>
      <w:r w:rsidR="002D3FAA" w:rsidRPr="00301F09">
        <w:t>less formalized</w:t>
      </w:r>
      <w:r w:rsidR="5C8DBB01" w:rsidRPr="00301F09">
        <w:t xml:space="preserve"> than it is today</w:t>
      </w:r>
      <w:r w:rsidR="002D3FAA" w:rsidRPr="00301F09">
        <w:t>, and even for deaccessioned collections sold at auction the name of the collection in question was not always given,</w:t>
      </w:r>
      <w:r w:rsidR="00A20B75">
        <w:t xml:space="preserve"> and</w:t>
      </w:r>
      <w:r w:rsidR="002D3FAA" w:rsidRPr="00301F09">
        <w:t xml:space="preserve"> information about its provenance and reason for disposal</w:t>
      </w:r>
      <w:r w:rsidR="00BC30DC">
        <w:t xml:space="preserve"> </w:t>
      </w:r>
      <w:r w:rsidR="00A20B75">
        <w:t>may not have been specified</w:t>
      </w:r>
      <w:r w:rsidR="002D3FAA" w:rsidRPr="00301F09">
        <w:t>.</w:t>
      </w:r>
      <w:r w:rsidR="002D3FAA" w:rsidRPr="00301F09">
        <w:rPr>
          <w:rStyle w:val="EndnoteReference"/>
        </w:rPr>
        <w:endnoteReference w:id="273"/>
      </w:r>
      <w:r w:rsidR="002D3FAA" w:rsidRPr="00301F09">
        <w:t xml:space="preserve"> In some cases, records about </w:t>
      </w:r>
      <w:r w:rsidR="00A20B75">
        <w:t xml:space="preserve">past </w:t>
      </w:r>
      <w:r w:rsidR="002D3FAA" w:rsidRPr="00301F09">
        <w:t>deaccessions and sales are accessible through the original institution, which may be able to share additional information. Those records may no longer exist, however, and in the absence of a photograph or detailed description</w:t>
      </w:r>
      <w:r w:rsidR="5C8DBB01" w:rsidRPr="00301F09">
        <w:t>,</w:t>
      </w:r>
      <w:r w:rsidR="002D3FAA" w:rsidRPr="00301F09">
        <w:t xml:space="preserve"> it </w:t>
      </w:r>
      <w:r w:rsidR="52E66B6D" w:rsidRPr="00301F09">
        <w:t xml:space="preserve">is </w:t>
      </w:r>
      <w:r w:rsidR="002D3FAA" w:rsidRPr="00301F09">
        <w:t xml:space="preserve">not </w:t>
      </w:r>
      <w:r w:rsidR="52E66B6D" w:rsidRPr="00301F09">
        <w:t xml:space="preserve">always </w:t>
      </w:r>
      <w:r w:rsidR="002D3FAA" w:rsidRPr="00301F09">
        <w:t>possible to confirm that the object in question is the one described. Where possible, past deaccession information should be included as part of an object’s current provenance, and any prior accession numbers or labels fully documented.</w:t>
      </w:r>
      <w:r w:rsidR="00162E82">
        <w:t xml:space="preserve"> </w:t>
      </w:r>
    </w:p>
    <w:p w14:paraId="50E4BD07" w14:textId="7B3F0235" w:rsidR="002D3FAA" w:rsidRPr="00301F09" w:rsidRDefault="002D3FAA" w:rsidP="00D7382D">
      <w:pPr>
        <w:spacing w:line="360" w:lineRule="auto"/>
        <w:ind w:firstLine="720"/>
        <w:rPr>
          <w:rFonts w:eastAsiaTheme="minorEastAsia"/>
          <w:color w:val="000000" w:themeColor="text1"/>
        </w:rPr>
      </w:pPr>
      <w:r w:rsidRPr="45BC76E2">
        <w:rPr>
          <w:rFonts w:eastAsiaTheme="minorEastAsia"/>
          <w:color w:val="000000" w:themeColor="text1"/>
        </w:rPr>
        <w:t xml:space="preserve">Institutions today are guided in the practice of deaccessioning by different organizational and professional guidelines. Many American museums follow the </w:t>
      </w:r>
      <w:r w:rsidR="004A3274" w:rsidRPr="004A3274">
        <w:rPr>
          <w:rFonts w:eastAsiaTheme="minorEastAsia"/>
          <w:color w:val="000000" w:themeColor="text1"/>
        </w:rPr>
        <w:t xml:space="preserve">Association of Art Museum Directors </w:t>
      </w:r>
      <w:r w:rsidR="004A3274">
        <w:rPr>
          <w:rFonts w:eastAsiaTheme="minorEastAsia"/>
          <w:color w:val="000000" w:themeColor="text1"/>
        </w:rPr>
        <w:t>(</w:t>
      </w:r>
      <w:r w:rsidRPr="45BC76E2">
        <w:rPr>
          <w:rFonts w:eastAsiaTheme="minorEastAsia"/>
          <w:color w:val="000000" w:themeColor="text1"/>
        </w:rPr>
        <w:t>AAMD</w:t>
      </w:r>
      <w:r w:rsidR="004A3274">
        <w:rPr>
          <w:rFonts w:eastAsiaTheme="minorEastAsia"/>
          <w:color w:val="000000" w:themeColor="text1"/>
        </w:rPr>
        <w:t>)</w:t>
      </w:r>
      <w:r w:rsidRPr="45BC76E2">
        <w:rPr>
          <w:rFonts w:eastAsiaTheme="minorEastAsia"/>
          <w:color w:val="000000" w:themeColor="text1"/>
        </w:rPr>
        <w:t xml:space="preserve"> </w:t>
      </w:r>
      <w:r w:rsidR="004A3274" w:rsidRPr="004A3274">
        <w:rPr>
          <w:rFonts w:eastAsiaTheme="minorEastAsia"/>
          <w:color w:val="000000" w:themeColor="text1"/>
        </w:rPr>
        <w:t xml:space="preserve">policy </w:t>
      </w:r>
      <w:r w:rsidRPr="00D5528C">
        <w:rPr>
          <w:rFonts w:eastAsiaTheme="minorEastAsia"/>
          <w:color w:val="000000" w:themeColor="text1"/>
        </w:rPr>
        <w:t xml:space="preserve">on </w:t>
      </w:r>
      <w:r w:rsidR="004A3274" w:rsidRPr="004A3274">
        <w:rPr>
          <w:rFonts w:eastAsiaTheme="minorEastAsia"/>
          <w:color w:val="000000" w:themeColor="text1"/>
        </w:rPr>
        <w:t>deaccessioning</w:t>
      </w:r>
      <w:r w:rsidRPr="004A3274">
        <w:rPr>
          <w:rFonts w:eastAsiaTheme="minorEastAsia"/>
          <w:color w:val="000000" w:themeColor="text1"/>
        </w:rPr>
        <w:t>,</w:t>
      </w:r>
      <w:r w:rsidRPr="45BC76E2">
        <w:rPr>
          <w:rFonts w:eastAsiaTheme="minorEastAsia"/>
          <w:i/>
          <w:iCs/>
          <w:color w:val="000000" w:themeColor="text1"/>
        </w:rPr>
        <w:t xml:space="preserve"> </w:t>
      </w:r>
      <w:r w:rsidRPr="45BC76E2">
        <w:rPr>
          <w:rFonts w:eastAsiaTheme="minorEastAsia"/>
          <w:color w:val="000000" w:themeColor="text1"/>
        </w:rPr>
        <w:t xml:space="preserve">released in 2010 and </w:t>
      </w:r>
      <w:r w:rsidR="00E05BC2">
        <w:rPr>
          <w:rFonts w:eastAsiaTheme="minorEastAsia"/>
          <w:color w:val="000000" w:themeColor="text1"/>
        </w:rPr>
        <w:t>in</w:t>
      </w:r>
      <w:r w:rsidR="0095741D">
        <w:rPr>
          <w:rFonts w:eastAsiaTheme="minorEastAsia"/>
          <w:color w:val="000000" w:themeColor="text1"/>
        </w:rPr>
        <w:t xml:space="preserve">cluded </w:t>
      </w:r>
      <w:r w:rsidR="00E05BC2">
        <w:rPr>
          <w:rFonts w:eastAsiaTheme="minorEastAsia"/>
          <w:color w:val="000000" w:themeColor="text1"/>
        </w:rPr>
        <w:t xml:space="preserve">in the </w:t>
      </w:r>
      <w:r w:rsidR="00A35463" w:rsidRPr="00A35463">
        <w:rPr>
          <w:rFonts w:eastAsiaTheme="minorEastAsia"/>
          <w:color w:val="000000" w:themeColor="text1"/>
        </w:rPr>
        <w:t>Association of Academic Museums and Galleries</w:t>
      </w:r>
      <w:r w:rsidR="00A35463">
        <w:rPr>
          <w:rFonts w:eastAsiaTheme="minorEastAsia"/>
          <w:color w:val="000000" w:themeColor="text1"/>
        </w:rPr>
        <w:t>’</w:t>
      </w:r>
      <w:r w:rsidR="00A35463" w:rsidRPr="00A35463">
        <w:rPr>
          <w:rFonts w:eastAsiaTheme="minorEastAsia"/>
          <w:color w:val="000000" w:themeColor="text1"/>
        </w:rPr>
        <w:t xml:space="preserve"> </w:t>
      </w:r>
      <w:r w:rsidRPr="45BC76E2">
        <w:rPr>
          <w:rFonts w:eastAsiaTheme="minorEastAsia"/>
          <w:color w:val="000000" w:themeColor="text1"/>
        </w:rPr>
        <w:t>updated</w:t>
      </w:r>
      <w:r w:rsidRPr="45BC76E2" w:rsidDel="0095741D">
        <w:rPr>
          <w:rFonts w:eastAsiaTheme="minorEastAsia"/>
          <w:color w:val="000000" w:themeColor="text1"/>
        </w:rPr>
        <w:t xml:space="preserve"> </w:t>
      </w:r>
      <w:r w:rsidRPr="023EC74A">
        <w:rPr>
          <w:rFonts w:eastAsiaTheme="minorEastAsia"/>
          <w:color w:val="000000" w:themeColor="text1"/>
        </w:rPr>
        <w:t>20</w:t>
      </w:r>
      <w:r w:rsidR="00C71655" w:rsidRPr="023EC74A">
        <w:rPr>
          <w:rFonts w:eastAsiaTheme="minorEastAsia"/>
          <w:color w:val="000000" w:themeColor="text1"/>
        </w:rPr>
        <w:t>22</w:t>
      </w:r>
      <w:r w:rsidR="0095741D">
        <w:rPr>
          <w:rFonts w:eastAsiaTheme="minorEastAsia"/>
          <w:color w:val="000000" w:themeColor="text1"/>
        </w:rPr>
        <w:t xml:space="preserve"> </w:t>
      </w:r>
      <w:r w:rsidR="0095741D" w:rsidRPr="4B5A9888">
        <w:rPr>
          <w:rFonts w:eastAsiaTheme="minorEastAsia"/>
          <w:i/>
          <w:color w:val="000000" w:themeColor="text1"/>
        </w:rPr>
        <w:t>Professional Practices in Art Museums</w:t>
      </w:r>
      <w:r w:rsidRPr="45BC76E2">
        <w:rPr>
          <w:rFonts w:eastAsiaTheme="minorEastAsia"/>
          <w:color w:val="000000" w:themeColor="text1"/>
        </w:rPr>
        <w:t>.</w:t>
      </w:r>
      <w:r w:rsidRPr="45BC76E2">
        <w:rPr>
          <w:rStyle w:val="EndnoteReference"/>
          <w:rFonts w:eastAsiaTheme="minorEastAsia"/>
          <w:color w:val="000000" w:themeColor="text1"/>
        </w:rPr>
        <w:endnoteReference w:id="274"/>
      </w:r>
      <w:r w:rsidRPr="45BC76E2">
        <w:rPr>
          <w:rFonts w:eastAsiaTheme="minorEastAsia"/>
          <w:color w:val="000000" w:themeColor="text1"/>
        </w:rPr>
        <w:t xml:space="preserve"> While the AAMD’s policy does not focus on</w:t>
      </w:r>
      <w:r w:rsidR="5C8DBB01" w:rsidRPr="45BC76E2">
        <w:rPr>
          <w:rFonts w:eastAsiaTheme="minorEastAsia"/>
          <w:color w:val="000000" w:themeColor="text1"/>
        </w:rPr>
        <w:t xml:space="preserve"> the</w:t>
      </w:r>
      <w:r w:rsidRPr="45BC76E2">
        <w:rPr>
          <w:rFonts w:eastAsiaTheme="minorEastAsia"/>
          <w:color w:val="000000" w:themeColor="text1"/>
        </w:rPr>
        <w:t xml:space="preserve"> public</w:t>
      </w:r>
      <w:r w:rsidR="5C8DBB01" w:rsidRPr="45BC76E2">
        <w:rPr>
          <w:rFonts w:eastAsiaTheme="minorEastAsia"/>
          <w:color w:val="000000" w:themeColor="text1"/>
        </w:rPr>
        <w:t xml:space="preserve"> presentation of</w:t>
      </w:r>
      <w:r w:rsidRPr="45BC76E2">
        <w:rPr>
          <w:rFonts w:eastAsiaTheme="minorEastAsia"/>
          <w:color w:val="000000" w:themeColor="text1"/>
        </w:rPr>
        <w:t xml:space="preserve"> provenance, part of </w:t>
      </w:r>
      <w:r w:rsidR="5C8DBB01" w:rsidRPr="45BC76E2">
        <w:rPr>
          <w:rFonts w:eastAsiaTheme="minorEastAsia"/>
          <w:color w:val="000000" w:themeColor="text1"/>
        </w:rPr>
        <w:t>its</w:t>
      </w:r>
      <w:r w:rsidRPr="45BC76E2">
        <w:rPr>
          <w:rFonts w:eastAsiaTheme="minorEastAsia"/>
          <w:color w:val="000000" w:themeColor="text1"/>
        </w:rPr>
        <w:t xml:space="preserve"> statement does include a provision that deaccessioned works, regardless of </w:t>
      </w:r>
      <w:r w:rsidR="5C8DBB01" w:rsidRPr="45BC76E2">
        <w:rPr>
          <w:rFonts w:eastAsiaTheme="minorEastAsia"/>
          <w:color w:val="000000" w:themeColor="text1"/>
        </w:rPr>
        <w:t xml:space="preserve">the </w:t>
      </w:r>
      <w:r w:rsidRPr="45BC76E2">
        <w:rPr>
          <w:rFonts w:eastAsiaTheme="minorEastAsia"/>
          <w:color w:val="000000" w:themeColor="text1"/>
        </w:rPr>
        <w:t xml:space="preserve">reason they were deaccessioned, should be </w:t>
      </w:r>
      <w:r w:rsidRPr="45BC76E2">
        <w:rPr>
          <w:rFonts w:eastAsiaTheme="minorEastAsia"/>
          <w:color w:val="000000" w:themeColor="text1"/>
        </w:rPr>
        <w:lastRenderedPageBreak/>
        <w:t>published on the museum’s website.</w:t>
      </w:r>
      <w:r w:rsidRPr="45BC76E2">
        <w:rPr>
          <w:rStyle w:val="EndnoteReference"/>
          <w:rFonts w:eastAsiaTheme="minorEastAsia"/>
          <w:color w:val="000000" w:themeColor="text1"/>
        </w:rPr>
        <w:endnoteReference w:id="275"/>
      </w:r>
      <w:r w:rsidRPr="45BC76E2">
        <w:rPr>
          <w:rFonts w:eastAsiaTheme="minorEastAsia"/>
          <w:color w:val="000000" w:themeColor="text1"/>
        </w:rPr>
        <w:t xml:space="preserve"> Internal documentation of objects, including record retention, images of the object, and information about its disposal are likewise covered under the AAMD policy.</w:t>
      </w:r>
      <w:r w:rsidRPr="45BC76E2">
        <w:rPr>
          <w:rStyle w:val="EndnoteReference"/>
          <w:rFonts w:eastAsiaTheme="minorEastAsia"/>
          <w:color w:val="000000" w:themeColor="text1"/>
        </w:rPr>
        <w:endnoteReference w:id="276"/>
      </w:r>
      <w:r w:rsidR="00162E82">
        <w:rPr>
          <w:rFonts w:eastAsiaTheme="minorEastAsia"/>
          <w:color w:val="000000" w:themeColor="text1"/>
        </w:rPr>
        <w:t xml:space="preserve"> </w:t>
      </w:r>
    </w:p>
    <w:p w14:paraId="2F2328BE" w14:textId="53436F3D" w:rsidR="002D3FAA" w:rsidRDefault="002D3FAA" w:rsidP="5D7FDE1B">
      <w:pPr>
        <w:spacing w:line="360" w:lineRule="auto"/>
        <w:ind w:firstLine="720"/>
      </w:pPr>
      <w:r w:rsidRPr="45BC76E2">
        <w:rPr>
          <w:rFonts w:eastAsiaTheme="minorEastAsia"/>
          <w:color w:val="000000" w:themeColor="text1"/>
        </w:rPr>
        <w:t>Museums have developed</w:t>
      </w:r>
      <w:r w:rsidR="00C16055">
        <w:rPr>
          <w:rFonts w:eastAsiaTheme="minorEastAsia"/>
          <w:color w:val="000000" w:themeColor="text1"/>
        </w:rPr>
        <w:t xml:space="preserve"> various</w:t>
      </w:r>
      <w:r w:rsidRPr="45BC76E2">
        <w:rPr>
          <w:rFonts w:eastAsiaTheme="minorEastAsia"/>
          <w:color w:val="000000" w:themeColor="text1"/>
        </w:rPr>
        <w:t xml:space="preserve"> models for </w:t>
      </w:r>
      <w:r w:rsidR="5C8DBB01" w:rsidRPr="45BC76E2">
        <w:rPr>
          <w:rFonts w:eastAsiaTheme="minorEastAsia"/>
          <w:color w:val="000000" w:themeColor="text1"/>
        </w:rPr>
        <w:t xml:space="preserve">presenting </w:t>
      </w:r>
      <w:r w:rsidRPr="45BC76E2">
        <w:rPr>
          <w:rFonts w:eastAsiaTheme="minorEastAsia"/>
          <w:color w:val="000000" w:themeColor="text1"/>
        </w:rPr>
        <w:t xml:space="preserve">information </w:t>
      </w:r>
      <w:r w:rsidR="5C8DBB01" w:rsidRPr="45BC76E2">
        <w:rPr>
          <w:rFonts w:eastAsiaTheme="minorEastAsia"/>
          <w:color w:val="000000" w:themeColor="text1"/>
        </w:rPr>
        <w:t xml:space="preserve">about </w:t>
      </w:r>
      <w:r w:rsidRPr="45BC76E2">
        <w:rPr>
          <w:rFonts w:eastAsiaTheme="minorEastAsia"/>
          <w:color w:val="000000" w:themeColor="text1"/>
        </w:rPr>
        <w:t>deaccessioned works of art online</w:t>
      </w:r>
      <w:r w:rsidR="5C8DBB01" w:rsidRPr="45BC76E2">
        <w:rPr>
          <w:rFonts w:eastAsiaTheme="minorEastAsia"/>
          <w:color w:val="000000" w:themeColor="text1"/>
        </w:rPr>
        <w:t xml:space="preserve">, and </w:t>
      </w:r>
      <w:r w:rsidRPr="45BC76E2">
        <w:rPr>
          <w:rFonts w:eastAsiaTheme="minorEastAsia"/>
          <w:color w:val="000000" w:themeColor="text1"/>
        </w:rPr>
        <w:t>the object’s provenance at the time of</w:t>
      </w:r>
      <w:r w:rsidR="54F3D149" w:rsidRPr="45BC76E2">
        <w:rPr>
          <w:rFonts w:eastAsiaTheme="minorEastAsia"/>
          <w:color w:val="000000" w:themeColor="text1"/>
        </w:rPr>
        <w:t xml:space="preserve"> its</w:t>
      </w:r>
      <w:r w:rsidRPr="45BC76E2">
        <w:rPr>
          <w:rFonts w:eastAsiaTheme="minorEastAsia"/>
          <w:color w:val="000000" w:themeColor="text1"/>
        </w:rPr>
        <w:t xml:space="preserve"> deaccession may form part of this.</w:t>
      </w:r>
      <w:r w:rsidRPr="45BC76E2">
        <w:rPr>
          <w:rStyle w:val="EndnoteReference"/>
          <w:rFonts w:eastAsiaTheme="minorEastAsia"/>
          <w:color w:val="000000" w:themeColor="text1"/>
        </w:rPr>
        <w:endnoteReference w:id="277"/>
      </w:r>
      <w:r w:rsidRPr="45BC76E2">
        <w:rPr>
          <w:rFonts w:eastAsiaTheme="minorEastAsia"/>
          <w:color w:val="000000" w:themeColor="text1"/>
        </w:rPr>
        <w:t xml:space="preserve"> The Cleveland Museum of Art provides a list of all works of art deaccessioned since 1998 together with </w:t>
      </w:r>
      <w:r w:rsidR="00C16055">
        <w:rPr>
          <w:rFonts w:eastAsiaTheme="minorEastAsia"/>
          <w:color w:val="000000" w:themeColor="text1"/>
        </w:rPr>
        <w:t xml:space="preserve">their </w:t>
      </w:r>
      <w:r w:rsidRPr="45BC76E2">
        <w:rPr>
          <w:rFonts w:eastAsiaTheme="minorEastAsia"/>
          <w:color w:val="000000" w:themeColor="text1"/>
        </w:rPr>
        <w:t xml:space="preserve">basic tombstone data on a dedicated page; likewise, the </w:t>
      </w:r>
      <w:r w:rsidR="5C8DBB01" w:rsidRPr="45BC76E2">
        <w:rPr>
          <w:rFonts w:eastAsiaTheme="minorEastAsia"/>
          <w:color w:val="000000" w:themeColor="text1"/>
        </w:rPr>
        <w:t xml:space="preserve">website of the </w:t>
      </w:r>
      <w:r w:rsidRPr="45BC76E2">
        <w:rPr>
          <w:rFonts w:eastAsiaTheme="minorEastAsia"/>
          <w:color w:val="000000" w:themeColor="text1"/>
        </w:rPr>
        <w:t>Seattle Art Museum hosts a page with object number, title, and some thumbnail images.</w:t>
      </w:r>
      <w:r w:rsidRPr="45BC76E2">
        <w:rPr>
          <w:rStyle w:val="EndnoteReference"/>
          <w:rFonts w:eastAsiaTheme="minorEastAsia"/>
          <w:color w:val="000000" w:themeColor="text1"/>
        </w:rPr>
        <w:endnoteReference w:id="278"/>
      </w:r>
      <w:r w:rsidRPr="45BC76E2">
        <w:rPr>
          <w:rFonts w:eastAsiaTheme="minorEastAsia"/>
          <w:color w:val="000000" w:themeColor="text1"/>
        </w:rPr>
        <w:t xml:space="preserve"> Currently, the Portland Museum of Art</w:t>
      </w:r>
      <w:r w:rsidR="00C16055">
        <w:rPr>
          <w:rFonts w:eastAsiaTheme="minorEastAsia"/>
          <w:color w:val="000000" w:themeColor="text1"/>
        </w:rPr>
        <w:t>, Portland, Maine,</w:t>
      </w:r>
      <w:r w:rsidRPr="45BC76E2">
        <w:rPr>
          <w:rFonts w:eastAsiaTheme="minorEastAsia"/>
          <w:color w:val="000000" w:themeColor="text1"/>
        </w:rPr>
        <w:t xml:space="preserve"> provides some linked PDFs with works of art grouped by year of deaccession</w:t>
      </w:r>
      <w:r w:rsidR="00A06F41">
        <w:rPr>
          <w:rFonts w:eastAsiaTheme="minorEastAsia"/>
          <w:color w:val="000000" w:themeColor="text1"/>
        </w:rPr>
        <w:t>,</w:t>
      </w:r>
      <w:r w:rsidRPr="45BC76E2">
        <w:rPr>
          <w:rFonts w:eastAsiaTheme="minorEastAsia"/>
          <w:color w:val="000000" w:themeColor="text1"/>
        </w:rPr>
        <w:t xml:space="preserve"> </w:t>
      </w:r>
      <w:r w:rsidR="00A06F41">
        <w:rPr>
          <w:rFonts w:eastAsiaTheme="minorEastAsia"/>
          <w:color w:val="000000" w:themeColor="text1"/>
        </w:rPr>
        <w:t>and t</w:t>
      </w:r>
      <w:r w:rsidR="3510308D" w:rsidRPr="45BC76E2">
        <w:rPr>
          <w:rFonts w:eastAsiaTheme="minorEastAsia"/>
          <w:color w:val="000000" w:themeColor="text1"/>
        </w:rPr>
        <w:t>he Carlos Museum of Art</w:t>
      </w:r>
      <w:r w:rsidR="00C16055">
        <w:rPr>
          <w:rFonts w:eastAsiaTheme="minorEastAsia"/>
          <w:color w:val="000000" w:themeColor="text1"/>
        </w:rPr>
        <w:t xml:space="preserve"> at Emory University</w:t>
      </w:r>
      <w:r w:rsidR="3510308D" w:rsidRPr="45BC76E2">
        <w:rPr>
          <w:rFonts w:eastAsiaTheme="minorEastAsia"/>
          <w:color w:val="000000" w:themeColor="text1"/>
        </w:rPr>
        <w:t xml:space="preserve"> has presented some recent restitutions and repatriations with detailed discussions outlining the evidence for the return of the objects.</w:t>
      </w:r>
      <w:r w:rsidRPr="45BC76E2">
        <w:rPr>
          <w:rStyle w:val="EndnoteReference"/>
          <w:rFonts w:eastAsiaTheme="minorEastAsia"/>
          <w:color w:val="000000" w:themeColor="text1"/>
        </w:rPr>
        <w:endnoteReference w:id="279"/>
      </w:r>
      <w:r w:rsidR="3510308D" w:rsidRPr="45BC76E2">
        <w:rPr>
          <w:rFonts w:eastAsiaTheme="minorEastAsia"/>
          <w:color w:val="000000" w:themeColor="text1"/>
        </w:rPr>
        <w:t xml:space="preserve"> </w:t>
      </w:r>
      <w:r w:rsidRPr="00301F09">
        <w:t xml:space="preserve">Some museums, </w:t>
      </w:r>
      <w:r w:rsidR="00C16055">
        <w:t xml:space="preserve">including </w:t>
      </w:r>
      <w:r w:rsidRPr="00301F09">
        <w:t xml:space="preserve">the Museum of Fine Arts, Boston, and the San Antonio Museum of Art, continue to make the records for </w:t>
      </w:r>
      <w:r w:rsidR="6D5403EA" w:rsidRPr="00301F09">
        <w:t xml:space="preserve">some </w:t>
      </w:r>
      <w:r w:rsidRPr="00301F09">
        <w:t>deaccessioned objects available through their online collection pages together with expanded notices of provenance and an explanation of the method of deaccessioning.</w:t>
      </w:r>
      <w:r w:rsidRPr="45BC76E2">
        <w:rPr>
          <w:rStyle w:val="EndnoteReference"/>
          <w:rFonts w:eastAsiaTheme="minorEastAsia"/>
          <w:color w:val="000000" w:themeColor="text1"/>
        </w:rPr>
        <w:endnoteReference w:id="280"/>
      </w:r>
      <w:r w:rsidR="14399E82">
        <w:t xml:space="preserve"> </w:t>
      </w:r>
      <w:r w:rsidR="58E546BC">
        <w:t xml:space="preserve">In 2025 the Getty likewise made </w:t>
      </w:r>
      <w:r w:rsidR="001A670C">
        <w:t xml:space="preserve">records of </w:t>
      </w:r>
      <w:r w:rsidR="58E546BC">
        <w:t xml:space="preserve">deaccessioned </w:t>
      </w:r>
      <w:r w:rsidR="001A670C">
        <w:t xml:space="preserve">objects </w:t>
      </w:r>
      <w:r w:rsidR="58E546BC">
        <w:t xml:space="preserve">from across the </w:t>
      </w:r>
      <w:r w:rsidR="001A670C">
        <w:t>m</w:t>
      </w:r>
      <w:r w:rsidR="58E546BC">
        <w:t xml:space="preserve">useum available online through </w:t>
      </w:r>
      <w:r w:rsidR="00E56530">
        <w:t xml:space="preserve">its online </w:t>
      </w:r>
      <w:r w:rsidR="58E546BC">
        <w:t>collection pages</w:t>
      </w:r>
      <w:r w:rsidR="6206622A">
        <w:t xml:space="preserve">, with all </w:t>
      </w:r>
      <w:r w:rsidR="00E9206D">
        <w:t>a</w:t>
      </w:r>
      <w:r w:rsidR="6206622A">
        <w:t xml:space="preserve">ntiquities deaccessions updated to reflect provenance </w:t>
      </w:r>
      <w:r w:rsidR="001A670C">
        <w:t xml:space="preserve">information </w:t>
      </w:r>
      <w:r w:rsidR="6206622A">
        <w:t>known at</w:t>
      </w:r>
      <w:r w:rsidR="006A2724">
        <w:t xml:space="preserve"> the time of</w:t>
      </w:r>
      <w:r w:rsidR="6206622A">
        <w:t xml:space="preserve"> acquisition</w:t>
      </w:r>
      <w:r w:rsidR="00326FE4">
        <w:t>.</w:t>
      </w:r>
      <w:r w:rsidRPr="60260381">
        <w:rPr>
          <w:rStyle w:val="EndnoteReference"/>
        </w:rPr>
        <w:endnoteReference w:id="281"/>
      </w:r>
      <w:r w:rsidR="6206622A">
        <w:t xml:space="preserve"> </w:t>
      </w:r>
      <w:r w:rsidR="006A2724">
        <w:t>T</w:t>
      </w:r>
      <w:r w:rsidR="14399E82">
        <w:t xml:space="preserve">his diversity of choices reflects </w:t>
      </w:r>
      <w:r w:rsidR="46741DC5">
        <w:t xml:space="preserve">an opportunity for sharing resources and developing </w:t>
      </w:r>
      <w:r w:rsidR="64AAFB76">
        <w:t>best practices</w:t>
      </w:r>
      <w:r w:rsidR="0679B3A2">
        <w:t>,</w:t>
      </w:r>
      <w:r w:rsidR="64AAFB76">
        <w:t xml:space="preserve"> </w:t>
      </w:r>
      <w:r w:rsidR="006A2724">
        <w:t xml:space="preserve">but </w:t>
      </w:r>
      <w:r w:rsidR="00BC3180">
        <w:t xml:space="preserve">it </w:t>
      </w:r>
      <w:r w:rsidR="006A2724">
        <w:t>also</w:t>
      </w:r>
      <w:r w:rsidR="64AAFB76">
        <w:t xml:space="preserve"> </w:t>
      </w:r>
      <w:r w:rsidR="00BC3180">
        <w:t xml:space="preserve">highlights </w:t>
      </w:r>
      <w:r w:rsidR="64AAFB76">
        <w:t>the realit</w:t>
      </w:r>
      <w:r w:rsidR="5F2DEAF1">
        <w:t>y</w:t>
      </w:r>
      <w:r w:rsidR="64AAFB76">
        <w:t xml:space="preserve"> </w:t>
      </w:r>
      <w:r w:rsidR="29F447B0">
        <w:t>that different collections</w:t>
      </w:r>
      <w:r w:rsidR="001A670C">
        <w:t>—</w:t>
      </w:r>
      <w:r w:rsidR="29F447B0">
        <w:t>including those not part of AAMD</w:t>
      </w:r>
      <w:r w:rsidR="001A670C">
        <w:t>—</w:t>
      </w:r>
      <w:r w:rsidR="29F447B0">
        <w:t xml:space="preserve">will making differing choices </w:t>
      </w:r>
      <w:r w:rsidR="5F4B0CC4">
        <w:t xml:space="preserve">around sharing deaccession data, and that </w:t>
      </w:r>
      <w:r w:rsidR="005834F5">
        <w:t>the</w:t>
      </w:r>
      <w:r w:rsidR="5F4B0CC4">
        <w:t xml:space="preserve"> public presentation </w:t>
      </w:r>
      <w:r w:rsidR="005834F5">
        <w:t xml:space="preserve">of such data </w:t>
      </w:r>
      <w:r w:rsidR="5F4B0CC4">
        <w:t>will necessarily differ by institution.</w:t>
      </w:r>
      <w:r w:rsidR="00162E82">
        <w:t xml:space="preserve"> </w:t>
      </w:r>
    </w:p>
    <w:p w14:paraId="28F0FC64" w14:textId="77777777" w:rsidR="00463B67" w:rsidRPr="00301F09" w:rsidRDefault="00463B67" w:rsidP="5D7FDE1B">
      <w:pPr>
        <w:spacing w:line="360" w:lineRule="auto"/>
        <w:ind w:firstLine="720"/>
      </w:pPr>
    </w:p>
    <w:p w14:paraId="667CF020" w14:textId="4C1E8320" w:rsidR="00D1622A" w:rsidRPr="00D150B5" w:rsidRDefault="771509EA" w:rsidP="00D150B5">
      <w:pPr>
        <w:pStyle w:val="Heading2"/>
        <w:rPr>
          <w:i w:val="0"/>
          <w:iCs w:val="0"/>
          <w:color w:val="auto"/>
        </w:rPr>
      </w:pPr>
      <w:r w:rsidRPr="00D150B5">
        <w:rPr>
          <w:i w:val="0"/>
          <w:iCs w:val="0"/>
          <w:color w:val="auto"/>
        </w:rPr>
        <w:t>Conclusion</w:t>
      </w:r>
    </w:p>
    <w:p w14:paraId="1748E46B" w14:textId="40EDEA24" w:rsidR="00761BD0" w:rsidRDefault="3F013979" w:rsidP="00D7382D">
      <w:pPr>
        <w:spacing w:line="360" w:lineRule="auto"/>
      </w:pPr>
      <w:r>
        <w:t xml:space="preserve">This chapter was born out of speaking with hundreds of students, </w:t>
      </w:r>
      <w:r w:rsidR="79D4E4ED">
        <w:t xml:space="preserve">visitors, </w:t>
      </w:r>
      <w:r>
        <w:t>docents,</w:t>
      </w:r>
      <w:r w:rsidR="3D6DF780">
        <w:t xml:space="preserve"> and colleagues, all eager to dive into provenance data from </w:t>
      </w:r>
      <w:r w:rsidR="5D8CC834">
        <w:t xml:space="preserve">myriad </w:t>
      </w:r>
      <w:r w:rsidR="3D6DF780">
        <w:t>angles.</w:t>
      </w:r>
      <w:r w:rsidR="362A16D4">
        <w:t xml:space="preserve"> </w:t>
      </w:r>
      <w:r w:rsidR="43363B6D">
        <w:t xml:space="preserve">It is, in essence, </w:t>
      </w:r>
      <w:r w:rsidR="72D8A640">
        <w:t>the toolk</w:t>
      </w:r>
      <w:r w:rsidR="5F097FD0">
        <w:t>i</w:t>
      </w:r>
      <w:r w:rsidR="72D8A640">
        <w:t xml:space="preserve">t </w:t>
      </w:r>
      <w:r w:rsidR="43363B6D">
        <w:t xml:space="preserve">we wish we had </w:t>
      </w:r>
      <w:r w:rsidR="0088142F">
        <w:t xml:space="preserve">had </w:t>
      </w:r>
      <w:r w:rsidR="43363B6D">
        <w:t xml:space="preserve">when embarking on our own project. </w:t>
      </w:r>
      <w:r w:rsidR="403D673A">
        <w:t xml:space="preserve">What </w:t>
      </w:r>
      <w:r w:rsidR="00A91FB0">
        <w:t>is</w:t>
      </w:r>
      <w:r w:rsidR="403D673A">
        <w:t xml:space="preserve"> clear is that</w:t>
      </w:r>
      <w:r w:rsidR="661D6F38">
        <w:t xml:space="preserve"> what may seem basic to some </w:t>
      </w:r>
      <w:r w:rsidR="0088142F">
        <w:t xml:space="preserve">can be </w:t>
      </w:r>
      <w:r w:rsidR="661D6F38">
        <w:t>revelatory for others</w:t>
      </w:r>
      <w:r w:rsidR="07A0F1F3">
        <w:t xml:space="preserve">, </w:t>
      </w:r>
      <w:r w:rsidR="11B95263">
        <w:t xml:space="preserve">and that multiple </w:t>
      </w:r>
      <w:r w:rsidR="0088142F">
        <w:t xml:space="preserve">research </w:t>
      </w:r>
      <w:r w:rsidR="11B95263">
        <w:t xml:space="preserve">strategies </w:t>
      </w:r>
      <w:r w:rsidR="75EDAEAD">
        <w:t>are required for any project—as well as the acceptance of sometimes incremental</w:t>
      </w:r>
      <w:r w:rsidR="410C9D58">
        <w:t>, sometimes nonexistent</w:t>
      </w:r>
      <w:r w:rsidR="75EDAEAD">
        <w:t xml:space="preserve"> research results.</w:t>
      </w:r>
      <w:r w:rsidR="261DA8E2">
        <w:t xml:space="preserve"> Often, miscommunication about the usage of provenance terminology</w:t>
      </w:r>
      <w:r w:rsidR="00326FE4" w:rsidRPr="00326FE4">
        <w:t xml:space="preserve"> or syntax, especially within museum database systems, </w:t>
      </w:r>
      <w:r w:rsidR="261DA8E2">
        <w:t>has led to misunderstanding and confusion</w:t>
      </w:r>
      <w:r w:rsidR="5EDBA9F0">
        <w:t xml:space="preserve">, and </w:t>
      </w:r>
      <w:r w:rsidR="00D1622A">
        <w:t xml:space="preserve">we hope that this chapter </w:t>
      </w:r>
      <w:r w:rsidR="5EDBA9F0">
        <w:t xml:space="preserve">serves as a prompt to step back and </w:t>
      </w:r>
      <w:r w:rsidR="66B47E23">
        <w:t xml:space="preserve">consider </w:t>
      </w:r>
      <w:r w:rsidR="00C36273">
        <w:t>how these can and should be used</w:t>
      </w:r>
      <w:r w:rsidR="5EDBA9F0">
        <w:t>.</w:t>
      </w:r>
      <w:r w:rsidR="75EDAEAD">
        <w:t xml:space="preserve"> </w:t>
      </w:r>
    </w:p>
    <w:p w14:paraId="7F5CFF10" w14:textId="5FFB03B7" w:rsidR="00761BD0" w:rsidRDefault="00643C60" w:rsidP="00761BD0">
      <w:pPr>
        <w:spacing w:line="360" w:lineRule="auto"/>
        <w:ind w:firstLine="720"/>
      </w:pPr>
      <w:r>
        <w:lastRenderedPageBreak/>
        <w:t>O</w:t>
      </w:r>
      <w:r w:rsidR="00C36273">
        <w:t>ur</w:t>
      </w:r>
      <w:r w:rsidR="3F8EBCA8">
        <w:t xml:space="preserve"> case studies </w:t>
      </w:r>
      <w:r w:rsidR="3DD23599">
        <w:t xml:space="preserve">involve objects </w:t>
      </w:r>
      <w:r w:rsidR="18433B1C">
        <w:t xml:space="preserve">acquired </w:t>
      </w:r>
      <w:r w:rsidR="163BA70C">
        <w:t xml:space="preserve">through </w:t>
      </w:r>
      <w:r w:rsidR="18433B1C">
        <w:t xml:space="preserve">the art market </w:t>
      </w:r>
      <w:r w:rsidR="6EDCB281">
        <w:t>in some way</w:t>
      </w:r>
      <w:r w:rsidR="024890F0">
        <w:t>,</w:t>
      </w:r>
      <w:r w:rsidR="6EDCB281">
        <w:t xml:space="preserve"> </w:t>
      </w:r>
      <w:r w:rsidR="18433B1C">
        <w:t xml:space="preserve">and </w:t>
      </w:r>
      <w:r w:rsidR="00C36273">
        <w:t xml:space="preserve">even as we have chosen them to illustrate the possibilities of </w:t>
      </w:r>
      <w:r w:rsidR="00124BD8">
        <w:t xml:space="preserve">provenance </w:t>
      </w:r>
      <w:r w:rsidR="00C36273">
        <w:t xml:space="preserve">research, </w:t>
      </w:r>
      <w:r w:rsidR="55ECF419">
        <w:t xml:space="preserve">many </w:t>
      </w:r>
      <w:r w:rsidR="00EB0E8A">
        <w:t xml:space="preserve">still have </w:t>
      </w:r>
      <w:r w:rsidR="3F8EBCA8">
        <w:t>decades</w:t>
      </w:r>
      <w:r w:rsidR="5570F35F">
        <w:t xml:space="preserve">, </w:t>
      </w:r>
      <w:r w:rsidR="3F8EBCA8">
        <w:t>even centuries</w:t>
      </w:r>
      <w:r w:rsidR="4892D0ED">
        <w:t>,</w:t>
      </w:r>
      <w:r w:rsidR="3F8EBCA8">
        <w:t xml:space="preserve"> of unknown histories</w:t>
      </w:r>
      <w:r w:rsidR="3AD24251">
        <w:t xml:space="preserve">. </w:t>
      </w:r>
      <w:r w:rsidR="00124BD8">
        <w:t>But</w:t>
      </w:r>
      <w:r w:rsidR="00D150B5">
        <w:t>,</w:t>
      </w:r>
      <w:r w:rsidR="00124BD8">
        <w:t xml:space="preserve"> </w:t>
      </w:r>
      <w:r w:rsidR="00761BD0" w:rsidRPr="00761BD0">
        <w:t>indeed</w:t>
      </w:r>
      <w:r w:rsidR="00D150B5">
        <w:t>,</w:t>
      </w:r>
      <w:r w:rsidR="00761BD0" w:rsidRPr="00761BD0">
        <w:t xml:space="preserve"> it is typical that many questions about an object’s history remain open-ended</w:t>
      </w:r>
      <w:r w:rsidR="00761BD0">
        <w:t>, and</w:t>
      </w:r>
      <w:r w:rsidR="00761BD0" w:rsidRPr="00761BD0">
        <w:t xml:space="preserve"> </w:t>
      </w:r>
      <w:r w:rsidR="00124BD8">
        <w:t xml:space="preserve">the </w:t>
      </w:r>
      <w:r w:rsidR="3AD24251">
        <w:t xml:space="preserve">absence </w:t>
      </w:r>
      <w:r w:rsidR="3F8EBCA8">
        <w:t>of</w:t>
      </w:r>
      <w:r w:rsidR="0727F502">
        <w:t xml:space="preserve"> a</w:t>
      </w:r>
      <w:r w:rsidR="00C36273">
        <w:t xml:space="preserve"> complete history</w:t>
      </w:r>
      <w:r w:rsidR="3F8EBCA8">
        <w:t xml:space="preserve"> does not preclude </w:t>
      </w:r>
      <w:r w:rsidR="00E76726">
        <w:t xml:space="preserve">their study </w:t>
      </w:r>
      <w:r w:rsidR="3F8EBCA8">
        <w:t>from being useful</w:t>
      </w:r>
      <w:r w:rsidR="00761BD0">
        <w:t>.</w:t>
      </w:r>
      <w:r w:rsidR="02EBAD8F">
        <w:t xml:space="preserve"> </w:t>
      </w:r>
      <w:r w:rsidR="00434424">
        <w:t xml:space="preserve">Likewise, many are minor objects, not masterpieces, </w:t>
      </w:r>
      <w:r w:rsidR="00757ECF">
        <w:t xml:space="preserve">but this too represents the reality of provenancing an entire collection. </w:t>
      </w:r>
    </w:p>
    <w:p w14:paraId="00996CB8" w14:textId="28DDAD81" w:rsidR="024B22C0" w:rsidRDefault="00C36273" w:rsidP="0046083C">
      <w:pPr>
        <w:spacing w:line="360" w:lineRule="auto"/>
        <w:ind w:firstLine="720"/>
      </w:pPr>
      <w:r>
        <w:t>M</w:t>
      </w:r>
      <w:r w:rsidR="24020A51">
        <w:t>useums have</w:t>
      </w:r>
      <w:r>
        <w:t xml:space="preserve"> a duty of care</w:t>
      </w:r>
      <w:r w:rsidR="24020A51">
        <w:t xml:space="preserve"> toward</w:t>
      </w:r>
      <w:r w:rsidR="00434424">
        <w:t xml:space="preserve"> </w:t>
      </w:r>
      <w:r w:rsidR="24020A51">
        <w:t>their collections,</w:t>
      </w:r>
      <w:r w:rsidR="2F6B7FB8">
        <w:t xml:space="preserve"> </w:t>
      </w:r>
      <w:r>
        <w:t xml:space="preserve">and </w:t>
      </w:r>
      <w:r w:rsidR="2F6B7FB8">
        <w:t xml:space="preserve">dealing with these fractured histories must become something </w:t>
      </w:r>
      <w:r>
        <w:t xml:space="preserve">with which </w:t>
      </w:r>
      <w:r w:rsidR="2F6B7FB8">
        <w:t>all collections of Mediterranean antiquities grapple</w:t>
      </w:r>
      <w:r w:rsidR="24020A51">
        <w:t>.</w:t>
      </w:r>
      <w:r w:rsidR="00162E82">
        <w:t xml:space="preserve"> </w:t>
      </w:r>
      <w:r>
        <w:t xml:space="preserve">This work cannot take place in isolation, and as more information is documented and made available, our collective understanding of these objects and their </w:t>
      </w:r>
      <w:r w:rsidR="00E73BEF">
        <w:t>often</w:t>
      </w:r>
      <w:r w:rsidR="00761BD0">
        <w:t xml:space="preserve"> </w:t>
      </w:r>
      <w:r w:rsidR="00E73BEF">
        <w:t>complex</w:t>
      </w:r>
      <w:r>
        <w:t xml:space="preserve"> histories will grow exponentially. </w:t>
      </w:r>
    </w:p>
    <w:p w14:paraId="6216AEA9" w14:textId="77777777" w:rsidR="00D150B5" w:rsidRDefault="00D150B5" w:rsidP="0046083C">
      <w:pPr>
        <w:spacing w:line="360" w:lineRule="auto"/>
        <w:ind w:firstLine="720"/>
      </w:pPr>
    </w:p>
    <w:p w14:paraId="38A1728E" w14:textId="3D8410E4" w:rsidR="00D150B5" w:rsidRPr="00D150B5" w:rsidRDefault="00D150B5" w:rsidP="00D150B5">
      <w:pPr>
        <w:pStyle w:val="Heading2"/>
        <w:rPr>
          <w:i w:val="0"/>
          <w:iCs w:val="0"/>
          <w:color w:val="auto"/>
        </w:rPr>
      </w:pPr>
      <w:r w:rsidRPr="00D150B5">
        <w:rPr>
          <w:i w:val="0"/>
          <w:iCs w:val="0"/>
          <w:color w:val="auto"/>
        </w:rPr>
        <w:t>Notes</w:t>
      </w:r>
    </w:p>
    <w:sectPr w:rsidR="00D150B5" w:rsidRPr="00D150B5" w:rsidSect="003D2F15">
      <w:footerReference w:type="default" r:id="rId71"/>
      <w:endnotePr>
        <w:numFmt w:val="decimal"/>
      </w:endnotePr>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6089" w14:textId="77777777" w:rsidR="00725CB7" w:rsidRDefault="00725CB7" w:rsidP="00621F7B">
      <w:pPr>
        <w:spacing w:after="0" w:line="240" w:lineRule="auto"/>
      </w:pPr>
      <w:r>
        <w:separator/>
      </w:r>
    </w:p>
  </w:endnote>
  <w:endnote w:type="continuationSeparator" w:id="0">
    <w:p w14:paraId="68F351DF" w14:textId="77777777" w:rsidR="00725CB7" w:rsidRDefault="00725CB7" w:rsidP="00621F7B">
      <w:pPr>
        <w:spacing w:after="0" w:line="240" w:lineRule="auto"/>
      </w:pPr>
      <w:r>
        <w:continuationSeparator/>
      </w:r>
    </w:p>
  </w:endnote>
  <w:endnote w:type="continuationNotice" w:id="1">
    <w:p w14:paraId="55C5BD82" w14:textId="77777777" w:rsidR="00725CB7" w:rsidRDefault="00725CB7">
      <w:pPr>
        <w:spacing w:after="0" w:line="240" w:lineRule="auto"/>
      </w:pPr>
    </w:p>
  </w:endnote>
  <w:endnote w:id="2">
    <w:p w14:paraId="447A6A02" w14:textId="1B8FFE85" w:rsidR="00BC0B98" w:rsidRDefault="00BC0B98">
      <w:pPr>
        <w:pStyle w:val="EndnoteText"/>
      </w:pPr>
      <w:r>
        <w:rPr>
          <w:rStyle w:val="EndnoteReference"/>
        </w:rPr>
        <w:endnoteRef/>
      </w:r>
      <w:r>
        <w:t xml:space="preserve"> On the distinction between “provenance” and “pr</w:t>
      </w:r>
      <w:r w:rsidR="00480186">
        <w:t>o</w:t>
      </w:r>
      <w:r>
        <w:t xml:space="preserve">venience” or “findspot,” </w:t>
      </w:r>
      <w:r w:rsidRPr="00D150B5">
        <w:t xml:space="preserve">see the </w:t>
      </w:r>
      <w:hyperlink r:id="rId1" w:history="1">
        <w:r w:rsidR="00D150B5">
          <w:rPr>
            <w:rStyle w:val="Hyperlink"/>
          </w:rPr>
          <w:t>Introduction</w:t>
        </w:r>
      </w:hyperlink>
      <w:r w:rsidRPr="00D150B5">
        <w:t>.</w:t>
      </w:r>
    </w:p>
    <w:p w14:paraId="6FD8E1BA" w14:textId="77777777" w:rsidR="00480186" w:rsidRDefault="00480186">
      <w:pPr>
        <w:pStyle w:val="EndnoteText"/>
      </w:pPr>
    </w:p>
  </w:endnote>
  <w:endnote w:id="3">
    <w:p w14:paraId="0279A321" w14:textId="5D94FDA7" w:rsidR="00651933" w:rsidRDefault="00651933"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5804D5" w:rsidRPr="000F31A7">
        <w:rPr>
          <w:rFonts w:cstheme="minorHAnsi"/>
        </w:rPr>
        <w:t xml:space="preserve">Getty Museum </w:t>
      </w:r>
      <w:r w:rsidR="00A55315" w:rsidRPr="000F31A7">
        <w:rPr>
          <w:rFonts w:cstheme="minorHAnsi"/>
        </w:rPr>
        <w:t xml:space="preserve">objects are listed </w:t>
      </w:r>
      <w:r w:rsidR="002530BA" w:rsidRPr="000F31A7">
        <w:rPr>
          <w:rFonts w:cstheme="minorHAnsi"/>
        </w:rPr>
        <w:t xml:space="preserve">with </w:t>
      </w:r>
      <w:r w:rsidR="0033274A" w:rsidRPr="000F31A7">
        <w:rPr>
          <w:rFonts w:cstheme="minorHAnsi"/>
        </w:rPr>
        <w:t>their accession number and a link to the</w:t>
      </w:r>
      <w:r w:rsidR="002530BA" w:rsidRPr="000F31A7">
        <w:rPr>
          <w:rFonts w:cstheme="minorHAnsi"/>
        </w:rPr>
        <w:t>ir</w:t>
      </w:r>
      <w:r w:rsidR="0033274A" w:rsidRPr="000F31A7">
        <w:rPr>
          <w:rFonts w:cstheme="minorHAnsi"/>
        </w:rPr>
        <w:t xml:space="preserve"> online collection page</w:t>
      </w:r>
      <w:r w:rsidR="002530BA" w:rsidRPr="000F31A7">
        <w:rPr>
          <w:rFonts w:cstheme="minorHAnsi"/>
        </w:rPr>
        <w:t xml:space="preserve"> record</w:t>
      </w:r>
      <w:r w:rsidR="0033274A" w:rsidRPr="000F31A7">
        <w:rPr>
          <w:rFonts w:cstheme="minorHAnsi"/>
        </w:rPr>
        <w:t xml:space="preserve">, where full </w:t>
      </w:r>
      <w:r w:rsidR="008F4DE7" w:rsidRPr="000F31A7">
        <w:rPr>
          <w:rFonts w:cstheme="minorHAnsi"/>
        </w:rPr>
        <w:t xml:space="preserve">bibliography and provenance statements can be accessed. Objects from other museums </w:t>
      </w:r>
      <w:r w:rsidR="00F909A4" w:rsidRPr="000F31A7">
        <w:rPr>
          <w:rFonts w:cstheme="minorHAnsi"/>
        </w:rPr>
        <w:t xml:space="preserve">are listed with the holding institution’s name, </w:t>
      </w:r>
      <w:r w:rsidR="00FA7E71">
        <w:rPr>
          <w:rFonts w:cstheme="minorHAnsi"/>
        </w:rPr>
        <w:t xml:space="preserve">the object’s </w:t>
      </w:r>
      <w:r w:rsidR="00F909A4" w:rsidRPr="000F31A7">
        <w:rPr>
          <w:rFonts w:cstheme="minorHAnsi"/>
        </w:rPr>
        <w:t>accession number, and</w:t>
      </w:r>
      <w:r w:rsidR="00FA7E71" w:rsidRPr="000F31A7">
        <w:rPr>
          <w:rFonts w:cstheme="minorHAnsi"/>
        </w:rPr>
        <w:t xml:space="preserve"> where possible</w:t>
      </w:r>
      <w:r w:rsidR="00F909A4" w:rsidRPr="000F31A7">
        <w:rPr>
          <w:rFonts w:cstheme="minorHAnsi"/>
        </w:rPr>
        <w:t xml:space="preserve"> a link to the collection page. </w:t>
      </w:r>
    </w:p>
    <w:p w14:paraId="483D5B87" w14:textId="77777777" w:rsidR="00463B67" w:rsidRPr="000F31A7" w:rsidRDefault="00463B67" w:rsidP="000F31A7">
      <w:pPr>
        <w:pStyle w:val="EndnoteText"/>
        <w:spacing w:line="240" w:lineRule="auto"/>
        <w:rPr>
          <w:rFonts w:cstheme="minorHAnsi"/>
        </w:rPr>
      </w:pPr>
    </w:p>
  </w:endnote>
  <w:endnote w:id="4">
    <w:p w14:paraId="13431FC9" w14:textId="6CC0B47E" w:rsidR="00306B46" w:rsidRDefault="00306B46" w:rsidP="00306B46">
      <w:pPr>
        <w:pStyle w:val="EndnoteText"/>
        <w:spacing w:line="240" w:lineRule="auto"/>
      </w:pPr>
      <w:r w:rsidRPr="45BC76E2">
        <w:rPr>
          <w:rStyle w:val="EndnoteReference"/>
        </w:rPr>
        <w:endnoteRef/>
      </w:r>
      <w:r w:rsidRPr="45BC76E2">
        <w:t xml:space="preserve"> </w:t>
      </w:r>
      <w:r w:rsidR="00D150B5">
        <w:t>$$</w:t>
      </w:r>
      <w:r w:rsidRPr="45BC76E2">
        <w:t xml:space="preserve">Yeide, </w:t>
      </w:r>
      <w:r w:rsidR="002F1339" w:rsidRPr="002F1339">
        <w:t>Akinsha, and Walsh</w:t>
      </w:r>
      <w:r w:rsidRPr="45BC76E2">
        <w:t xml:space="preserve"> 2001</w:t>
      </w:r>
      <w:r w:rsidR="00D150B5">
        <w:t>$$</w:t>
      </w:r>
      <w:r w:rsidRPr="45BC76E2">
        <w:t xml:space="preserve">. </w:t>
      </w:r>
      <w:r>
        <w:t xml:space="preserve">Given the evolution of provenance research over the last thirty years, such guides have tended to focus on European paintings and decorative arts with special attention to World War II–era </w:t>
      </w:r>
      <w:r w:rsidR="007456C7">
        <w:t xml:space="preserve">issues, </w:t>
      </w:r>
      <w:r>
        <w:t>but their recommendations are applicable to any object type and period.</w:t>
      </w:r>
    </w:p>
    <w:p w14:paraId="11272F80" w14:textId="77777777" w:rsidR="00306B46" w:rsidRPr="000F31A7" w:rsidRDefault="00306B46" w:rsidP="00306B46">
      <w:pPr>
        <w:pStyle w:val="EndnoteText"/>
        <w:spacing w:line="240" w:lineRule="auto"/>
      </w:pPr>
    </w:p>
  </w:endnote>
  <w:endnote w:id="5">
    <w:p w14:paraId="7547F2C8" w14:textId="1043833C" w:rsidR="000830C6" w:rsidRDefault="000830C6" w:rsidP="000F31A7">
      <w:pPr>
        <w:pStyle w:val="EndnoteText"/>
        <w:spacing w:line="240" w:lineRule="auto"/>
      </w:pPr>
      <w:r w:rsidRPr="000F31A7">
        <w:rPr>
          <w:rStyle w:val="EndnoteReference"/>
          <w:rFonts w:cstheme="minorHAnsi"/>
        </w:rPr>
        <w:endnoteRef/>
      </w:r>
      <w:r w:rsidR="005B5FF9">
        <w:rPr>
          <w:rFonts w:cstheme="minorHAnsi"/>
        </w:rPr>
        <w:t xml:space="preserve"> </w:t>
      </w:r>
      <w:r w:rsidR="00FA7E71" w:rsidRPr="00FA7E71">
        <w:rPr>
          <w:rFonts w:cstheme="minorHAnsi"/>
          <w:iCs/>
        </w:rPr>
        <w:t>E.g</w:t>
      </w:r>
      <w:r w:rsidR="00D13936">
        <w:rPr>
          <w:rFonts w:cstheme="minorHAnsi"/>
        </w:rPr>
        <w:t>.,</w:t>
      </w:r>
      <w:r w:rsidR="00D302DB">
        <w:rPr>
          <w:rFonts w:cstheme="minorHAnsi"/>
        </w:rPr>
        <w:t xml:space="preserve"> </w:t>
      </w:r>
      <w:r w:rsidR="008D0154" w:rsidRPr="000F31A7">
        <w:rPr>
          <w:rFonts w:cstheme="minorHAnsi"/>
        </w:rPr>
        <w:t>Front of a Garland Sarcophagus (72.AA.158</w:t>
      </w:r>
      <w:r w:rsidR="007456C7">
        <w:rPr>
          <w:rFonts w:cstheme="minorHAnsi"/>
        </w:rPr>
        <w:t>;</w:t>
      </w:r>
      <w:r w:rsidR="008D0154" w:rsidRPr="000F31A7">
        <w:rPr>
          <w:rFonts w:cstheme="minorHAnsi"/>
        </w:rPr>
        <w:t xml:space="preserve"> </w:t>
      </w:r>
      <w:hyperlink r:id="rId2" w:history="1">
        <w:r w:rsidR="008D0154" w:rsidRPr="000F31A7">
          <w:rPr>
            <w:rStyle w:val="Hyperlink"/>
            <w:rFonts w:eastAsia="Calibri" w:cstheme="minorHAnsi"/>
          </w:rPr>
          <w:t>http://www.getty.edu/art/collection/objects/7008/</w:t>
        </w:r>
      </w:hyperlink>
      <w:r w:rsidR="00C36B4C">
        <w:t>)</w:t>
      </w:r>
      <w:r w:rsidR="00463B67">
        <w:t>.</w:t>
      </w:r>
    </w:p>
    <w:p w14:paraId="20BE9030" w14:textId="77777777" w:rsidR="00463B67" w:rsidRPr="000F31A7" w:rsidRDefault="00463B67" w:rsidP="000F31A7">
      <w:pPr>
        <w:pStyle w:val="EndnoteText"/>
        <w:spacing w:line="240" w:lineRule="auto"/>
        <w:rPr>
          <w:rFonts w:eastAsia="Calibri" w:cstheme="minorHAnsi"/>
          <w:color w:val="0563C1" w:themeColor="hyperlink"/>
          <w:u w:val="single"/>
        </w:rPr>
      </w:pPr>
    </w:p>
  </w:endnote>
  <w:endnote w:id="6">
    <w:p w14:paraId="186E09F4" w14:textId="2789E538" w:rsidR="000830C6" w:rsidRDefault="000830C6" w:rsidP="000F31A7">
      <w:pPr>
        <w:pStyle w:val="EndnoteText"/>
        <w:spacing w:line="240" w:lineRule="auto"/>
        <w:rPr>
          <w:rFonts w:eastAsia="Calibri" w:cstheme="minorHAnsi"/>
        </w:rPr>
      </w:pPr>
      <w:r w:rsidRPr="000F31A7">
        <w:rPr>
          <w:rStyle w:val="EndnoteReference"/>
          <w:rFonts w:cstheme="minorHAnsi"/>
        </w:rPr>
        <w:endnoteRef/>
      </w:r>
      <w:r w:rsidRPr="000F31A7">
        <w:rPr>
          <w:rFonts w:cstheme="minorHAnsi"/>
        </w:rPr>
        <w:t xml:space="preserve"> </w:t>
      </w:r>
      <w:r w:rsidRPr="000F31A7">
        <w:rPr>
          <w:rFonts w:eastAsia="Calibri" w:cstheme="minorHAnsi"/>
        </w:rPr>
        <w:t>See</w:t>
      </w:r>
      <w:r w:rsidR="00A14F5A">
        <w:rPr>
          <w:rFonts w:eastAsia="Calibri" w:cstheme="minorHAnsi"/>
        </w:rPr>
        <w:t xml:space="preserve"> regarding</w:t>
      </w:r>
      <w:r w:rsidRPr="000F31A7">
        <w:rPr>
          <w:rFonts w:eastAsia="Calibri" w:cstheme="minorHAnsi"/>
        </w:rPr>
        <w:t xml:space="preserve"> the </w:t>
      </w:r>
      <w:r w:rsidRPr="000F31A7">
        <w:rPr>
          <w:rFonts w:eastAsia="Calibri" w:cstheme="minorHAnsi"/>
          <w:i/>
          <w:iCs/>
        </w:rPr>
        <w:t xml:space="preserve">galleria lapidaria </w:t>
      </w:r>
      <w:r w:rsidRPr="000F31A7">
        <w:rPr>
          <w:rFonts w:eastAsia="Calibri" w:cstheme="minorHAnsi"/>
        </w:rPr>
        <w:t>at the American Academy in Rome</w:t>
      </w:r>
      <w:r w:rsidR="00E501FA" w:rsidRPr="000F31A7">
        <w:rPr>
          <w:rFonts w:eastAsia="Calibri" w:cstheme="minorHAnsi"/>
        </w:rPr>
        <w:t xml:space="preserve"> in</w:t>
      </w:r>
      <w:r w:rsidRPr="000F31A7">
        <w:rPr>
          <w:rFonts w:eastAsia="Calibri" w:cstheme="minorHAnsi"/>
        </w:rPr>
        <w:t xml:space="preserve"> </w:t>
      </w:r>
      <w:r w:rsidR="00D150B5">
        <w:rPr>
          <w:rFonts w:eastAsia="Calibri" w:cstheme="minorHAnsi"/>
        </w:rPr>
        <w:t>$$</w:t>
      </w:r>
      <w:r w:rsidRPr="000F31A7">
        <w:rPr>
          <w:rFonts w:eastAsia="Calibri" w:cstheme="minorHAnsi"/>
        </w:rPr>
        <w:t>Ohl</w:t>
      </w:r>
      <w:r w:rsidR="00E501FA" w:rsidRPr="000F31A7">
        <w:rPr>
          <w:rFonts w:eastAsia="Calibri" w:cstheme="minorHAnsi"/>
        </w:rPr>
        <w:t xml:space="preserve"> 1931</w:t>
      </w:r>
      <w:r w:rsidR="00D150B5">
        <w:rPr>
          <w:rFonts w:eastAsia="Calibri" w:cstheme="minorHAnsi"/>
        </w:rPr>
        <w:t>$$</w:t>
      </w:r>
      <w:r w:rsidR="00E501FA" w:rsidRPr="000F31A7">
        <w:rPr>
          <w:rFonts w:eastAsia="Calibri" w:cstheme="minorHAnsi"/>
        </w:rPr>
        <w:t xml:space="preserve">. </w:t>
      </w:r>
    </w:p>
    <w:p w14:paraId="74A0EA9F" w14:textId="77777777" w:rsidR="00463B67" w:rsidRPr="000F31A7" w:rsidRDefault="00463B67" w:rsidP="000F31A7">
      <w:pPr>
        <w:pStyle w:val="EndnoteText"/>
        <w:spacing w:line="240" w:lineRule="auto"/>
        <w:rPr>
          <w:rFonts w:eastAsia="Calibri" w:cstheme="minorHAnsi"/>
        </w:rPr>
      </w:pPr>
    </w:p>
  </w:endnote>
  <w:endnote w:id="7">
    <w:p w14:paraId="1987B218" w14:textId="4C2122F1" w:rsidR="000830C6"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r w:rsidR="00FA7E71" w:rsidRPr="00FA7E71">
        <w:rPr>
          <w:rFonts w:cstheme="minorHAnsi"/>
          <w:iCs/>
        </w:rPr>
        <w:t>E.g.</w:t>
      </w:r>
      <w:r w:rsidR="00600F99">
        <w:rPr>
          <w:rFonts w:cstheme="minorHAnsi"/>
        </w:rPr>
        <w:t xml:space="preserve">, </w:t>
      </w:r>
      <w:r w:rsidR="00C215C0" w:rsidRPr="000F31A7">
        <w:rPr>
          <w:rFonts w:cstheme="minorHAnsi"/>
        </w:rPr>
        <w:t>Cameo with Bust of the Goddess Isis with Modern Mount (</w:t>
      </w:r>
      <w:r w:rsidRPr="000F31A7">
        <w:rPr>
          <w:rFonts w:cstheme="minorHAnsi"/>
        </w:rPr>
        <w:t>2019.13.16</w:t>
      </w:r>
      <w:r w:rsidR="00C215C0" w:rsidRPr="000F31A7">
        <w:rPr>
          <w:rFonts w:cstheme="minorHAnsi"/>
        </w:rPr>
        <w:t>)</w:t>
      </w:r>
      <w:r w:rsidR="007456C7">
        <w:rPr>
          <w:rFonts w:cstheme="minorHAnsi"/>
        </w:rPr>
        <w:t>;</w:t>
      </w:r>
      <w:r w:rsidR="00E73BEF" w:rsidRPr="000F31A7">
        <w:rPr>
          <w:rFonts w:cstheme="minorHAnsi"/>
        </w:rPr>
        <w:t xml:space="preserve"> </w:t>
      </w:r>
      <w:hyperlink r:id="rId3" w:history="1">
        <w:r w:rsidR="00C215C0" w:rsidRPr="000F31A7">
          <w:rPr>
            <w:rStyle w:val="Hyperlink"/>
            <w:rFonts w:eastAsia="Calibri" w:cstheme="minorHAnsi"/>
          </w:rPr>
          <w:t>https://www.getty.edu/art/collection/objects/336773/</w:t>
        </w:r>
      </w:hyperlink>
      <w:r w:rsidR="00C36B4C">
        <w:t>)</w:t>
      </w:r>
      <w:r w:rsidR="00463B67">
        <w:t>.</w:t>
      </w:r>
    </w:p>
    <w:p w14:paraId="50535017" w14:textId="77777777" w:rsidR="00463B67" w:rsidRPr="000F31A7" w:rsidRDefault="00463B67" w:rsidP="000F31A7">
      <w:pPr>
        <w:pStyle w:val="EndnoteText"/>
        <w:spacing w:line="240" w:lineRule="auto"/>
        <w:rPr>
          <w:rFonts w:cstheme="minorHAnsi"/>
        </w:rPr>
      </w:pPr>
    </w:p>
  </w:endnote>
  <w:endnote w:id="8">
    <w:p w14:paraId="128DBECE" w14:textId="58A21289" w:rsidR="5D7FDE1B" w:rsidRDefault="5D7FDE1B" w:rsidP="5D7FDE1B">
      <w:pPr>
        <w:pStyle w:val="EndnoteText"/>
        <w:spacing w:line="240" w:lineRule="auto"/>
        <w:rPr>
          <w:rFonts w:eastAsia="Calibri"/>
          <w:color w:val="000000" w:themeColor="text1"/>
        </w:rPr>
      </w:pPr>
      <w:r w:rsidRPr="5D7FDE1B">
        <w:rPr>
          <w:rStyle w:val="EndnoteReference"/>
        </w:rPr>
        <w:endnoteRef/>
      </w:r>
      <w:r w:rsidRPr="5D7FDE1B">
        <w:t xml:space="preserve"> </w:t>
      </w:r>
      <w:r w:rsidRPr="5D7FDE1B">
        <w:rPr>
          <w:rFonts w:eastAsia="Calibri"/>
          <w:color w:val="000000" w:themeColor="text1"/>
        </w:rPr>
        <w:t xml:space="preserve">This is not to </w:t>
      </w:r>
      <w:r w:rsidR="003874E0">
        <w:rPr>
          <w:rFonts w:eastAsia="Calibri"/>
          <w:color w:val="000000" w:themeColor="text1"/>
        </w:rPr>
        <w:t>understate</w:t>
      </w:r>
      <w:r w:rsidR="003874E0" w:rsidRPr="5D7FDE1B">
        <w:rPr>
          <w:rFonts w:eastAsia="Calibri"/>
          <w:color w:val="000000" w:themeColor="text1"/>
        </w:rPr>
        <w:t xml:space="preserve"> </w:t>
      </w:r>
      <w:r w:rsidRPr="5D7FDE1B">
        <w:rPr>
          <w:rFonts w:eastAsia="Calibri"/>
          <w:color w:val="000000" w:themeColor="text1"/>
        </w:rPr>
        <w:t>the support that this kind of intensive research requires in terms of time, collection knowledge, and library and archival access.</w:t>
      </w:r>
    </w:p>
    <w:p w14:paraId="1F06B8BC" w14:textId="77777777" w:rsidR="00463B67" w:rsidRDefault="00463B67" w:rsidP="5D7FDE1B">
      <w:pPr>
        <w:pStyle w:val="EndnoteText"/>
        <w:spacing w:line="240" w:lineRule="auto"/>
        <w:rPr>
          <w:rFonts w:eastAsia="Calibri"/>
          <w:color w:val="000000" w:themeColor="text1"/>
        </w:rPr>
      </w:pPr>
    </w:p>
  </w:endnote>
  <w:endnote w:id="9">
    <w:p w14:paraId="217FE260" w14:textId="1761741A" w:rsidR="00463B67" w:rsidRPr="00DD7C0C" w:rsidRDefault="5D7FDE1B" w:rsidP="5D7FDE1B">
      <w:pPr>
        <w:pStyle w:val="EndnoteText"/>
        <w:spacing w:line="240" w:lineRule="auto"/>
        <w:rPr>
          <w:lang w:val="it-IT"/>
        </w:rPr>
      </w:pPr>
      <w:r w:rsidRPr="5D7FDE1B">
        <w:rPr>
          <w:rStyle w:val="EndnoteReference"/>
        </w:rPr>
        <w:endnoteRef/>
      </w:r>
      <w:r w:rsidRPr="00DD7C0C">
        <w:rPr>
          <w:lang w:val="it-IT"/>
        </w:rPr>
        <w:t xml:space="preserve"> 71.AD.293</w:t>
      </w:r>
      <w:r w:rsidR="007456C7" w:rsidRPr="00DD7C0C">
        <w:rPr>
          <w:lang w:val="it-IT"/>
        </w:rPr>
        <w:t>;</w:t>
      </w:r>
      <w:r w:rsidRPr="00DD7C0C">
        <w:rPr>
          <w:lang w:val="it-IT"/>
        </w:rPr>
        <w:t xml:space="preserve"> </w:t>
      </w:r>
      <w:hyperlink r:id="rId4">
        <w:r w:rsidRPr="00DD7C0C">
          <w:rPr>
            <w:rStyle w:val="Hyperlink"/>
            <w:lang w:val="it-IT"/>
          </w:rPr>
          <w:t>https://www.getty.edu/art/collection/object/105XDH</w:t>
        </w:r>
      </w:hyperlink>
      <w:r w:rsidR="00463B67" w:rsidRPr="00DD7C0C">
        <w:rPr>
          <w:lang w:val="it-IT"/>
        </w:rPr>
        <w:t>.</w:t>
      </w:r>
    </w:p>
    <w:p w14:paraId="265A1693" w14:textId="26979D72" w:rsidR="5D7FDE1B" w:rsidRPr="00DD7C0C" w:rsidRDefault="5D7FDE1B" w:rsidP="5D7FDE1B">
      <w:pPr>
        <w:pStyle w:val="EndnoteText"/>
        <w:spacing w:line="240" w:lineRule="auto"/>
        <w:rPr>
          <w:lang w:val="it-IT"/>
        </w:rPr>
      </w:pPr>
      <w:r w:rsidRPr="00DD7C0C">
        <w:rPr>
          <w:lang w:val="it-IT"/>
        </w:rPr>
        <w:t xml:space="preserve"> </w:t>
      </w:r>
    </w:p>
  </w:endnote>
  <w:endnote w:id="10">
    <w:p w14:paraId="0AA0434F" w14:textId="4B2F3F8A" w:rsidR="00463B67" w:rsidRDefault="5D7FDE1B" w:rsidP="5D7FDE1B">
      <w:pPr>
        <w:pStyle w:val="EndnoteText"/>
        <w:spacing w:line="240" w:lineRule="auto"/>
        <w:rPr>
          <w:color w:val="000000" w:themeColor="text1"/>
        </w:rPr>
      </w:pPr>
      <w:r w:rsidRPr="5D7FDE1B">
        <w:rPr>
          <w:rStyle w:val="EndnoteReference"/>
        </w:rPr>
        <w:endnoteRef/>
      </w:r>
      <w:r w:rsidRPr="5D7FDE1B">
        <w:t xml:space="preserve"> For discussion of the composition of the collection and th</w:t>
      </w:r>
      <w:r w:rsidR="00D5465E">
        <w:t>e provenance research</w:t>
      </w:r>
      <w:r w:rsidRPr="5D7FDE1B">
        <w:t xml:space="preserve"> project, </w:t>
      </w:r>
      <w:r w:rsidRPr="00D150B5">
        <w:t>see</w:t>
      </w:r>
      <w:r w:rsidR="00D5465E" w:rsidRPr="00D150B5">
        <w:t xml:space="preserve"> the </w:t>
      </w:r>
      <w:hyperlink r:id="rId5" w:history="1">
        <w:r w:rsidR="00FF5810" w:rsidRPr="00D150B5">
          <w:rPr>
            <w:rStyle w:val="Hyperlink"/>
          </w:rPr>
          <w:t>I</w:t>
        </w:r>
        <w:r w:rsidR="00480186" w:rsidRPr="00D150B5">
          <w:rPr>
            <w:rStyle w:val="Hyperlink"/>
          </w:rPr>
          <w:t>ntroduction</w:t>
        </w:r>
      </w:hyperlink>
      <w:r w:rsidR="00D5465E" w:rsidRPr="00D150B5">
        <w:t>,</w:t>
      </w:r>
      <w:r w:rsidR="00D5465E">
        <w:t xml:space="preserve"> and also </w:t>
      </w:r>
      <w:r w:rsidR="00D150B5">
        <w:t>$$</w:t>
      </w:r>
      <w:r w:rsidRPr="5D7FDE1B">
        <w:rPr>
          <w:color w:val="000000" w:themeColor="text1"/>
        </w:rPr>
        <w:t>Saunders, Barr, and Budrovich 2021</w:t>
      </w:r>
      <w:r w:rsidR="00D150B5">
        <w:rPr>
          <w:color w:val="000000" w:themeColor="text1"/>
        </w:rPr>
        <w:t xml:space="preserve"> | </w:t>
      </w:r>
      <w:r w:rsidRPr="5D7FDE1B">
        <w:rPr>
          <w:color w:val="000000" w:themeColor="text1"/>
        </w:rPr>
        <w:t>208</w:t>
      </w:r>
      <w:r w:rsidR="00463B67">
        <w:rPr>
          <w:color w:val="000000" w:themeColor="text1"/>
        </w:rPr>
        <w:t>–</w:t>
      </w:r>
      <w:r w:rsidRPr="5D7FDE1B">
        <w:rPr>
          <w:color w:val="000000" w:themeColor="text1"/>
        </w:rPr>
        <w:t>9</w:t>
      </w:r>
      <w:r w:rsidR="00D150B5">
        <w:rPr>
          <w:color w:val="000000" w:themeColor="text1"/>
        </w:rPr>
        <w:t>$$</w:t>
      </w:r>
      <w:r w:rsidRPr="5D7FDE1B">
        <w:rPr>
          <w:color w:val="000000" w:themeColor="text1"/>
        </w:rPr>
        <w:t>.</w:t>
      </w:r>
    </w:p>
    <w:p w14:paraId="42CA4E9C" w14:textId="70CD2F66" w:rsidR="5D7FDE1B" w:rsidRDefault="5D7FDE1B" w:rsidP="5D7FDE1B">
      <w:pPr>
        <w:pStyle w:val="EndnoteText"/>
        <w:spacing w:line="240" w:lineRule="auto"/>
      </w:pPr>
      <w:r w:rsidRPr="5D7FDE1B">
        <w:t xml:space="preserve"> </w:t>
      </w:r>
    </w:p>
  </w:endnote>
  <w:endnote w:id="11">
    <w:p w14:paraId="702B6BE8" w14:textId="63A39AF6" w:rsidR="5D7FDE1B" w:rsidRPr="00DD7C0C" w:rsidRDefault="5D7FDE1B" w:rsidP="5D7FDE1B">
      <w:pPr>
        <w:pStyle w:val="EndnoteText"/>
        <w:spacing w:line="240" w:lineRule="auto"/>
        <w:rPr>
          <w:lang w:val="de-DE"/>
        </w:rPr>
      </w:pPr>
      <w:r w:rsidRPr="5D7FDE1B">
        <w:rPr>
          <w:rStyle w:val="EndnoteReference"/>
        </w:rPr>
        <w:endnoteRef/>
      </w:r>
      <w:r w:rsidRPr="00DD7C0C">
        <w:rPr>
          <w:lang w:val="de-DE"/>
        </w:rPr>
        <w:t xml:space="preserve"> 81.AN.76</w:t>
      </w:r>
      <w:r w:rsidR="005A0D2C" w:rsidRPr="00DD7C0C">
        <w:rPr>
          <w:lang w:val="de-DE"/>
        </w:rPr>
        <w:t>;</w:t>
      </w:r>
      <w:r w:rsidRPr="00DD7C0C">
        <w:rPr>
          <w:lang w:val="de-DE"/>
        </w:rPr>
        <w:t xml:space="preserve"> </w:t>
      </w:r>
      <w:hyperlink r:id="rId6">
        <w:r w:rsidRPr="00DD7C0C">
          <w:rPr>
            <w:rStyle w:val="Hyperlink"/>
            <w:lang w:val="de-DE"/>
          </w:rPr>
          <w:t>https://www.getty.edu/art/collection/object/103TYX</w:t>
        </w:r>
      </w:hyperlink>
      <w:r w:rsidR="00463B67" w:rsidRPr="00DD7C0C">
        <w:rPr>
          <w:lang w:val="de-DE"/>
        </w:rPr>
        <w:t>.</w:t>
      </w:r>
    </w:p>
    <w:p w14:paraId="2B84455F" w14:textId="77777777" w:rsidR="00463B67" w:rsidRPr="00DD7C0C" w:rsidRDefault="00463B67" w:rsidP="5D7FDE1B">
      <w:pPr>
        <w:pStyle w:val="EndnoteText"/>
        <w:spacing w:line="240" w:lineRule="auto"/>
        <w:rPr>
          <w:lang w:val="de-DE"/>
        </w:rPr>
      </w:pPr>
    </w:p>
  </w:endnote>
  <w:endnote w:id="12">
    <w:p w14:paraId="4699ED63" w14:textId="1E921467" w:rsidR="001F71D8" w:rsidRDefault="001F71D8" w:rsidP="0447ACBC">
      <w:pPr>
        <w:pStyle w:val="EndnoteText"/>
        <w:spacing w:line="240" w:lineRule="auto"/>
      </w:pPr>
      <w:r w:rsidRPr="000F31A7">
        <w:rPr>
          <w:rStyle w:val="EndnoteReference"/>
          <w:rFonts w:cstheme="minorHAnsi"/>
        </w:rPr>
        <w:endnoteRef/>
      </w:r>
      <w:r w:rsidR="0447ACBC" w:rsidRPr="0447ACBC">
        <w:t xml:space="preserve"> </w:t>
      </w:r>
      <w:r w:rsidR="0447ACBC" w:rsidRPr="0447ACBC">
        <w:rPr>
          <w:color w:val="000000" w:themeColor="text1"/>
        </w:rPr>
        <w:t xml:space="preserve">On the forged export paperwork for a gold sarcophagus purchased by the Metropolitan Museum of Art, see </w:t>
      </w:r>
      <w:r w:rsidR="00D150B5">
        <w:rPr>
          <w:color w:val="000000" w:themeColor="text1"/>
        </w:rPr>
        <w:t>$$</w:t>
      </w:r>
      <w:r w:rsidR="0447ACBC" w:rsidRPr="0447ACBC">
        <w:rPr>
          <w:color w:val="000000" w:themeColor="text1"/>
        </w:rPr>
        <w:t>Stapley-Brown and Kenney 2019</w:t>
      </w:r>
      <w:r w:rsidR="00D150B5">
        <w:rPr>
          <w:color w:val="000000" w:themeColor="text1"/>
        </w:rPr>
        <w:t>$$</w:t>
      </w:r>
      <w:r w:rsidR="0447ACBC" w:rsidRPr="0447ACBC">
        <w:rPr>
          <w:color w:val="000000" w:themeColor="text1"/>
        </w:rPr>
        <w:t xml:space="preserve">; on the forged paperwork for the purchase of the Getty kouros, see </w:t>
      </w:r>
      <w:r w:rsidR="00D150B5">
        <w:rPr>
          <w:color w:val="000000" w:themeColor="text1"/>
        </w:rPr>
        <w:t>$$</w:t>
      </w:r>
      <w:r w:rsidR="0447ACBC" w:rsidRPr="0447ACBC">
        <w:rPr>
          <w:color w:val="000000" w:themeColor="text1"/>
        </w:rPr>
        <w:t>True 1993</w:t>
      </w:r>
      <w:r w:rsidR="00D150B5">
        <w:rPr>
          <w:color w:val="000000" w:themeColor="text1"/>
        </w:rPr>
        <w:t xml:space="preserve"> | </w:t>
      </w:r>
      <w:r w:rsidR="0447ACBC" w:rsidRPr="0447ACBC">
        <w:rPr>
          <w:color w:val="000000" w:themeColor="text1"/>
        </w:rPr>
        <w:t>13</w:t>
      </w:r>
      <w:r w:rsidR="00D150B5">
        <w:rPr>
          <w:color w:val="000000" w:themeColor="text1"/>
        </w:rPr>
        <w:t>$$</w:t>
      </w:r>
      <w:r w:rsidR="0447ACBC" w:rsidRPr="0447ACBC">
        <w:rPr>
          <w:color w:val="000000" w:themeColor="text1"/>
        </w:rPr>
        <w:t xml:space="preserve">. One in-depth case study on a forgery and its provenance is </w:t>
      </w:r>
      <w:r w:rsidR="00D150B5">
        <w:rPr>
          <w:color w:val="000000" w:themeColor="text1"/>
        </w:rPr>
        <w:t>$$</w:t>
      </w:r>
      <w:r w:rsidR="0447ACBC" w:rsidRPr="0447ACBC">
        <w:rPr>
          <w:color w:val="000000" w:themeColor="text1"/>
        </w:rPr>
        <w:t>Sabar 2020</w:t>
      </w:r>
      <w:r w:rsidR="00D150B5">
        <w:rPr>
          <w:color w:val="000000" w:themeColor="text1"/>
        </w:rPr>
        <w:t>$$</w:t>
      </w:r>
      <w:r w:rsidR="0447ACBC" w:rsidRPr="0447ACBC">
        <w:rPr>
          <w:color w:val="000000" w:themeColor="text1"/>
        </w:rPr>
        <w:t xml:space="preserve">. </w:t>
      </w:r>
      <w:r w:rsidR="003E3C8D">
        <w:t>On</w:t>
      </w:r>
      <w:r w:rsidR="0447ACBC">
        <w:t xml:space="preserve"> the notorious case of John Drewe, who was accused of creating false provenances </w:t>
      </w:r>
      <w:r w:rsidR="003E3C8D" w:rsidRPr="003E3C8D">
        <w:t xml:space="preserve">for forged paintings </w:t>
      </w:r>
      <w:r w:rsidR="0447ACBC">
        <w:t>in the late 1980s</w:t>
      </w:r>
      <w:r w:rsidR="003E3C8D">
        <w:t xml:space="preserve"> and </w:t>
      </w:r>
      <w:r w:rsidR="0447ACBC">
        <w:t>early 1990s by, among other tactics, inserting forged documents into the archives of the Tate Gallery</w:t>
      </w:r>
      <w:r w:rsidR="003E3C8D">
        <w:t xml:space="preserve"> in London,</w:t>
      </w:r>
      <w:r w:rsidR="0447ACBC">
        <w:t xml:space="preserve"> see</w:t>
      </w:r>
      <w:r w:rsidR="00F1502F">
        <w:t xml:space="preserve"> </w:t>
      </w:r>
      <w:r w:rsidR="00D150B5">
        <w:t>$$</w:t>
      </w:r>
      <w:r w:rsidR="00F1502F">
        <w:t>Riding 1996</w:t>
      </w:r>
      <w:r w:rsidR="00D150B5">
        <w:t>$$</w:t>
      </w:r>
      <w:r w:rsidR="00F1502F">
        <w:t>;</w:t>
      </w:r>
      <w:r w:rsidR="0447ACBC">
        <w:t xml:space="preserve"> </w:t>
      </w:r>
      <w:r w:rsidR="00D150B5">
        <w:t>$$</w:t>
      </w:r>
      <w:r w:rsidR="0447ACBC">
        <w:t>Salisbury and Sujo 2009</w:t>
      </w:r>
      <w:r w:rsidR="00D150B5">
        <w:t>$$</w:t>
      </w:r>
      <w:r w:rsidR="0447ACBC">
        <w:t>.</w:t>
      </w:r>
    </w:p>
    <w:p w14:paraId="4168CE43" w14:textId="77777777" w:rsidR="00463B67" w:rsidRPr="000F31A7" w:rsidRDefault="00463B67" w:rsidP="0447ACBC">
      <w:pPr>
        <w:pStyle w:val="EndnoteText"/>
        <w:spacing w:line="240" w:lineRule="auto"/>
        <w:rPr>
          <w:color w:val="000000" w:themeColor="text1"/>
        </w:rPr>
      </w:pPr>
    </w:p>
  </w:endnote>
  <w:endnote w:id="13">
    <w:p w14:paraId="694D2AB0" w14:textId="2F070046" w:rsidR="5D7FDE1B" w:rsidRDefault="5D7FDE1B" w:rsidP="5D7FDE1B">
      <w:pPr>
        <w:pStyle w:val="EndnoteText"/>
        <w:spacing w:line="240" w:lineRule="auto"/>
      </w:pPr>
      <w:r w:rsidRPr="5D7FDE1B">
        <w:rPr>
          <w:rStyle w:val="EndnoteReference"/>
        </w:rPr>
        <w:endnoteRef/>
      </w:r>
      <w:r w:rsidRPr="5D7FDE1B">
        <w:t xml:space="preserve"> For an extended case study demonstrating the analysis of metadata through ExifTool, see</w:t>
      </w:r>
      <w:r w:rsidR="00D150B5">
        <w:t xml:space="preserve"> $$</w:t>
      </w:r>
      <w:r w:rsidRPr="5D7FDE1B">
        <w:t>Sampson 2020</w:t>
      </w:r>
      <w:r w:rsidR="00D150B5">
        <w:t xml:space="preserve"> | </w:t>
      </w:r>
      <w:r w:rsidRPr="5D7FDE1B">
        <w:t>161</w:t>
      </w:r>
      <w:r w:rsidR="00A14F5A">
        <w:t>–6</w:t>
      </w:r>
      <w:r w:rsidRPr="5D7FDE1B">
        <w:t>5</w:t>
      </w:r>
      <w:r w:rsidR="00D150B5">
        <w:t>$$</w:t>
      </w:r>
      <w:r w:rsidRPr="5D7FDE1B">
        <w:t>.</w:t>
      </w:r>
    </w:p>
    <w:p w14:paraId="452C2D6D" w14:textId="77777777" w:rsidR="00463B67" w:rsidRDefault="00463B67" w:rsidP="5D7FDE1B">
      <w:pPr>
        <w:pStyle w:val="EndnoteText"/>
        <w:spacing w:line="240" w:lineRule="auto"/>
      </w:pPr>
    </w:p>
  </w:endnote>
  <w:endnote w:id="14">
    <w:p w14:paraId="4EAEBBAC" w14:textId="14BB53D5" w:rsidR="00C637C1" w:rsidRDefault="00C637C1">
      <w:pPr>
        <w:pStyle w:val="EndnoteText"/>
      </w:pPr>
      <w:r>
        <w:rPr>
          <w:rStyle w:val="EndnoteReference"/>
        </w:rPr>
        <w:endnoteRef/>
      </w:r>
      <w:r>
        <w:t xml:space="preserve"> </w:t>
      </w:r>
      <w:r w:rsidR="00E05FC6">
        <w:t xml:space="preserve">Wayback Machine; </w:t>
      </w:r>
      <w:hyperlink r:id="rId7" w:history="1">
        <w:r w:rsidR="00E05FC6" w:rsidRPr="00EF32BF">
          <w:rPr>
            <w:rStyle w:val="Hyperlink"/>
          </w:rPr>
          <w:t>https://web.archive.org/</w:t>
        </w:r>
      </w:hyperlink>
      <w:r w:rsidR="00D25DD6">
        <w:t>.</w:t>
      </w:r>
    </w:p>
    <w:p w14:paraId="1B64D6C7" w14:textId="77777777" w:rsidR="00C637C1" w:rsidRDefault="00C637C1">
      <w:pPr>
        <w:pStyle w:val="EndnoteText"/>
      </w:pPr>
    </w:p>
  </w:endnote>
  <w:endnote w:id="15">
    <w:p w14:paraId="4A0D9F8D" w14:textId="201998A2"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See </w:t>
      </w:r>
      <w:r w:rsidR="00D150B5">
        <w:rPr>
          <w:rFonts w:cstheme="minorHAnsi"/>
        </w:rPr>
        <w:t>$$</w:t>
      </w:r>
      <w:r w:rsidR="00C4318B" w:rsidRPr="000F31A7">
        <w:rPr>
          <w:rFonts w:cstheme="minorHAnsi"/>
        </w:rPr>
        <w:t>Coote 2023</w:t>
      </w:r>
      <w:r w:rsidR="00D150B5">
        <w:rPr>
          <w:rFonts w:cstheme="minorHAnsi"/>
        </w:rPr>
        <w:t>$$</w:t>
      </w:r>
      <w:r w:rsidR="007F2E30" w:rsidRPr="000F31A7">
        <w:rPr>
          <w:rFonts w:cstheme="minorHAnsi"/>
        </w:rPr>
        <w:t>.</w:t>
      </w:r>
      <w:r w:rsidRPr="000F31A7">
        <w:rPr>
          <w:rFonts w:cstheme="minorHAnsi"/>
        </w:rPr>
        <w:t xml:space="preserve"> </w:t>
      </w:r>
    </w:p>
    <w:p w14:paraId="4AA27676" w14:textId="77777777" w:rsidR="00463B67" w:rsidRPr="000F31A7" w:rsidRDefault="00463B67" w:rsidP="000F31A7">
      <w:pPr>
        <w:pStyle w:val="EndnoteText"/>
        <w:spacing w:line="240" w:lineRule="auto"/>
        <w:rPr>
          <w:rFonts w:cstheme="minorHAnsi"/>
        </w:rPr>
      </w:pPr>
    </w:p>
  </w:endnote>
  <w:endnote w:id="16">
    <w:p w14:paraId="64EB5155" w14:textId="62ADA8A1" w:rsidR="00CE7A6A" w:rsidRPr="00DD7C0C" w:rsidRDefault="00CE7A6A" w:rsidP="000F31A7">
      <w:pPr>
        <w:pStyle w:val="EndnoteText"/>
        <w:spacing w:line="240" w:lineRule="auto"/>
      </w:pPr>
      <w:r w:rsidRPr="000F31A7">
        <w:rPr>
          <w:rStyle w:val="EndnoteReference"/>
          <w:rFonts w:cstheme="minorHAnsi"/>
        </w:rPr>
        <w:endnoteRef/>
      </w:r>
      <w:r w:rsidRPr="00DD7C0C">
        <w:rPr>
          <w:rFonts w:cstheme="minorHAnsi"/>
        </w:rPr>
        <w:t xml:space="preserve"> </w:t>
      </w:r>
      <w:r w:rsidR="00CD01A4" w:rsidRPr="00DD7C0C">
        <w:rPr>
          <w:rFonts w:cstheme="minorHAnsi"/>
        </w:rPr>
        <w:t>70.AE.105</w:t>
      </w:r>
      <w:r w:rsidR="00316C3B" w:rsidRPr="00DD7C0C">
        <w:rPr>
          <w:rFonts w:cstheme="minorHAnsi"/>
        </w:rPr>
        <w:t>;</w:t>
      </w:r>
      <w:r w:rsidR="00CD01A4" w:rsidRPr="00DD7C0C">
        <w:rPr>
          <w:rFonts w:cstheme="minorHAnsi"/>
        </w:rPr>
        <w:t xml:space="preserve"> </w:t>
      </w:r>
      <w:hyperlink r:id="rId8" w:history="1">
        <w:r w:rsidR="00CD01A4" w:rsidRPr="00DD7C0C">
          <w:rPr>
            <w:rStyle w:val="Hyperlink"/>
            <w:rFonts w:cstheme="minorHAnsi"/>
          </w:rPr>
          <w:t>https://www.getty.edu/art/collection/object/103SQ8</w:t>
        </w:r>
      </w:hyperlink>
      <w:r w:rsidR="00463B67" w:rsidRPr="00DD7C0C">
        <w:t>.</w:t>
      </w:r>
    </w:p>
    <w:p w14:paraId="775F6964" w14:textId="77777777" w:rsidR="00463B67" w:rsidRPr="00DD7C0C" w:rsidRDefault="00463B67" w:rsidP="000F31A7">
      <w:pPr>
        <w:pStyle w:val="EndnoteText"/>
        <w:spacing w:line="240" w:lineRule="auto"/>
        <w:rPr>
          <w:rFonts w:cstheme="minorHAnsi"/>
        </w:rPr>
      </w:pPr>
    </w:p>
  </w:endnote>
  <w:endnote w:id="17">
    <w:p w14:paraId="73B6ADE2" w14:textId="5743BD37" w:rsidR="00A5542F" w:rsidRDefault="00A5542F" w:rsidP="000F31A7">
      <w:pPr>
        <w:pStyle w:val="EndnoteText"/>
        <w:spacing w:line="240" w:lineRule="auto"/>
      </w:pPr>
      <w:r w:rsidRPr="000F31A7">
        <w:rPr>
          <w:rStyle w:val="EndnoteReference"/>
          <w:rFonts w:cstheme="minorHAnsi"/>
        </w:rPr>
        <w:endnoteRef/>
      </w:r>
      <w:r w:rsidRPr="000F31A7">
        <w:rPr>
          <w:rFonts w:cstheme="minorHAnsi"/>
        </w:rPr>
        <w:t xml:space="preserve"> </w:t>
      </w:r>
      <w:r w:rsidR="00CD01A4" w:rsidRPr="000F31A7">
        <w:rPr>
          <w:rFonts w:cstheme="minorHAnsi"/>
        </w:rPr>
        <w:t>71.AC.223</w:t>
      </w:r>
      <w:r w:rsidR="00316C3B">
        <w:rPr>
          <w:rFonts w:cstheme="minorHAnsi"/>
        </w:rPr>
        <w:t>;</w:t>
      </w:r>
      <w:r w:rsidR="00CD01A4" w:rsidRPr="000F31A7">
        <w:rPr>
          <w:rFonts w:cstheme="minorHAnsi"/>
        </w:rPr>
        <w:t xml:space="preserve"> </w:t>
      </w:r>
      <w:hyperlink r:id="rId9" w:history="1">
        <w:r w:rsidR="00CD01A4" w:rsidRPr="000F31A7">
          <w:rPr>
            <w:rStyle w:val="Hyperlink"/>
            <w:rFonts w:cstheme="minorHAnsi"/>
          </w:rPr>
          <w:t>https://www.getty.edu/art/collection/object/105XC8</w:t>
        </w:r>
      </w:hyperlink>
      <w:r w:rsidR="00463B67">
        <w:t>.</w:t>
      </w:r>
    </w:p>
    <w:p w14:paraId="362BEF1A" w14:textId="77777777" w:rsidR="00463B67" w:rsidRPr="000F31A7" w:rsidRDefault="00463B67" w:rsidP="000F31A7">
      <w:pPr>
        <w:pStyle w:val="EndnoteText"/>
        <w:spacing w:line="240" w:lineRule="auto"/>
        <w:rPr>
          <w:rFonts w:cstheme="minorHAnsi"/>
        </w:rPr>
      </w:pPr>
    </w:p>
  </w:endnote>
  <w:endnote w:id="18">
    <w:p w14:paraId="6B031A42" w14:textId="5119CA2B" w:rsidR="000830C6" w:rsidRPr="00E0530E" w:rsidRDefault="000830C6" w:rsidP="000F31A7">
      <w:pPr>
        <w:pStyle w:val="EndnoteText"/>
        <w:spacing w:line="240" w:lineRule="auto"/>
        <w:rPr>
          <w:lang w:val="de-DE"/>
        </w:rPr>
      </w:pPr>
      <w:r w:rsidRPr="000F31A7">
        <w:rPr>
          <w:rStyle w:val="EndnoteReference"/>
          <w:rFonts w:cstheme="minorHAnsi"/>
        </w:rPr>
        <w:endnoteRef/>
      </w:r>
      <w:r w:rsidRPr="000F31A7">
        <w:rPr>
          <w:rFonts w:cstheme="minorHAnsi"/>
          <w:lang w:val="de-DE"/>
        </w:rPr>
        <w:t xml:space="preserve"> </w:t>
      </w:r>
      <w:r w:rsidR="00AB2C90" w:rsidRPr="000F31A7">
        <w:rPr>
          <w:rFonts w:cstheme="minorHAnsi"/>
          <w:lang w:val="de-DE"/>
        </w:rPr>
        <w:t>79.AA.13</w:t>
      </w:r>
      <w:r w:rsidR="00997B4A">
        <w:rPr>
          <w:rFonts w:cstheme="minorHAnsi"/>
          <w:lang w:val="de-DE"/>
        </w:rPr>
        <w:t>2</w:t>
      </w:r>
      <w:r w:rsidR="00566A8F">
        <w:rPr>
          <w:rFonts w:cstheme="minorHAnsi"/>
          <w:lang w:val="de-DE"/>
        </w:rPr>
        <w:t>;</w:t>
      </w:r>
      <w:r w:rsidR="00AB2C90" w:rsidRPr="000F31A7">
        <w:rPr>
          <w:rFonts w:cstheme="minorHAnsi"/>
          <w:lang w:val="de-DE"/>
        </w:rPr>
        <w:t xml:space="preserve"> </w:t>
      </w:r>
      <w:hyperlink r:id="rId10" w:history="1">
        <w:r w:rsidR="00DB4662" w:rsidRPr="000F31A7">
          <w:rPr>
            <w:rStyle w:val="Hyperlink"/>
            <w:rFonts w:cstheme="minorHAnsi"/>
            <w:lang w:val="de-DE"/>
          </w:rPr>
          <w:t>https://www.getty.edu/art/collection/object/103TQG</w:t>
        </w:r>
      </w:hyperlink>
      <w:r w:rsidR="00463B67" w:rsidRPr="00E0530E">
        <w:rPr>
          <w:lang w:val="de-DE"/>
        </w:rPr>
        <w:t>.</w:t>
      </w:r>
    </w:p>
    <w:p w14:paraId="08170069" w14:textId="77777777" w:rsidR="00463B67" w:rsidRPr="000F31A7" w:rsidRDefault="00463B67" w:rsidP="000F31A7">
      <w:pPr>
        <w:pStyle w:val="EndnoteText"/>
        <w:spacing w:line="240" w:lineRule="auto"/>
        <w:rPr>
          <w:rFonts w:cstheme="minorHAnsi"/>
          <w:lang w:val="de-DE"/>
        </w:rPr>
      </w:pPr>
    </w:p>
  </w:endnote>
  <w:endnote w:id="19">
    <w:p w14:paraId="65948673" w14:textId="68477F27" w:rsidR="000830C6" w:rsidRPr="00E0530E" w:rsidRDefault="000830C6" w:rsidP="000F31A7">
      <w:pPr>
        <w:pStyle w:val="EndnoteText"/>
        <w:spacing w:line="240" w:lineRule="auto"/>
        <w:rPr>
          <w:lang w:val="it-IT"/>
        </w:rPr>
      </w:pPr>
      <w:r w:rsidRPr="000F31A7">
        <w:rPr>
          <w:rStyle w:val="EndnoteReference"/>
          <w:rFonts w:cstheme="minorHAnsi"/>
        </w:rPr>
        <w:endnoteRef/>
      </w:r>
      <w:r w:rsidRPr="00E0530E">
        <w:rPr>
          <w:rFonts w:cstheme="minorHAnsi"/>
          <w:lang w:val="it-IT"/>
        </w:rPr>
        <w:t xml:space="preserve"> </w:t>
      </w:r>
      <w:r w:rsidR="00AB2C90" w:rsidRPr="00E0530E">
        <w:rPr>
          <w:rFonts w:cstheme="minorHAnsi"/>
          <w:lang w:val="it-IT"/>
        </w:rPr>
        <w:t>98.AE.98</w:t>
      </w:r>
      <w:r w:rsidR="00566A8F" w:rsidRPr="00E0530E">
        <w:rPr>
          <w:rFonts w:cstheme="minorHAnsi"/>
          <w:lang w:val="it-IT"/>
        </w:rPr>
        <w:t>;</w:t>
      </w:r>
      <w:r w:rsidR="00AB2C90" w:rsidRPr="00E0530E">
        <w:rPr>
          <w:rFonts w:cstheme="minorHAnsi"/>
          <w:lang w:val="it-IT"/>
        </w:rPr>
        <w:t xml:space="preserve"> </w:t>
      </w:r>
      <w:hyperlink r:id="rId11" w:history="1">
        <w:r w:rsidR="00DB4662" w:rsidRPr="00E0530E">
          <w:rPr>
            <w:rStyle w:val="Hyperlink"/>
            <w:rFonts w:cstheme="minorHAnsi"/>
            <w:lang w:val="it-IT"/>
          </w:rPr>
          <w:t>https://www.getty.edu/art/collection/object/108DEH</w:t>
        </w:r>
      </w:hyperlink>
      <w:r w:rsidR="00463B67" w:rsidRPr="00E0530E">
        <w:rPr>
          <w:lang w:val="it-IT"/>
        </w:rPr>
        <w:t>.</w:t>
      </w:r>
    </w:p>
    <w:p w14:paraId="4211BED6" w14:textId="77777777" w:rsidR="00463B67" w:rsidRPr="00E0530E" w:rsidRDefault="00463B67" w:rsidP="000F31A7">
      <w:pPr>
        <w:pStyle w:val="EndnoteText"/>
        <w:spacing w:line="240" w:lineRule="auto"/>
        <w:rPr>
          <w:rFonts w:cstheme="minorHAnsi"/>
          <w:lang w:val="it-IT"/>
        </w:rPr>
      </w:pPr>
    </w:p>
  </w:endnote>
  <w:endnote w:id="20">
    <w:p w14:paraId="4A392B13" w14:textId="00EE2E1A" w:rsidR="000830C6" w:rsidRPr="003874E0" w:rsidRDefault="000830C6" w:rsidP="000F31A7">
      <w:pPr>
        <w:pStyle w:val="EndnoteText"/>
        <w:spacing w:line="240" w:lineRule="auto"/>
        <w:rPr>
          <w:rFonts w:cstheme="minorHAnsi"/>
        </w:rPr>
      </w:pPr>
      <w:r w:rsidRPr="00D150B5">
        <w:rPr>
          <w:rStyle w:val="EndnoteReference"/>
          <w:rFonts w:cstheme="minorHAnsi"/>
        </w:rPr>
        <w:endnoteRef/>
      </w:r>
      <w:r w:rsidRPr="00D150B5">
        <w:rPr>
          <w:rFonts w:cstheme="minorHAnsi"/>
        </w:rPr>
        <w:t xml:space="preserve"> For additional discussion, see </w:t>
      </w:r>
      <w:r w:rsidR="007F2E30" w:rsidRPr="00D150B5">
        <w:rPr>
          <w:rFonts w:cstheme="minorHAnsi"/>
        </w:rPr>
        <w:t xml:space="preserve">entry on </w:t>
      </w:r>
      <w:r w:rsidRPr="00D150B5">
        <w:rPr>
          <w:rFonts w:cstheme="minorHAnsi"/>
        </w:rPr>
        <w:t xml:space="preserve">Herbert Cahn in </w:t>
      </w:r>
      <w:r w:rsidR="00D4623B" w:rsidRPr="00D150B5">
        <w:rPr>
          <w:rFonts w:cstheme="minorHAnsi"/>
        </w:rPr>
        <w:t>“</w:t>
      </w:r>
      <w:hyperlink r:id="rId12" w:history="1">
        <w:r w:rsidR="00D4623B" w:rsidRPr="00D150B5">
          <w:rPr>
            <w:rStyle w:val="Hyperlink"/>
            <w:rFonts w:cstheme="minorHAnsi"/>
          </w:rPr>
          <w:t>Dealer Biographies</w:t>
        </w:r>
      </w:hyperlink>
      <w:r w:rsidR="00D4623B" w:rsidRPr="00D150B5">
        <w:rPr>
          <w:rFonts w:cstheme="minorHAnsi"/>
        </w:rPr>
        <w:t>”</w:t>
      </w:r>
      <w:r w:rsidR="00D4623B">
        <w:rPr>
          <w:rFonts w:cstheme="minorHAnsi"/>
        </w:rPr>
        <w:t xml:space="preserve"> (app</w:t>
      </w:r>
      <w:r w:rsidR="00D150B5">
        <w:rPr>
          <w:rFonts w:cstheme="minorHAnsi"/>
        </w:rPr>
        <w:t>endix II</w:t>
      </w:r>
      <w:r w:rsidR="00D4623B">
        <w:rPr>
          <w:rFonts w:cstheme="minorHAnsi"/>
        </w:rPr>
        <w:t>)</w:t>
      </w:r>
    </w:p>
    <w:p w14:paraId="23606266" w14:textId="77777777" w:rsidR="00463B67" w:rsidRPr="003874E0" w:rsidRDefault="00463B67" w:rsidP="000F31A7">
      <w:pPr>
        <w:pStyle w:val="EndnoteText"/>
        <w:spacing w:line="240" w:lineRule="auto"/>
        <w:rPr>
          <w:rFonts w:cstheme="minorHAnsi"/>
        </w:rPr>
      </w:pPr>
    </w:p>
  </w:endnote>
  <w:endnote w:id="21">
    <w:p w14:paraId="49A151C4" w14:textId="3737B590" w:rsidR="00463B67" w:rsidRPr="00DD7C0C" w:rsidRDefault="000830C6" w:rsidP="000F31A7">
      <w:pPr>
        <w:pStyle w:val="EndnoteText"/>
        <w:spacing w:line="240" w:lineRule="auto"/>
      </w:pPr>
      <w:r w:rsidRPr="000F31A7">
        <w:rPr>
          <w:rStyle w:val="EndnoteReference"/>
          <w:rFonts w:cstheme="minorHAnsi"/>
        </w:rPr>
        <w:endnoteRef/>
      </w:r>
      <w:r w:rsidRPr="00DD7C0C">
        <w:rPr>
          <w:rFonts w:cstheme="minorHAnsi"/>
        </w:rPr>
        <w:t xml:space="preserve"> </w:t>
      </w:r>
      <w:r w:rsidR="00CF73CB" w:rsidRPr="00DD7C0C">
        <w:rPr>
          <w:rFonts w:cstheme="minorHAnsi"/>
        </w:rPr>
        <w:t>94.AE.114.2</w:t>
      </w:r>
      <w:r w:rsidR="00566A8F" w:rsidRPr="00DD7C0C">
        <w:rPr>
          <w:rFonts w:cstheme="minorHAnsi"/>
        </w:rPr>
        <w:t>;</w:t>
      </w:r>
      <w:r w:rsidR="00CF73CB" w:rsidRPr="00DD7C0C">
        <w:rPr>
          <w:rFonts w:cstheme="minorHAnsi"/>
        </w:rPr>
        <w:t xml:space="preserve"> </w:t>
      </w:r>
      <w:hyperlink r:id="rId13" w:history="1">
        <w:r w:rsidR="00DB4662" w:rsidRPr="00DD7C0C">
          <w:rPr>
            <w:rStyle w:val="Hyperlink"/>
            <w:rFonts w:cstheme="minorHAnsi"/>
          </w:rPr>
          <w:t>https://www.getty.edu/art/collection/object/10409Z</w:t>
        </w:r>
      </w:hyperlink>
      <w:r w:rsidR="00463B67" w:rsidRPr="00DD7C0C">
        <w:t>.</w:t>
      </w:r>
    </w:p>
    <w:p w14:paraId="361F81B2" w14:textId="2DA5B86F" w:rsidR="000830C6" w:rsidRPr="00DD7C0C" w:rsidRDefault="00DB4662" w:rsidP="000F31A7">
      <w:pPr>
        <w:pStyle w:val="EndnoteText"/>
        <w:spacing w:line="240" w:lineRule="auto"/>
        <w:rPr>
          <w:rFonts w:cstheme="minorHAnsi"/>
        </w:rPr>
      </w:pPr>
      <w:r w:rsidRPr="00DD7C0C">
        <w:rPr>
          <w:rFonts w:cstheme="minorHAnsi"/>
        </w:rPr>
        <w:t xml:space="preserve"> </w:t>
      </w:r>
    </w:p>
  </w:endnote>
  <w:endnote w:id="22">
    <w:p w14:paraId="3D28A9EF" w14:textId="53DB9F93" w:rsidR="00463B67"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On the </w:t>
      </w:r>
      <w:r w:rsidR="00591E88">
        <w:rPr>
          <w:rFonts w:cstheme="minorHAnsi"/>
        </w:rPr>
        <w:t xml:space="preserve">history </w:t>
      </w:r>
      <w:r w:rsidRPr="000F31A7">
        <w:rPr>
          <w:rFonts w:cstheme="minorHAnsi"/>
        </w:rPr>
        <w:t>of the Cypriot Department of Antiquities</w:t>
      </w:r>
      <w:r w:rsidR="00077324">
        <w:rPr>
          <w:rFonts w:cstheme="minorHAnsi"/>
        </w:rPr>
        <w:t>,</w:t>
      </w:r>
      <w:r w:rsidRPr="000F31A7">
        <w:rPr>
          <w:rFonts w:cstheme="minorHAnsi"/>
        </w:rPr>
        <w:t xml:space="preserve"> see</w:t>
      </w:r>
      <w:r w:rsidR="00864EBD" w:rsidRPr="000F31A7">
        <w:rPr>
          <w:rFonts w:cstheme="minorHAnsi"/>
        </w:rPr>
        <w:t xml:space="preserve"> </w:t>
      </w:r>
      <w:hyperlink r:id="rId14" w:history="1">
        <w:r w:rsidR="00667B20" w:rsidRPr="000F31A7">
          <w:rPr>
            <w:rStyle w:val="Hyperlink"/>
            <w:rFonts w:cstheme="minorHAnsi"/>
          </w:rPr>
          <w:t>http://www.culture.gov.cy/dmculture/da/da.nsf/DMLhistory_gr/DMLhistory_gr</w:t>
        </w:r>
      </w:hyperlink>
      <w:r w:rsidR="00463B67">
        <w:t>.</w:t>
      </w:r>
    </w:p>
    <w:p w14:paraId="0E365651" w14:textId="00D1A73A" w:rsidR="000830C6" w:rsidRPr="000F31A7" w:rsidRDefault="00B953AF" w:rsidP="000F31A7">
      <w:pPr>
        <w:pStyle w:val="EndnoteText"/>
        <w:spacing w:line="240" w:lineRule="auto"/>
        <w:rPr>
          <w:rFonts w:cstheme="minorHAnsi"/>
        </w:rPr>
      </w:pPr>
      <w:r>
        <w:rPr>
          <w:rFonts w:cstheme="minorHAnsi"/>
        </w:rPr>
        <w:t xml:space="preserve"> </w:t>
      </w:r>
    </w:p>
  </w:endnote>
  <w:endnote w:id="23">
    <w:p w14:paraId="559A0FCE" w14:textId="61FFFC91" w:rsidR="000830C6" w:rsidRDefault="000830C6" w:rsidP="000F31A7">
      <w:pPr>
        <w:pStyle w:val="EndnoteText"/>
        <w:spacing w:line="240" w:lineRule="auto"/>
        <w:rPr>
          <w:rFonts w:cstheme="minorHAnsi"/>
        </w:rPr>
      </w:pPr>
      <w:r w:rsidRPr="000F31A7">
        <w:rPr>
          <w:rStyle w:val="EndnoteReference"/>
          <w:rFonts w:cstheme="minorHAnsi"/>
        </w:rPr>
        <w:endnoteRef/>
      </w:r>
      <w:r w:rsidR="004F3991" w:rsidRPr="00E0530E">
        <w:rPr>
          <w:rFonts w:cstheme="minorHAnsi"/>
        </w:rPr>
        <w:t xml:space="preserve"> </w:t>
      </w:r>
      <w:r w:rsidR="0065123C" w:rsidRPr="00E0530E">
        <w:rPr>
          <w:rFonts w:cstheme="minorHAnsi"/>
        </w:rPr>
        <w:t xml:space="preserve">See </w:t>
      </w:r>
      <w:r w:rsidR="00D150B5">
        <w:rPr>
          <w:rFonts w:cstheme="minorHAnsi"/>
        </w:rPr>
        <w:t>$$</w:t>
      </w:r>
      <w:r w:rsidR="004F3991" w:rsidRPr="00E0530E">
        <w:rPr>
          <w:rFonts w:cstheme="minorHAnsi"/>
        </w:rPr>
        <w:t>von Bothmer and</w:t>
      </w:r>
      <w:r w:rsidR="006B1526" w:rsidRPr="00E0530E">
        <w:rPr>
          <w:rFonts w:cstheme="minorHAnsi"/>
        </w:rPr>
        <w:t xml:space="preserve"> Bean 1969</w:t>
      </w:r>
      <w:r w:rsidR="00D150B5">
        <w:rPr>
          <w:rFonts w:cstheme="minorHAnsi"/>
        </w:rPr>
        <w:t>$$</w:t>
      </w:r>
      <w:r w:rsidR="004F3991" w:rsidRPr="000F31A7">
        <w:rPr>
          <w:rFonts w:cstheme="minorHAnsi"/>
        </w:rPr>
        <w:t>.</w:t>
      </w:r>
    </w:p>
    <w:p w14:paraId="53495AE1" w14:textId="77777777" w:rsidR="00463B67" w:rsidRPr="000F31A7" w:rsidRDefault="00463B67" w:rsidP="000F31A7">
      <w:pPr>
        <w:pStyle w:val="EndnoteText"/>
        <w:spacing w:line="240" w:lineRule="auto"/>
        <w:rPr>
          <w:rFonts w:cstheme="minorHAnsi"/>
        </w:rPr>
      </w:pPr>
    </w:p>
  </w:endnote>
  <w:endnote w:id="24">
    <w:p w14:paraId="2881694F" w14:textId="60CB25D0" w:rsidR="00463B67" w:rsidRPr="00E0530E" w:rsidRDefault="000830C6" w:rsidP="000F31A7">
      <w:pPr>
        <w:pStyle w:val="EndnoteText"/>
        <w:spacing w:line="240" w:lineRule="auto"/>
        <w:rPr>
          <w:lang w:val="it-IT"/>
        </w:rPr>
      </w:pPr>
      <w:r w:rsidRPr="000F31A7">
        <w:rPr>
          <w:rStyle w:val="EndnoteReference"/>
          <w:rFonts w:cstheme="minorHAnsi"/>
        </w:rPr>
        <w:endnoteRef/>
      </w:r>
      <w:r w:rsidRPr="00E0530E">
        <w:rPr>
          <w:rFonts w:cstheme="minorHAnsi"/>
          <w:lang w:val="it-IT"/>
        </w:rPr>
        <w:t xml:space="preserve"> </w:t>
      </w:r>
      <w:r w:rsidR="00BC288F" w:rsidRPr="00E0530E">
        <w:rPr>
          <w:rFonts w:cstheme="minorHAnsi"/>
          <w:lang w:val="it-IT"/>
        </w:rPr>
        <w:t>86.AE.289</w:t>
      </w:r>
      <w:r w:rsidR="00566A8F" w:rsidRPr="00E0530E">
        <w:rPr>
          <w:rFonts w:cstheme="minorHAnsi"/>
          <w:lang w:val="it-IT"/>
        </w:rPr>
        <w:t>;</w:t>
      </w:r>
      <w:r w:rsidR="00BC288F" w:rsidRPr="00E0530E">
        <w:rPr>
          <w:rFonts w:cstheme="minorHAnsi"/>
          <w:lang w:val="it-IT"/>
        </w:rPr>
        <w:t xml:space="preserve"> </w:t>
      </w:r>
      <w:hyperlink r:id="rId15" w:history="1">
        <w:r w:rsidR="000D4943" w:rsidRPr="00E0530E">
          <w:rPr>
            <w:rStyle w:val="Hyperlink"/>
            <w:rFonts w:cstheme="minorHAnsi"/>
            <w:lang w:val="it-IT"/>
          </w:rPr>
          <w:t>https://www.getty.edu/art/collection/object/103W7C</w:t>
        </w:r>
      </w:hyperlink>
      <w:r w:rsidR="00463B67" w:rsidRPr="00E0530E">
        <w:rPr>
          <w:lang w:val="it-IT"/>
        </w:rPr>
        <w:t>.</w:t>
      </w:r>
    </w:p>
    <w:p w14:paraId="4BB07B8A" w14:textId="1A2F6D51" w:rsidR="000830C6" w:rsidRPr="00E0530E" w:rsidRDefault="00FD167A" w:rsidP="000F31A7">
      <w:pPr>
        <w:pStyle w:val="EndnoteText"/>
        <w:spacing w:line="240" w:lineRule="auto"/>
        <w:rPr>
          <w:rFonts w:cstheme="minorHAnsi"/>
          <w:lang w:val="it-IT"/>
        </w:rPr>
      </w:pPr>
      <w:r w:rsidRPr="00E0530E">
        <w:rPr>
          <w:rFonts w:cstheme="minorHAnsi"/>
          <w:lang w:val="it-IT"/>
        </w:rPr>
        <w:t xml:space="preserve"> </w:t>
      </w:r>
    </w:p>
  </w:endnote>
  <w:endnote w:id="25">
    <w:p w14:paraId="6FE77256" w14:textId="7ABED498" w:rsidR="00E41258" w:rsidRDefault="00E41258" w:rsidP="000F31A7">
      <w:pPr>
        <w:pStyle w:val="EndnoteText"/>
        <w:spacing w:line="240" w:lineRule="auto"/>
        <w:rPr>
          <w:rFonts w:cstheme="minorHAnsi"/>
        </w:rPr>
      </w:pPr>
      <w:r w:rsidRPr="000F31A7">
        <w:rPr>
          <w:rStyle w:val="EndnoteReference"/>
          <w:rFonts w:cstheme="minorHAnsi"/>
        </w:rPr>
        <w:endnoteRef/>
      </w:r>
      <w:r w:rsidR="00BC288F" w:rsidRPr="000F31A7">
        <w:rPr>
          <w:rFonts w:cstheme="minorHAnsi"/>
        </w:rPr>
        <w:t xml:space="preserve"> 81.AF.1</w:t>
      </w:r>
      <w:r w:rsidR="00566A8F">
        <w:rPr>
          <w:rFonts w:cstheme="minorHAnsi"/>
        </w:rPr>
        <w:t>;</w:t>
      </w:r>
      <w:r w:rsidR="00BC288F" w:rsidRPr="000F31A7">
        <w:rPr>
          <w:rFonts w:cstheme="minorHAnsi"/>
        </w:rPr>
        <w:t xml:space="preserve"> </w:t>
      </w:r>
      <w:hyperlink r:id="rId16" w:history="1">
        <w:r w:rsidR="00BC288F" w:rsidRPr="000F31A7">
          <w:rPr>
            <w:rStyle w:val="Hyperlink"/>
            <w:rFonts w:cstheme="minorHAnsi"/>
          </w:rPr>
          <w:t>https://www.getty.edu/art/collection/object/105YQX</w:t>
        </w:r>
      </w:hyperlink>
      <w:r w:rsidR="00E13D78">
        <w:rPr>
          <w:rFonts w:cstheme="minorHAnsi"/>
        </w:rPr>
        <w:t xml:space="preserve">. </w:t>
      </w:r>
      <w:r w:rsidR="00E13D78" w:rsidRPr="000F31A7">
        <w:rPr>
          <w:rFonts w:cstheme="minorHAnsi"/>
        </w:rPr>
        <w:t>We are grateful to Victoria Reed of the MFA for information regarding this loan.</w:t>
      </w:r>
    </w:p>
    <w:p w14:paraId="4B378DDE" w14:textId="77777777" w:rsidR="00463B67" w:rsidRPr="000F31A7" w:rsidRDefault="00463B67" w:rsidP="000F31A7">
      <w:pPr>
        <w:pStyle w:val="EndnoteText"/>
        <w:spacing w:line="240" w:lineRule="auto"/>
        <w:rPr>
          <w:rFonts w:cstheme="minorHAnsi"/>
        </w:rPr>
      </w:pPr>
    </w:p>
  </w:endnote>
  <w:endnote w:id="26">
    <w:p w14:paraId="2761D6A2" w14:textId="397FAF3A" w:rsidR="00463B67" w:rsidRPr="00E0530E" w:rsidRDefault="000830C6" w:rsidP="000F31A7">
      <w:pPr>
        <w:pStyle w:val="EndnoteText"/>
        <w:spacing w:line="240" w:lineRule="auto"/>
        <w:rPr>
          <w:lang w:val="it-IT"/>
        </w:rPr>
      </w:pPr>
      <w:r w:rsidRPr="000F31A7">
        <w:rPr>
          <w:rStyle w:val="EndnoteReference"/>
          <w:rFonts w:cstheme="minorHAnsi"/>
        </w:rPr>
        <w:endnoteRef/>
      </w:r>
      <w:r w:rsidRPr="000F31A7">
        <w:rPr>
          <w:rFonts w:cstheme="minorHAnsi"/>
          <w:lang w:val="it-IT"/>
        </w:rPr>
        <w:t xml:space="preserve"> </w:t>
      </w:r>
      <w:r w:rsidR="00514189" w:rsidRPr="000F31A7">
        <w:rPr>
          <w:rFonts w:cstheme="minorHAnsi"/>
          <w:lang w:val="it-IT"/>
        </w:rPr>
        <w:t>76.AD.16</w:t>
      </w:r>
      <w:r w:rsidR="00566A8F">
        <w:rPr>
          <w:rFonts w:cstheme="minorHAnsi"/>
          <w:lang w:val="it-IT"/>
        </w:rPr>
        <w:t>;</w:t>
      </w:r>
      <w:r w:rsidRPr="000F31A7">
        <w:rPr>
          <w:rFonts w:cstheme="minorHAnsi"/>
          <w:lang w:val="it-IT"/>
        </w:rPr>
        <w:t xml:space="preserve"> </w:t>
      </w:r>
      <w:hyperlink r:id="rId17" w:history="1">
        <w:r w:rsidR="005D2399" w:rsidRPr="000F31A7">
          <w:rPr>
            <w:rStyle w:val="Hyperlink"/>
            <w:rFonts w:cstheme="minorHAnsi"/>
            <w:lang w:val="it-IT"/>
          </w:rPr>
          <w:t>https://www.getty.edu/art/collection/object/103T3X</w:t>
        </w:r>
      </w:hyperlink>
      <w:r w:rsidR="00463B67" w:rsidRPr="00E0530E">
        <w:rPr>
          <w:lang w:val="it-IT"/>
        </w:rPr>
        <w:t>.</w:t>
      </w:r>
    </w:p>
    <w:p w14:paraId="2E131CE1" w14:textId="1E3D0E7F" w:rsidR="000830C6" w:rsidRPr="000F31A7" w:rsidRDefault="005D2399" w:rsidP="000F31A7">
      <w:pPr>
        <w:pStyle w:val="EndnoteText"/>
        <w:spacing w:line="240" w:lineRule="auto"/>
        <w:rPr>
          <w:rFonts w:cstheme="minorHAnsi"/>
          <w:lang w:val="it-IT"/>
        </w:rPr>
      </w:pPr>
      <w:r w:rsidRPr="000F31A7">
        <w:rPr>
          <w:rFonts w:cstheme="minorHAnsi"/>
          <w:lang w:val="it-IT"/>
        </w:rPr>
        <w:t xml:space="preserve"> </w:t>
      </w:r>
    </w:p>
  </w:endnote>
  <w:endnote w:id="27">
    <w:p w14:paraId="125D3C63" w14:textId="01F12798" w:rsidR="000830C6" w:rsidRDefault="000830C6" w:rsidP="000F31A7">
      <w:pPr>
        <w:pStyle w:val="EndnoteText"/>
        <w:spacing w:line="240" w:lineRule="auto"/>
        <w:rPr>
          <w:rFonts w:cstheme="minorHAnsi"/>
        </w:rPr>
      </w:pPr>
      <w:r w:rsidRPr="000F31A7">
        <w:rPr>
          <w:rStyle w:val="EndnoteReference"/>
          <w:rFonts w:cstheme="minorHAnsi"/>
        </w:rPr>
        <w:endnoteRef/>
      </w:r>
      <w:bookmarkStart w:id="2" w:name="_Hlk190075301"/>
      <w:r w:rsidR="00D150B5">
        <w:rPr>
          <w:rFonts w:cstheme="minorHAnsi"/>
        </w:rPr>
        <w:t xml:space="preserve"> $$</w:t>
      </w:r>
      <w:r w:rsidRPr="0054689A">
        <w:rPr>
          <w:rFonts w:cstheme="minorHAnsi"/>
        </w:rPr>
        <w:t>Ed</w:t>
      </w:r>
      <w:r w:rsidR="00727D85" w:rsidRPr="0054689A">
        <w:rPr>
          <w:rFonts w:cstheme="minorHAnsi"/>
        </w:rPr>
        <w:t>e</w:t>
      </w:r>
      <w:r w:rsidR="00180159" w:rsidRPr="0054689A">
        <w:rPr>
          <w:rFonts w:cstheme="minorHAnsi"/>
        </w:rPr>
        <w:t xml:space="preserve"> </w:t>
      </w:r>
      <w:r w:rsidR="00CE503C" w:rsidRPr="0054689A">
        <w:rPr>
          <w:rFonts w:cstheme="minorHAnsi"/>
        </w:rPr>
        <w:t>1975</w:t>
      </w:r>
      <w:r w:rsidR="00D150B5">
        <w:rPr>
          <w:rFonts w:cstheme="minorHAnsi"/>
        </w:rPr>
        <w:t>$$</w:t>
      </w:r>
      <w:r w:rsidR="00CE503C" w:rsidRPr="0054689A">
        <w:rPr>
          <w:rFonts w:cstheme="minorHAnsi"/>
        </w:rPr>
        <w:t xml:space="preserve">, </w:t>
      </w:r>
      <w:r w:rsidRPr="0054689A">
        <w:rPr>
          <w:rFonts w:cstheme="minorHAnsi"/>
        </w:rPr>
        <w:t>no. 30</w:t>
      </w:r>
      <w:bookmarkEnd w:id="2"/>
      <w:r w:rsidR="007C53E0">
        <w:rPr>
          <w:rFonts w:cstheme="minorHAnsi"/>
        </w:rPr>
        <w:t>.</w:t>
      </w:r>
    </w:p>
    <w:p w14:paraId="4AF3C0D1" w14:textId="77777777" w:rsidR="00463B67" w:rsidRPr="0054689A" w:rsidRDefault="00463B67" w:rsidP="000F31A7">
      <w:pPr>
        <w:pStyle w:val="EndnoteText"/>
        <w:spacing w:line="240" w:lineRule="auto"/>
        <w:rPr>
          <w:rFonts w:cstheme="minorHAnsi"/>
        </w:rPr>
      </w:pPr>
    </w:p>
  </w:endnote>
  <w:endnote w:id="28">
    <w:p w14:paraId="53F5A62C" w14:textId="3FE14B59" w:rsidR="000830C6" w:rsidRDefault="000830C6" w:rsidP="63DA0401">
      <w:pPr>
        <w:pStyle w:val="EndnoteText"/>
        <w:spacing w:line="240" w:lineRule="auto"/>
      </w:pPr>
      <w:r w:rsidRPr="63DA0401">
        <w:rPr>
          <w:rStyle w:val="EndnoteReference"/>
        </w:rPr>
        <w:endnoteRef/>
      </w:r>
      <w:r w:rsidR="63DA0401" w:rsidRPr="63DA0401">
        <w:t xml:space="preserve"> For a history of price codes, particularly with respect to the book trade, see </w:t>
      </w:r>
      <w:r w:rsidR="00D150B5">
        <w:t>$$</w:t>
      </w:r>
      <w:r w:rsidR="63DA0401" w:rsidRPr="63DA0401">
        <w:t>Kidd 2017</w:t>
      </w:r>
      <w:r w:rsidR="00D150B5">
        <w:t>$$</w:t>
      </w:r>
      <w:r w:rsidR="63DA0401" w:rsidRPr="63DA0401">
        <w:t xml:space="preserve">. A fragmentary label on the </w:t>
      </w:r>
      <w:r w:rsidR="63DA0401" w:rsidRPr="00C65367">
        <w:t>base of a statuette of Asklepios (70.AA.102</w:t>
      </w:r>
      <w:r w:rsidR="00E179EF" w:rsidRPr="00C65367">
        <w:t xml:space="preserve">; </w:t>
      </w:r>
      <w:hyperlink r:id="rId18" w:history="1">
        <w:r w:rsidR="00E179EF" w:rsidRPr="00C65367">
          <w:rPr>
            <w:rStyle w:val="Hyperlink"/>
          </w:rPr>
          <w:t>https://www.getty.edu/art/collection/object/105X9P</w:t>
        </w:r>
      </w:hyperlink>
      <w:r w:rsidR="00E179EF" w:rsidRPr="00C65367">
        <w:t>)</w:t>
      </w:r>
      <w:r w:rsidR="63DA0401" w:rsidRPr="00C65367">
        <w:t xml:space="preserve"> includes on three lines </w:t>
      </w:r>
      <w:r w:rsidR="00D150B5">
        <w:t>“</w:t>
      </w:r>
      <w:r w:rsidR="63DA0401" w:rsidRPr="00C65367">
        <w:t>398/dzrr/ucrr</w:t>
      </w:r>
      <w:r w:rsidR="00CE4E0E">
        <w:t>,</w:t>
      </w:r>
      <w:r w:rsidR="63DA0401" w:rsidRPr="00C65367">
        <w:t xml:space="preserve">” likely </w:t>
      </w:r>
      <w:r w:rsidR="00CE4E0E">
        <w:t xml:space="preserve">a </w:t>
      </w:r>
      <w:r w:rsidR="63DA0401" w:rsidRPr="00C65367">
        <w:t>price</w:t>
      </w:r>
      <w:r w:rsidR="00CE4E0E">
        <w:t xml:space="preserve"> code</w:t>
      </w:r>
      <w:r w:rsidR="63DA0401" w:rsidRPr="00C65367">
        <w:t xml:space="preserve"> or similar reference. </w:t>
      </w:r>
    </w:p>
    <w:p w14:paraId="18BEF899" w14:textId="77777777" w:rsidR="00463B67" w:rsidRPr="00C65367" w:rsidRDefault="00463B67" w:rsidP="63DA0401">
      <w:pPr>
        <w:pStyle w:val="EndnoteText"/>
        <w:spacing w:line="240" w:lineRule="auto"/>
      </w:pPr>
    </w:p>
  </w:endnote>
  <w:endnote w:id="29">
    <w:p w14:paraId="6543703B" w14:textId="463226A6" w:rsidR="00F67C0E" w:rsidRPr="00F53985" w:rsidRDefault="00F67C0E" w:rsidP="00F67C0E">
      <w:pPr>
        <w:rPr>
          <w:sz w:val="20"/>
          <w:szCs w:val="20"/>
        </w:rPr>
      </w:pPr>
      <w:r w:rsidRPr="00806E3D">
        <w:rPr>
          <w:rStyle w:val="EndnoteReference"/>
          <w:sz w:val="20"/>
          <w:szCs w:val="20"/>
        </w:rPr>
        <w:endnoteRef/>
      </w:r>
      <w:r w:rsidRPr="00F53985">
        <w:rPr>
          <w:sz w:val="20"/>
          <w:szCs w:val="20"/>
        </w:rPr>
        <w:t xml:space="preserve"> 2023.19</w:t>
      </w:r>
      <w:r>
        <w:rPr>
          <w:sz w:val="20"/>
          <w:szCs w:val="20"/>
        </w:rPr>
        <w:t>;</w:t>
      </w:r>
      <w:r w:rsidRPr="00F53985">
        <w:rPr>
          <w:sz w:val="20"/>
          <w:szCs w:val="20"/>
        </w:rPr>
        <w:t xml:space="preserve"> </w:t>
      </w:r>
      <w:hyperlink r:id="rId19" w:history="1">
        <w:r w:rsidRPr="00566A8F">
          <w:rPr>
            <w:rStyle w:val="Hyperlink"/>
            <w:sz w:val="20"/>
            <w:szCs w:val="20"/>
          </w:rPr>
          <w:t>https://www.getty.edu/art/collection/object/1146B1</w:t>
        </w:r>
      </w:hyperlink>
      <w:r w:rsidRPr="00F53985">
        <w:rPr>
          <w:sz w:val="20"/>
          <w:szCs w:val="20"/>
        </w:rPr>
        <w:t>.</w:t>
      </w:r>
      <w:r w:rsidRPr="00F53985">
        <w:rPr>
          <w:color w:val="000000" w:themeColor="text1"/>
          <w:sz w:val="20"/>
          <w:szCs w:val="20"/>
        </w:rPr>
        <w:t xml:space="preserve"> See </w:t>
      </w:r>
      <w:r w:rsidR="00D150B5">
        <w:rPr>
          <w:color w:val="000000" w:themeColor="text1"/>
          <w:sz w:val="20"/>
          <w:szCs w:val="20"/>
        </w:rPr>
        <w:t>$$</w:t>
      </w:r>
      <w:r w:rsidRPr="00F53985">
        <w:rPr>
          <w:color w:val="000000" w:themeColor="text1"/>
          <w:sz w:val="20"/>
          <w:szCs w:val="20"/>
        </w:rPr>
        <w:t>Spier 2014</w:t>
      </w:r>
      <w:r w:rsidR="00D150B5">
        <w:rPr>
          <w:color w:val="000000" w:themeColor="text1"/>
          <w:sz w:val="20"/>
          <w:szCs w:val="20"/>
        </w:rPr>
        <w:t>$$</w:t>
      </w:r>
      <w:r w:rsidRPr="00F53985">
        <w:rPr>
          <w:color w:val="000000" w:themeColor="text1"/>
          <w:sz w:val="20"/>
          <w:szCs w:val="20"/>
        </w:rPr>
        <w:t xml:space="preserve"> for further discussion, </w:t>
      </w:r>
      <w:r>
        <w:rPr>
          <w:color w:val="000000" w:themeColor="text1"/>
          <w:sz w:val="20"/>
          <w:szCs w:val="20"/>
        </w:rPr>
        <w:t>esp.</w:t>
      </w:r>
      <w:r w:rsidRPr="00F53985">
        <w:rPr>
          <w:color w:val="000000" w:themeColor="text1"/>
          <w:sz w:val="20"/>
          <w:szCs w:val="20"/>
        </w:rPr>
        <w:t xml:space="preserve"> 69 on the re</w:t>
      </w:r>
      <w:r>
        <w:rPr>
          <w:color w:val="000000" w:themeColor="text1"/>
          <w:sz w:val="20"/>
          <w:szCs w:val="20"/>
        </w:rPr>
        <w:t>-</w:t>
      </w:r>
      <w:r w:rsidRPr="00F53985">
        <w:rPr>
          <w:color w:val="000000" w:themeColor="text1"/>
          <w:sz w:val="20"/>
          <w:szCs w:val="20"/>
        </w:rPr>
        <w:t xml:space="preserve">creation of the inscription as </w:t>
      </w:r>
      <w:r>
        <w:rPr>
          <w:color w:val="000000" w:themeColor="text1"/>
          <w:sz w:val="20"/>
          <w:szCs w:val="20"/>
        </w:rPr>
        <w:t>“</w:t>
      </w:r>
      <w:r w:rsidRPr="00F53985">
        <w:rPr>
          <w:color w:val="231F20"/>
          <w:sz w:val="20"/>
          <w:szCs w:val="20"/>
        </w:rPr>
        <w:t>Laurentius Rex Medices (or Mediceus)</w:t>
      </w:r>
      <w:r>
        <w:rPr>
          <w:color w:val="231F20"/>
          <w:sz w:val="20"/>
          <w:szCs w:val="20"/>
        </w:rPr>
        <w:t>.”</w:t>
      </w:r>
    </w:p>
  </w:endnote>
  <w:endnote w:id="30">
    <w:p w14:paraId="4C8E3BFA" w14:textId="32990023" w:rsidR="00AC1788" w:rsidRPr="00DD7C0C" w:rsidRDefault="00AC1788">
      <w:pPr>
        <w:pStyle w:val="EndnoteText"/>
        <w:rPr>
          <w:lang w:val="it-IT"/>
        </w:rPr>
      </w:pPr>
      <w:r>
        <w:rPr>
          <w:rStyle w:val="EndnoteReference"/>
        </w:rPr>
        <w:endnoteRef/>
      </w:r>
      <w:r w:rsidRPr="00DD7C0C">
        <w:rPr>
          <w:lang w:val="it-IT"/>
        </w:rPr>
        <w:t xml:space="preserve"> </w:t>
      </w:r>
      <w:r w:rsidR="00D150B5">
        <w:rPr>
          <w:lang w:val="it-IT"/>
        </w:rPr>
        <w:t>$$</w:t>
      </w:r>
      <w:r w:rsidRPr="00DD7C0C">
        <w:rPr>
          <w:lang w:val="it-IT"/>
        </w:rPr>
        <w:t>Spier 2014</w:t>
      </w:r>
      <w:r w:rsidR="00D150B5">
        <w:rPr>
          <w:lang w:val="it-IT"/>
        </w:rPr>
        <w:t>$$</w:t>
      </w:r>
      <w:r w:rsidRPr="00DD7C0C">
        <w:rPr>
          <w:lang w:val="it-IT"/>
        </w:rPr>
        <w:t xml:space="preserve">, </w:t>
      </w:r>
      <w:r w:rsidR="00D56514">
        <w:rPr>
          <w:lang w:val="it-IT"/>
        </w:rPr>
        <w:t>72</w:t>
      </w:r>
      <w:r w:rsidRPr="00DD7C0C">
        <w:rPr>
          <w:lang w:val="it-IT"/>
        </w:rPr>
        <w:t>.</w:t>
      </w:r>
    </w:p>
    <w:p w14:paraId="3F18E262" w14:textId="77777777" w:rsidR="00AC1788" w:rsidRPr="00DD7C0C" w:rsidRDefault="00AC1788">
      <w:pPr>
        <w:pStyle w:val="EndnoteText"/>
        <w:rPr>
          <w:lang w:val="it-IT"/>
        </w:rPr>
      </w:pPr>
    </w:p>
  </w:endnote>
  <w:endnote w:id="31">
    <w:p w14:paraId="69AFDC66" w14:textId="7758D173" w:rsidR="00463B67" w:rsidRPr="00AC1788" w:rsidRDefault="00AA5C18" w:rsidP="0447ACBC">
      <w:pPr>
        <w:pStyle w:val="EndnoteText"/>
        <w:spacing w:line="240" w:lineRule="auto"/>
        <w:rPr>
          <w:lang w:val="it-IT"/>
        </w:rPr>
      </w:pPr>
      <w:r w:rsidRPr="000F31A7">
        <w:rPr>
          <w:rStyle w:val="EndnoteReference"/>
          <w:rFonts w:cstheme="minorHAnsi"/>
        </w:rPr>
        <w:endnoteRef/>
      </w:r>
      <w:r w:rsidR="0447ACBC" w:rsidRPr="00AC1788">
        <w:rPr>
          <w:lang w:val="it-IT"/>
        </w:rPr>
        <w:t xml:space="preserve"> 82.AE.42</w:t>
      </w:r>
      <w:r w:rsidR="00566A8F" w:rsidRPr="00AC1788">
        <w:rPr>
          <w:lang w:val="it-IT"/>
        </w:rPr>
        <w:t>;</w:t>
      </w:r>
      <w:r w:rsidR="0447ACBC" w:rsidRPr="00AC1788">
        <w:rPr>
          <w:lang w:val="it-IT"/>
        </w:rPr>
        <w:t xml:space="preserve"> </w:t>
      </w:r>
      <w:hyperlink r:id="rId20" w:history="1">
        <w:r w:rsidR="0447ACBC" w:rsidRPr="00AC1788">
          <w:rPr>
            <w:rStyle w:val="Hyperlink"/>
            <w:lang w:val="it-IT"/>
          </w:rPr>
          <w:t>https://www.getty.edu/art/collection/object/103VA6</w:t>
        </w:r>
      </w:hyperlink>
      <w:r w:rsidR="00463B67" w:rsidRPr="00AC1788">
        <w:rPr>
          <w:lang w:val="it-IT"/>
        </w:rPr>
        <w:t>.</w:t>
      </w:r>
    </w:p>
    <w:p w14:paraId="714BC366" w14:textId="2007E383" w:rsidR="00AA5C18" w:rsidRPr="00AC1788" w:rsidRDefault="0447ACBC" w:rsidP="0447ACBC">
      <w:pPr>
        <w:pStyle w:val="EndnoteText"/>
        <w:spacing w:line="240" w:lineRule="auto"/>
        <w:rPr>
          <w:lang w:val="it-IT"/>
        </w:rPr>
      </w:pPr>
      <w:r w:rsidRPr="00AC1788">
        <w:rPr>
          <w:lang w:val="it-IT"/>
        </w:rPr>
        <w:t xml:space="preserve"> </w:t>
      </w:r>
    </w:p>
  </w:endnote>
  <w:endnote w:id="32">
    <w:p w14:paraId="02941C11" w14:textId="134BE15E" w:rsidR="00AA5C18" w:rsidRDefault="00AA5C18" w:rsidP="0447ACBC">
      <w:pPr>
        <w:pStyle w:val="EndnoteText"/>
        <w:spacing w:line="240" w:lineRule="auto"/>
      </w:pPr>
      <w:r w:rsidRPr="000F31A7">
        <w:rPr>
          <w:rStyle w:val="EndnoteReference"/>
          <w:rFonts w:cstheme="minorHAnsi"/>
        </w:rPr>
        <w:endnoteRef/>
      </w:r>
      <w:r w:rsidR="0447ACBC" w:rsidRPr="0447ACBC">
        <w:t xml:space="preserve"> Rycroft’s monogram is referenced in a collection of bookplates</w:t>
      </w:r>
      <w:r w:rsidR="00894D89">
        <w:t>; see</w:t>
      </w:r>
      <w:r w:rsidR="0447ACBC" w:rsidRPr="0447ACBC">
        <w:t xml:space="preserve"> </w:t>
      </w:r>
      <w:r w:rsidR="00D150B5">
        <w:t>$$</w:t>
      </w:r>
      <w:r w:rsidR="0447ACBC" w:rsidRPr="0447ACBC">
        <w:t>Franks and Gambier Howe 1904</w:t>
      </w:r>
      <w:r w:rsidR="00D150B5">
        <w:t xml:space="preserve"> | </w:t>
      </w:r>
      <w:r w:rsidR="0447ACBC" w:rsidRPr="0447ACBC">
        <w:t>439</w:t>
      </w:r>
      <w:r w:rsidR="00D150B5">
        <w:t>$$,</w:t>
      </w:r>
      <w:r w:rsidR="0447ACBC" w:rsidRPr="0447ACBC">
        <w:t xml:space="preserve"> no. 25822. </w:t>
      </w:r>
    </w:p>
    <w:p w14:paraId="18297F64" w14:textId="77777777" w:rsidR="00463B67" w:rsidRPr="000F31A7" w:rsidRDefault="00463B67" w:rsidP="0447ACBC">
      <w:pPr>
        <w:pStyle w:val="EndnoteText"/>
        <w:spacing w:line="240" w:lineRule="auto"/>
      </w:pPr>
    </w:p>
  </w:endnote>
  <w:endnote w:id="33">
    <w:p w14:paraId="344C6794" w14:textId="6A8CC30E" w:rsidR="00463B67" w:rsidRPr="00AC1788" w:rsidRDefault="00AC16AA" w:rsidP="0447ACBC">
      <w:pPr>
        <w:pStyle w:val="EndnoteText"/>
        <w:spacing w:line="240" w:lineRule="auto"/>
        <w:rPr>
          <w:lang w:val="it-IT"/>
        </w:rPr>
      </w:pPr>
      <w:r w:rsidRPr="000F31A7">
        <w:rPr>
          <w:rStyle w:val="EndnoteReference"/>
          <w:rFonts w:cstheme="minorHAnsi"/>
        </w:rPr>
        <w:endnoteRef/>
      </w:r>
      <w:r w:rsidR="0447ACBC" w:rsidRPr="00AC1788">
        <w:rPr>
          <w:lang w:val="it-IT"/>
        </w:rPr>
        <w:t xml:space="preserve"> 96.AE.227</w:t>
      </w:r>
      <w:r w:rsidR="00566A8F" w:rsidRPr="00AC1788">
        <w:rPr>
          <w:lang w:val="it-IT"/>
        </w:rPr>
        <w:t>;</w:t>
      </w:r>
      <w:r w:rsidR="0447ACBC" w:rsidRPr="00AC1788">
        <w:rPr>
          <w:lang w:val="it-IT"/>
        </w:rPr>
        <w:t xml:space="preserve"> </w:t>
      </w:r>
      <w:hyperlink r:id="rId21" w:history="1">
        <w:r w:rsidR="0447ACBC" w:rsidRPr="00AC1788">
          <w:rPr>
            <w:rStyle w:val="Hyperlink"/>
            <w:lang w:val="it-IT"/>
          </w:rPr>
          <w:t>https://www.getty.edu/art/collection/object/107SAX</w:t>
        </w:r>
      </w:hyperlink>
      <w:r w:rsidR="00463B67" w:rsidRPr="00AC1788">
        <w:rPr>
          <w:lang w:val="it-IT"/>
        </w:rPr>
        <w:t>.</w:t>
      </w:r>
    </w:p>
    <w:p w14:paraId="3353E736" w14:textId="7A9B5658" w:rsidR="00AC16AA" w:rsidRPr="00AC1788" w:rsidRDefault="0447ACBC" w:rsidP="0447ACBC">
      <w:pPr>
        <w:pStyle w:val="EndnoteText"/>
        <w:spacing w:line="240" w:lineRule="auto"/>
        <w:rPr>
          <w:lang w:val="it-IT"/>
        </w:rPr>
      </w:pPr>
      <w:r w:rsidRPr="00AC1788">
        <w:rPr>
          <w:lang w:val="it-IT"/>
        </w:rPr>
        <w:t xml:space="preserve"> </w:t>
      </w:r>
    </w:p>
  </w:endnote>
  <w:endnote w:id="34">
    <w:p w14:paraId="4A903C6D" w14:textId="4DA666B1" w:rsidR="00463B67" w:rsidRPr="00AC1788" w:rsidRDefault="00AC16AA" w:rsidP="0447ACBC">
      <w:pPr>
        <w:pStyle w:val="EndnoteText"/>
        <w:spacing w:line="240" w:lineRule="auto"/>
        <w:rPr>
          <w:lang w:val="it-IT"/>
        </w:rPr>
      </w:pPr>
      <w:r w:rsidRPr="000F31A7">
        <w:rPr>
          <w:rStyle w:val="EndnoteReference"/>
          <w:rFonts w:cstheme="minorHAnsi"/>
        </w:rPr>
        <w:endnoteRef/>
      </w:r>
      <w:r w:rsidR="0447ACBC" w:rsidRPr="00AC1788">
        <w:rPr>
          <w:lang w:val="it-IT"/>
        </w:rPr>
        <w:t xml:space="preserve"> 85.AE.446</w:t>
      </w:r>
      <w:r w:rsidR="00566A8F" w:rsidRPr="00AC1788">
        <w:rPr>
          <w:lang w:val="it-IT"/>
        </w:rPr>
        <w:t>;</w:t>
      </w:r>
      <w:r w:rsidR="0447ACBC" w:rsidRPr="00AC1788">
        <w:rPr>
          <w:lang w:val="it-IT"/>
        </w:rPr>
        <w:t xml:space="preserve"> </w:t>
      </w:r>
      <w:hyperlink r:id="rId22" w:history="1">
        <w:r w:rsidR="00AB69C6" w:rsidRPr="00E83662">
          <w:rPr>
            <w:rStyle w:val="Hyperlink"/>
            <w:lang w:val="it-IT"/>
          </w:rPr>
          <w:t>https://www.getty.edu/art/collection/object/103VW7</w:t>
        </w:r>
      </w:hyperlink>
      <w:r w:rsidR="00DD7C0C">
        <w:rPr>
          <w:lang w:val="it-IT"/>
        </w:rPr>
        <w:t>.</w:t>
      </w:r>
    </w:p>
    <w:p w14:paraId="34D9DD6E" w14:textId="3C0C9A82" w:rsidR="00AC16AA" w:rsidRPr="00AC1788" w:rsidRDefault="0447ACBC" w:rsidP="0447ACBC">
      <w:pPr>
        <w:pStyle w:val="EndnoteText"/>
        <w:spacing w:line="240" w:lineRule="auto"/>
        <w:rPr>
          <w:lang w:val="it-IT"/>
        </w:rPr>
      </w:pPr>
      <w:r w:rsidRPr="00AC1788">
        <w:rPr>
          <w:lang w:val="it-IT"/>
        </w:rPr>
        <w:t xml:space="preserve"> </w:t>
      </w:r>
    </w:p>
  </w:endnote>
  <w:endnote w:id="35">
    <w:p w14:paraId="0D326A25" w14:textId="4A2BD724" w:rsidR="00463B67" w:rsidRDefault="00AC16AA" w:rsidP="0447ACBC">
      <w:pPr>
        <w:pStyle w:val="EndnoteText"/>
        <w:spacing w:line="240" w:lineRule="auto"/>
      </w:pPr>
      <w:r w:rsidRPr="000F31A7">
        <w:rPr>
          <w:rStyle w:val="EndnoteReference"/>
          <w:rFonts w:cstheme="minorHAnsi"/>
        </w:rPr>
        <w:endnoteRef/>
      </w:r>
      <w:r w:rsidR="45BC76E2" w:rsidRPr="0447ACBC">
        <w:t xml:space="preserve"> Dietrich von Bothmer amassed a study collection of </w:t>
      </w:r>
      <w:r w:rsidR="00CE4E0E">
        <w:t xml:space="preserve">more than </w:t>
      </w:r>
      <w:r w:rsidR="45BC76E2" w:rsidRPr="0447ACBC">
        <w:t xml:space="preserve">16,000 fragments of Greek vases. On his death in 2009, these were bequeathed to </w:t>
      </w:r>
      <w:r w:rsidR="00CE4E0E">
        <w:t>t</w:t>
      </w:r>
      <w:r w:rsidR="45BC76E2" w:rsidRPr="0447ACBC">
        <w:t xml:space="preserve">he Metropolitan Museum, which accepted them with the approval of the Italian Ministry for Cultural Property and Activity. </w:t>
      </w:r>
      <w:r w:rsidR="00CE4E0E">
        <w:t xml:space="preserve">More than </w:t>
      </w:r>
      <w:r w:rsidR="45BC76E2" w:rsidRPr="0447ACBC">
        <w:t xml:space="preserve">300 objects from the Bothmer study collection were also donated to the Michael C. Carlos Museum </w:t>
      </w:r>
      <w:r w:rsidR="00CE4E0E">
        <w:t xml:space="preserve">at Emory University </w:t>
      </w:r>
      <w:r w:rsidR="45BC76E2" w:rsidRPr="0447ACBC">
        <w:t>between 2002 and 2006. See</w:t>
      </w:r>
      <w:r w:rsidR="45BC76E2">
        <w:t xml:space="preserve"> </w:t>
      </w:r>
      <w:hyperlink r:id="rId23" w:history="1">
        <w:r w:rsidR="45BC76E2" w:rsidRPr="45BC76E2">
          <w:rPr>
            <w:rStyle w:val="Hyperlink"/>
          </w:rPr>
          <w:t>https://www.metmuseum.org/about-the-met/collection-areas/greek-and-roman-art/bothmer-fragment-collection</w:t>
        </w:r>
      </w:hyperlink>
      <w:r w:rsidR="45BC76E2">
        <w:t xml:space="preserve"> and </w:t>
      </w:r>
      <w:hyperlink r:id="rId24" w:history="1">
        <w:r w:rsidR="45BC76E2" w:rsidRPr="45BC76E2">
          <w:rPr>
            <w:rStyle w:val="Hyperlink"/>
          </w:rPr>
          <w:t>https://collections.carlos.emory.edu/groups/bothmercollection</w:t>
        </w:r>
      </w:hyperlink>
      <w:r w:rsidR="00463B67">
        <w:t>.</w:t>
      </w:r>
    </w:p>
    <w:p w14:paraId="2510A47F" w14:textId="153429C0" w:rsidR="00AC16AA" w:rsidRPr="000F31A7" w:rsidRDefault="45BC76E2" w:rsidP="0447ACBC">
      <w:pPr>
        <w:pStyle w:val="EndnoteText"/>
        <w:spacing w:line="240" w:lineRule="auto"/>
      </w:pPr>
      <w:r>
        <w:t xml:space="preserve"> </w:t>
      </w:r>
    </w:p>
  </w:endnote>
  <w:endnote w:id="36">
    <w:p w14:paraId="1C8255B9" w14:textId="67D4EA15" w:rsidR="00463B67" w:rsidRDefault="00104EFA" w:rsidP="00104EFA">
      <w:pPr>
        <w:pStyle w:val="EndnoteText"/>
        <w:spacing w:line="240" w:lineRule="auto"/>
      </w:pPr>
      <w:r w:rsidRPr="000F31A7">
        <w:rPr>
          <w:rStyle w:val="EndnoteReference"/>
          <w:rFonts w:cstheme="minorHAnsi"/>
        </w:rPr>
        <w:endnoteRef/>
      </w:r>
      <w:r w:rsidRPr="000F31A7">
        <w:rPr>
          <w:rFonts w:cstheme="minorHAnsi"/>
        </w:rPr>
        <w:t xml:space="preserve"> 55.AK.9</w:t>
      </w:r>
      <w:r w:rsidR="00566A8F">
        <w:rPr>
          <w:rFonts w:cstheme="minorHAnsi"/>
        </w:rPr>
        <w:t>;</w:t>
      </w:r>
      <w:r w:rsidRPr="000F31A7">
        <w:rPr>
          <w:rFonts w:cstheme="minorHAnsi"/>
        </w:rPr>
        <w:t xml:space="preserve"> </w:t>
      </w:r>
      <w:hyperlink r:id="rId25" w:history="1">
        <w:r w:rsidRPr="000F31A7">
          <w:rPr>
            <w:rStyle w:val="Hyperlink"/>
            <w:rFonts w:cstheme="minorHAnsi"/>
          </w:rPr>
          <w:t>https://www.getty.edu/art/collection/object/103SNG</w:t>
        </w:r>
      </w:hyperlink>
      <w:r w:rsidR="00463B67">
        <w:t>.</w:t>
      </w:r>
    </w:p>
    <w:p w14:paraId="5AD034F8" w14:textId="5FFA32F9" w:rsidR="00104EFA" w:rsidRPr="000F31A7" w:rsidRDefault="00104EFA" w:rsidP="00104EFA">
      <w:pPr>
        <w:pStyle w:val="EndnoteText"/>
        <w:spacing w:line="240" w:lineRule="auto"/>
        <w:rPr>
          <w:rFonts w:cstheme="minorHAnsi"/>
        </w:rPr>
      </w:pPr>
      <w:r w:rsidRPr="000F31A7">
        <w:rPr>
          <w:rFonts w:cstheme="minorHAnsi"/>
        </w:rPr>
        <w:t xml:space="preserve"> </w:t>
      </w:r>
    </w:p>
  </w:endnote>
  <w:endnote w:id="37">
    <w:p w14:paraId="008D03BC" w14:textId="0878DF4E" w:rsidR="00104EFA" w:rsidRDefault="00104EFA" w:rsidP="00104EFA">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On the mount inscription</w:t>
      </w:r>
      <w:r w:rsidR="00CE4E0E">
        <w:rPr>
          <w:rFonts w:cstheme="minorHAnsi"/>
        </w:rPr>
        <w:t>,</w:t>
      </w:r>
      <w:r w:rsidRPr="000F31A7">
        <w:rPr>
          <w:rFonts w:cstheme="minorHAnsi"/>
        </w:rPr>
        <w:t xml:space="preserve"> see </w:t>
      </w:r>
      <w:r w:rsidR="00D150B5">
        <w:rPr>
          <w:rFonts w:cstheme="minorHAnsi"/>
        </w:rPr>
        <w:t>$$</w:t>
      </w:r>
      <w:r w:rsidRPr="000F31A7">
        <w:rPr>
          <w:rFonts w:cstheme="minorHAnsi"/>
        </w:rPr>
        <w:t xml:space="preserve">Maish, Barr, </w:t>
      </w:r>
      <w:r w:rsidR="00632A3F">
        <w:rPr>
          <w:rFonts w:cstheme="minorHAnsi"/>
        </w:rPr>
        <w:t>and</w:t>
      </w:r>
      <w:r w:rsidRPr="000F31A7">
        <w:rPr>
          <w:rFonts w:cstheme="minorHAnsi"/>
        </w:rPr>
        <w:t xml:space="preserve"> Elshahawi</w:t>
      </w:r>
      <w:r w:rsidR="00632A3F">
        <w:rPr>
          <w:rFonts w:cstheme="minorHAnsi"/>
        </w:rPr>
        <w:t xml:space="preserve"> 2020</w:t>
      </w:r>
      <w:r w:rsidR="00D150B5">
        <w:rPr>
          <w:rFonts w:cstheme="minorHAnsi"/>
        </w:rPr>
        <w:t>$$</w:t>
      </w:r>
      <w:r w:rsidR="00632A3F">
        <w:rPr>
          <w:rFonts w:cstheme="minorHAnsi"/>
        </w:rPr>
        <w:t>.</w:t>
      </w:r>
    </w:p>
    <w:p w14:paraId="0052B479" w14:textId="77777777" w:rsidR="00463B67" w:rsidRPr="000F31A7" w:rsidRDefault="00463B67" w:rsidP="00104EFA">
      <w:pPr>
        <w:pStyle w:val="EndnoteText"/>
        <w:spacing w:line="240" w:lineRule="auto"/>
        <w:rPr>
          <w:rFonts w:cstheme="minorHAnsi"/>
        </w:rPr>
      </w:pPr>
    </w:p>
  </w:endnote>
  <w:endnote w:id="38">
    <w:p w14:paraId="59392DC5" w14:textId="39BFC9C4" w:rsidR="00463B67" w:rsidRPr="00AC1788" w:rsidRDefault="000830C6" w:rsidP="000F31A7">
      <w:pPr>
        <w:pStyle w:val="EndnoteText"/>
        <w:spacing w:line="240" w:lineRule="auto"/>
        <w:rPr>
          <w:lang w:val="it-IT"/>
        </w:rPr>
      </w:pPr>
      <w:r w:rsidRPr="000F31A7">
        <w:rPr>
          <w:rStyle w:val="EndnoteReference"/>
          <w:rFonts w:cstheme="minorHAnsi"/>
        </w:rPr>
        <w:endnoteRef/>
      </w:r>
      <w:r w:rsidRPr="00AC1788">
        <w:rPr>
          <w:rFonts w:cstheme="minorHAnsi"/>
          <w:lang w:val="it-IT"/>
        </w:rPr>
        <w:t xml:space="preserve"> </w:t>
      </w:r>
      <w:r w:rsidR="00143146" w:rsidRPr="00AC1788">
        <w:rPr>
          <w:rFonts w:cstheme="minorHAnsi"/>
          <w:lang w:val="it-IT"/>
        </w:rPr>
        <w:t>82.AE.128</w:t>
      </w:r>
      <w:r w:rsidR="00566A8F" w:rsidRPr="00AC1788">
        <w:rPr>
          <w:rFonts w:cstheme="minorHAnsi"/>
          <w:lang w:val="it-IT"/>
        </w:rPr>
        <w:t>;</w:t>
      </w:r>
      <w:r w:rsidR="00143146" w:rsidRPr="00AC1788">
        <w:rPr>
          <w:rFonts w:cstheme="minorHAnsi"/>
          <w:lang w:val="it-IT"/>
        </w:rPr>
        <w:t xml:space="preserve"> </w:t>
      </w:r>
      <w:hyperlink r:id="rId26" w:history="1">
        <w:r w:rsidR="0067349F" w:rsidRPr="00AC1788">
          <w:rPr>
            <w:rStyle w:val="Hyperlink"/>
            <w:rFonts w:cstheme="minorHAnsi"/>
            <w:lang w:val="it-IT"/>
          </w:rPr>
          <w:t>https://www.getty.edu/art/collection/object/103VCR</w:t>
        </w:r>
      </w:hyperlink>
      <w:r w:rsidR="00463B67" w:rsidRPr="00AC1788">
        <w:rPr>
          <w:lang w:val="it-IT"/>
        </w:rPr>
        <w:t>.</w:t>
      </w:r>
    </w:p>
    <w:p w14:paraId="10BDEDEF" w14:textId="6F2AD4F8" w:rsidR="000830C6" w:rsidRPr="00AC1788" w:rsidRDefault="0067349F" w:rsidP="000F31A7">
      <w:pPr>
        <w:pStyle w:val="EndnoteText"/>
        <w:spacing w:line="240" w:lineRule="auto"/>
        <w:rPr>
          <w:rFonts w:cstheme="minorHAnsi"/>
          <w:lang w:val="it-IT"/>
        </w:rPr>
      </w:pPr>
      <w:r w:rsidRPr="00AC1788">
        <w:rPr>
          <w:rFonts w:cstheme="minorHAnsi"/>
          <w:lang w:val="it-IT"/>
        </w:rPr>
        <w:t xml:space="preserve"> </w:t>
      </w:r>
    </w:p>
  </w:endnote>
  <w:endnote w:id="39">
    <w:p w14:paraId="1DE260AF" w14:textId="6C650502" w:rsidR="000830C6" w:rsidRDefault="000830C6" w:rsidP="000F31A7">
      <w:pPr>
        <w:pStyle w:val="EndnoteText"/>
        <w:spacing w:line="240" w:lineRule="auto"/>
        <w:rPr>
          <w:rFonts w:cstheme="minorHAnsi"/>
        </w:rPr>
      </w:pPr>
      <w:r w:rsidRPr="000F31A7">
        <w:rPr>
          <w:rStyle w:val="EndnoteReference"/>
          <w:rFonts w:cstheme="minorHAnsi"/>
        </w:rPr>
        <w:endnoteRef/>
      </w:r>
      <w:r w:rsidR="00463B67">
        <w:rPr>
          <w:rFonts w:cstheme="minorHAnsi"/>
        </w:rPr>
        <w:t xml:space="preserve"> </w:t>
      </w:r>
      <w:r w:rsidR="00B578B3">
        <w:rPr>
          <w:rFonts w:cstheme="minorHAnsi"/>
        </w:rPr>
        <w:t>{{Christie</w:t>
      </w:r>
      <w:r w:rsidR="00B578B3" w:rsidRPr="000F31A7">
        <w:rPr>
          <w:rFonts w:cstheme="minorHAnsi"/>
        </w:rPr>
        <w:t>’</w:t>
      </w:r>
      <w:r w:rsidR="00B578B3">
        <w:rPr>
          <w:rFonts w:cstheme="minorHAnsi"/>
        </w:rPr>
        <w:t>s 1980}}, lot no. 19</w:t>
      </w:r>
      <w:r w:rsidR="00CE4E0E">
        <w:rPr>
          <w:rFonts w:cstheme="minorHAnsi"/>
        </w:rPr>
        <w:t>,</w:t>
      </w:r>
      <w:r w:rsidRPr="000F31A7">
        <w:rPr>
          <w:rFonts w:cstheme="minorHAnsi"/>
        </w:rPr>
        <w:t xml:space="preserve"> mentions Compton’s note on the excavation</w:t>
      </w:r>
      <w:r w:rsidR="00DD2D88" w:rsidRPr="000F31A7">
        <w:rPr>
          <w:rFonts w:cstheme="minorHAnsi"/>
        </w:rPr>
        <w:t xml:space="preserve">, as does the entry in the </w:t>
      </w:r>
      <w:r w:rsidR="00DD2D88" w:rsidRPr="000F31A7">
        <w:rPr>
          <w:rFonts w:cstheme="minorHAnsi"/>
          <w:i/>
          <w:iCs/>
        </w:rPr>
        <w:t>Corpus Vasorum Antiquorum</w:t>
      </w:r>
      <w:r w:rsidR="00241B04" w:rsidRPr="00056F37">
        <w:rPr>
          <w:rFonts w:cstheme="minorHAnsi"/>
        </w:rPr>
        <w:t xml:space="preserve"> </w:t>
      </w:r>
      <w:r w:rsidR="00056F37">
        <w:rPr>
          <w:rFonts w:cstheme="minorHAnsi"/>
        </w:rPr>
        <w:t>(</w:t>
      </w:r>
      <w:r w:rsidR="00875618">
        <w:rPr>
          <w:rFonts w:cstheme="minorHAnsi"/>
        </w:rPr>
        <w:t>{{</w:t>
      </w:r>
      <w:r w:rsidR="00B26502" w:rsidRPr="000F31A7">
        <w:rPr>
          <w:rFonts w:cstheme="minorHAnsi"/>
          <w:color w:val="000000"/>
          <w:shd w:val="clear" w:color="auto" w:fill="FFFFFF"/>
        </w:rPr>
        <w:t>Jentoft-Nilsen and Trendall 1991</w:t>
      </w:r>
      <w:r w:rsidR="00875618">
        <w:rPr>
          <w:rFonts w:cstheme="minorHAnsi"/>
          <w:color w:val="000000"/>
          <w:shd w:val="clear" w:color="auto" w:fill="FFFFFF"/>
        </w:rPr>
        <w:t>}}</w:t>
      </w:r>
      <w:r w:rsidR="00B26502" w:rsidRPr="000F31A7">
        <w:rPr>
          <w:rFonts w:cstheme="minorHAnsi"/>
        </w:rPr>
        <w:t xml:space="preserve">, </w:t>
      </w:r>
      <w:r w:rsidR="00241B04" w:rsidRPr="000F31A7">
        <w:rPr>
          <w:rFonts w:cstheme="minorHAnsi"/>
        </w:rPr>
        <w:t>35, pl. 220</w:t>
      </w:r>
      <w:r w:rsidR="00056F37">
        <w:rPr>
          <w:rFonts w:cstheme="minorHAnsi"/>
        </w:rPr>
        <w:t>)</w:t>
      </w:r>
      <w:r w:rsidR="00DD2D88" w:rsidRPr="000F31A7">
        <w:rPr>
          <w:rFonts w:cstheme="minorHAnsi"/>
          <w:i/>
          <w:iCs/>
        </w:rPr>
        <w:t>.</w:t>
      </w:r>
      <w:r w:rsidRPr="000F31A7">
        <w:rPr>
          <w:rFonts w:cstheme="minorHAnsi"/>
        </w:rPr>
        <w:t xml:space="preserve"> Examining the object in storage revealed Compton’s note and the underlined number “100” also in pencil, which had not been previously documented. The archivist at Castle Ashby, Philip Compton, confirmed that the handwriting matched that of Spencer Compton</w:t>
      </w:r>
      <w:r w:rsidR="009662FA">
        <w:rPr>
          <w:rFonts w:cstheme="minorHAnsi"/>
        </w:rPr>
        <w:t xml:space="preserve"> (P. Compton, pers. comm., email August 25, 2018).</w:t>
      </w:r>
      <w:r w:rsidRPr="000F31A7">
        <w:rPr>
          <w:rFonts w:cstheme="minorHAnsi"/>
        </w:rPr>
        <w:t xml:space="preserve"> </w:t>
      </w:r>
    </w:p>
    <w:p w14:paraId="620451AA" w14:textId="77777777" w:rsidR="00463B67" w:rsidRPr="000F31A7" w:rsidRDefault="00463B67" w:rsidP="000F31A7">
      <w:pPr>
        <w:pStyle w:val="EndnoteText"/>
        <w:spacing w:line="240" w:lineRule="auto"/>
        <w:rPr>
          <w:rFonts w:cstheme="minorHAnsi"/>
        </w:rPr>
      </w:pPr>
    </w:p>
  </w:endnote>
  <w:endnote w:id="40">
    <w:p w14:paraId="401687D7" w14:textId="06E67516" w:rsidR="45BC76E2" w:rsidRPr="00A749CD" w:rsidRDefault="45BC76E2" w:rsidP="45BC76E2">
      <w:pPr>
        <w:pStyle w:val="EndnoteText"/>
        <w:rPr>
          <w:lang w:val="it-IT"/>
        </w:rPr>
      </w:pPr>
      <w:r w:rsidRPr="45BC76E2">
        <w:rPr>
          <w:rStyle w:val="EndnoteReference"/>
        </w:rPr>
        <w:endnoteRef/>
      </w:r>
      <w:r w:rsidRPr="00A749CD">
        <w:rPr>
          <w:lang w:val="it-IT"/>
        </w:rPr>
        <w:t xml:space="preserve"> </w:t>
      </w:r>
      <w:r w:rsidR="00FF48F0" w:rsidRPr="00A749CD">
        <w:rPr>
          <w:lang w:val="it-IT"/>
        </w:rPr>
        <w:t xml:space="preserve">96.AD.228; </w:t>
      </w:r>
      <w:hyperlink r:id="rId27" w:history="1">
        <w:r w:rsidR="00463B67" w:rsidRPr="00A749CD">
          <w:rPr>
            <w:rStyle w:val="Hyperlink"/>
            <w:lang w:val="it-IT"/>
          </w:rPr>
          <w:t>https://www.getty.edu/art/collection/object/107SB2</w:t>
        </w:r>
      </w:hyperlink>
      <w:r w:rsidR="00463B67" w:rsidRPr="00A749CD">
        <w:rPr>
          <w:lang w:val="it-IT"/>
        </w:rPr>
        <w:t>.</w:t>
      </w:r>
    </w:p>
    <w:p w14:paraId="372AFABD" w14:textId="77777777" w:rsidR="00463B67" w:rsidRPr="00A749CD" w:rsidRDefault="00463B67" w:rsidP="45BC76E2">
      <w:pPr>
        <w:pStyle w:val="EndnoteText"/>
        <w:rPr>
          <w:lang w:val="it-IT"/>
        </w:rPr>
      </w:pPr>
    </w:p>
  </w:endnote>
  <w:endnote w:id="41">
    <w:p w14:paraId="0CCFC64B" w14:textId="006BA552" w:rsidR="00463B67" w:rsidRPr="00A749CD" w:rsidRDefault="000830C6" w:rsidP="000F31A7">
      <w:pPr>
        <w:pStyle w:val="EndnoteText"/>
        <w:spacing w:line="240" w:lineRule="auto"/>
        <w:rPr>
          <w:lang w:val="it-IT"/>
        </w:rPr>
      </w:pPr>
      <w:r w:rsidRPr="000F31A7">
        <w:rPr>
          <w:rStyle w:val="EndnoteReference"/>
          <w:rFonts w:cstheme="minorHAnsi"/>
        </w:rPr>
        <w:endnoteRef/>
      </w:r>
      <w:r w:rsidRPr="00A749CD">
        <w:rPr>
          <w:rFonts w:cstheme="minorHAnsi"/>
          <w:lang w:val="it-IT"/>
        </w:rPr>
        <w:t xml:space="preserve"> </w:t>
      </w:r>
      <w:r w:rsidR="00DE157D" w:rsidRPr="00A749CD">
        <w:rPr>
          <w:rFonts w:cstheme="minorHAnsi"/>
          <w:lang w:val="it-IT"/>
        </w:rPr>
        <w:t>83.AE.396</w:t>
      </w:r>
      <w:r w:rsidR="00566A8F" w:rsidRPr="00A749CD">
        <w:rPr>
          <w:rFonts w:cstheme="minorHAnsi"/>
          <w:lang w:val="it-IT"/>
        </w:rPr>
        <w:t>;</w:t>
      </w:r>
      <w:r w:rsidR="00DE157D" w:rsidRPr="00A749CD">
        <w:rPr>
          <w:rFonts w:cstheme="minorHAnsi"/>
          <w:lang w:val="it-IT"/>
        </w:rPr>
        <w:t xml:space="preserve"> </w:t>
      </w:r>
      <w:hyperlink r:id="rId28" w:history="1">
        <w:r w:rsidR="00572A0D" w:rsidRPr="00A749CD">
          <w:rPr>
            <w:rStyle w:val="Hyperlink"/>
            <w:rFonts w:cstheme="minorHAnsi"/>
            <w:lang w:val="it-IT"/>
          </w:rPr>
          <w:t>https://www.getty.edu/art/collection/object/103VHP</w:t>
        </w:r>
      </w:hyperlink>
      <w:r w:rsidR="00463B67" w:rsidRPr="00A749CD">
        <w:rPr>
          <w:lang w:val="it-IT"/>
        </w:rPr>
        <w:t>.</w:t>
      </w:r>
    </w:p>
    <w:p w14:paraId="25369A01" w14:textId="2344431F" w:rsidR="000830C6" w:rsidRPr="00A749CD" w:rsidRDefault="000830C6" w:rsidP="000F31A7">
      <w:pPr>
        <w:pStyle w:val="EndnoteText"/>
        <w:spacing w:line="240" w:lineRule="auto"/>
        <w:rPr>
          <w:rFonts w:cstheme="minorHAnsi"/>
          <w:lang w:val="it-IT"/>
        </w:rPr>
      </w:pPr>
      <w:r w:rsidRPr="00A749CD">
        <w:rPr>
          <w:rFonts w:cstheme="minorHAnsi"/>
          <w:lang w:val="it-IT"/>
        </w:rPr>
        <w:t xml:space="preserve"> </w:t>
      </w:r>
    </w:p>
  </w:endnote>
  <w:endnote w:id="42">
    <w:p w14:paraId="792CC15C" w14:textId="1A9BC640"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For detailed discussion of these seals, see </w:t>
      </w:r>
      <w:r w:rsidR="00BC72B7">
        <w:rPr>
          <w:rFonts w:cstheme="minorHAnsi"/>
        </w:rPr>
        <w:t>$$</w:t>
      </w:r>
      <w:r w:rsidRPr="000F31A7">
        <w:rPr>
          <w:rFonts w:cstheme="minorHAnsi"/>
        </w:rPr>
        <w:t>Milanese 2014</w:t>
      </w:r>
      <w:r w:rsidR="00BC72B7">
        <w:rPr>
          <w:rFonts w:cstheme="minorHAnsi"/>
        </w:rPr>
        <w:t xml:space="preserve"> | </w:t>
      </w:r>
      <w:r w:rsidRPr="000F31A7">
        <w:rPr>
          <w:rFonts w:cstheme="minorHAnsi"/>
        </w:rPr>
        <w:t>24</w:t>
      </w:r>
      <w:r w:rsidR="00BC72B7">
        <w:rPr>
          <w:rFonts w:cstheme="minorHAnsi"/>
        </w:rPr>
        <w:t>$$</w:t>
      </w:r>
      <w:r w:rsidRPr="000F31A7">
        <w:rPr>
          <w:rFonts w:cstheme="minorHAnsi"/>
        </w:rPr>
        <w:t>, fig. 5</w:t>
      </w:r>
      <w:r w:rsidR="00E83662">
        <w:rPr>
          <w:rFonts w:cstheme="minorHAnsi"/>
        </w:rPr>
        <w:t>,</w:t>
      </w:r>
      <w:r w:rsidRPr="000F31A7">
        <w:rPr>
          <w:rFonts w:cstheme="minorHAnsi"/>
        </w:rPr>
        <w:t xml:space="preserve"> and </w:t>
      </w:r>
      <w:r w:rsidR="00BC72B7">
        <w:rPr>
          <w:rFonts w:cstheme="minorHAnsi"/>
        </w:rPr>
        <w:t>$$</w:t>
      </w:r>
      <w:r w:rsidR="00BC72B7" w:rsidRPr="000F31A7">
        <w:rPr>
          <w:rFonts w:cstheme="minorHAnsi"/>
        </w:rPr>
        <w:t>Milanese 2014</w:t>
      </w:r>
      <w:r w:rsidR="00BC72B7">
        <w:rPr>
          <w:rFonts w:cstheme="minorHAnsi"/>
        </w:rPr>
        <w:t xml:space="preserve"> |</w:t>
      </w:r>
      <w:r w:rsidR="00BC72B7">
        <w:rPr>
          <w:rFonts w:cstheme="minorHAnsi"/>
        </w:rPr>
        <w:t xml:space="preserve">| </w:t>
      </w:r>
      <w:r w:rsidRPr="000F31A7">
        <w:rPr>
          <w:rFonts w:cstheme="minorHAnsi"/>
        </w:rPr>
        <w:t>65</w:t>
      </w:r>
      <w:r w:rsidR="00BC72B7">
        <w:rPr>
          <w:rFonts w:cstheme="minorHAnsi"/>
        </w:rPr>
        <w:t>$$</w:t>
      </w:r>
      <w:r w:rsidRPr="000F31A7">
        <w:rPr>
          <w:rFonts w:cstheme="minorHAnsi"/>
        </w:rPr>
        <w:t>, pl. III.</w:t>
      </w:r>
    </w:p>
    <w:p w14:paraId="3171925C" w14:textId="77777777" w:rsidR="00463B67" w:rsidRPr="000F31A7" w:rsidRDefault="00463B67" w:rsidP="000F31A7">
      <w:pPr>
        <w:pStyle w:val="EndnoteText"/>
        <w:spacing w:line="240" w:lineRule="auto"/>
        <w:rPr>
          <w:rFonts w:cstheme="minorHAnsi"/>
        </w:rPr>
      </w:pPr>
    </w:p>
  </w:endnote>
  <w:endnote w:id="43">
    <w:p w14:paraId="4502E08E" w14:textId="6802B4EB" w:rsidR="000830C6" w:rsidRDefault="000830C6" w:rsidP="5D7FDE1B">
      <w:pPr>
        <w:pStyle w:val="EndnoteText"/>
        <w:spacing w:line="240" w:lineRule="auto"/>
      </w:pPr>
      <w:r w:rsidRPr="5D7FDE1B">
        <w:rPr>
          <w:rStyle w:val="EndnoteReference"/>
        </w:rPr>
        <w:endnoteRef/>
      </w:r>
      <w:r w:rsidR="5D7FDE1B" w:rsidRPr="5D7FDE1B">
        <w:t xml:space="preserve"> </w:t>
      </w:r>
      <w:r w:rsidR="007B0576">
        <w:t xml:space="preserve">The </w:t>
      </w:r>
      <w:r w:rsidR="00FB269F">
        <w:t>scope and contents</w:t>
      </w:r>
      <w:r w:rsidR="00DD41CB">
        <w:t xml:space="preserve"> of the unpublished lists</w:t>
      </w:r>
      <w:r w:rsidR="00FB269F">
        <w:t xml:space="preserve"> are </w:t>
      </w:r>
      <w:r w:rsidR="007B0576">
        <w:t>summarized</w:t>
      </w:r>
      <w:r w:rsidR="00FB269F">
        <w:t xml:space="preserve"> in </w:t>
      </w:r>
      <w:r w:rsidR="00BC72B7">
        <w:t>$$</w:t>
      </w:r>
      <w:r w:rsidR="00FB269F">
        <w:t>Milanese 2014</w:t>
      </w:r>
      <w:r w:rsidR="00BC72B7">
        <w:t>$$</w:t>
      </w:r>
      <w:r w:rsidR="00FB269F">
        <w:t>.</w:t>
      </w:r>
      <w:r w:rsidR="007B0576">
        <w:t xml:space="preserve"> </w:t>
      </w:r>
      <w:r w:rsidR="5D7FDE1B" w:rsidRPr="5D7FDE1B">
        <w:t xml:space="preserve">For the Getty askos, the date of export and name of the exporter are </w:t>
      </w:r>
      <w:r w:rsidR="00C21D09">
        <w:t xml:space="preserve">not </w:t>
      </w:r>
      <w:r w:rsidR="5D7FDE1B" w:rsidRPr="5D7FDE1B">
        <w:t>known. During the years of Ferdinand II’s reign (1830</w:t>
      </w:r>
      <w:r w:rsidR="00BC72B7">
        <w:t>–</w:t>
      </w:r>
      <w:r w:rsidR="5D7FDE1B" w:rsidRPr="5D7FDE1B">
        <w:t>1859) there were about 4,500 “Vasi italo-greci” exported</w:t>
      </w:r>
      <w:r w:rsidR="00BD3FAC">
        <w:t xml:space="preserve">; see </w:t>
      </w:r>
      <w:r w:rsidR="00BC72B7">
        <w:t>$$</w:t>
      </w:r>
      <w:r w:rsidR="5D7FDE1B" w:rsidRPr="5D7FDE1B">
        <w:t>Milanese 2014</w:t>
      </w:r>
      <w:r w:rsidR="00BC72B7">
        <w:t xml:space="preserve"> | </w:t>
      </w:r>
      <w:r w:rsidR="5D7FDE1B" w:rsidRPr="5D7FDE1B">
        <w:t>28</w:t>
      </w:r>
      <w:r w:rsidR="00BC72B7">
        <w:t>$$</w:t>
      </w:r>
      <w:r w:rsidR="5D7FDE1B" w:rsidRPr="5D7FDE1B">
        <w:t>, table 6.</w:t>
      </w:r>
    </w:p>
    <w:p w14:paraId="7ED50D10" w14:textId="77777777" w:rsidR="00463B67" w:rsidRPr="000F31A7" w:rsidRDefault="00463B67" w:rsidP="5D7FDE1B">
      <w:pPr>
        <w:pStyle w:val="EndnoteText"/>
        <w:spacing w:line="240" w:lineRule="auto"/>
      </w:pPr>
    </w:p>
  </w:endnote>
  <w:endnote w:id="44">
    <w:p w14:paraId="63261CA2" w14:textId="65676871" w:rsidR="00463B67"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For one model, see</w:t>
      </w:r>
      <w:r w:rsidR="00C21D09">
        <w:rPr>
          <w:rFonts w:cstheme="minorHAnsi"/>
        </w:rPr>
        <w:t xml:space="preserve"> the </w:t>
      </w:r>
      <w:r w:rsidR="00C21D09" w:rsidRPr="00C21D09">
        <w:rPr>
          <w:rFonts w:cstheme="minorHAnsi"/>
        </w:rPr>
        <w:t>Metropolitan Museum</w:t>
      </w:r>
      <w:r w:rsidR="00C21D09">
        <w:rPr>
          <w:rFonts w:cstheme="minorHAnsi"/>
        </w:rPr>
        <w:t xml:space="preserve"> web page</w:t>
      </w:r>
      <w:r w:rsidR="00EC282B" w:rsidRPr="000F31A7">
        <w:rPr>
          <w:rFonts w:cstheme="minorHAnsi"/>
        </w:rPr>
        <w:t xml:space="preserve"> “Archival Labels:</w:t>
      </w:r>
      <w:r w:rsidR="008223BE" w:rsidRPr="000F31A7">
        <w:rPr>
          <w:rFonts w:cstheme="minorHAnsi"/>
        </w:rPr>
        <w:t xml:space="preserve"> </w:t>
      </w:r>
      <w:r w:rsidR="00EC282B" w:rsidRPr="000F31A7">
        <w:rPr>
          <w:rFonts w:cstheme="minorHAnsi"/>
        </w:rPr>
        <w:t xml:space="preserve">A </w:t>
      </w:r>
      <w:r w:rsidR="00C21D09" w:rsidRPr="000F31A7">
        <w:rPr>
          <w:rFonts w:cstheme="minorHAnsi"/>
        </w:rPr>
        <w:t xml:space="preserve">Selection </w:t>
      </w:r>
      <w:r w:rsidR="00EC282B" w:rsidRPr="000F31A7">
        <w:rPr>
          <w:rFonts w:cstheme="minorHAnsi"/>
        </w:rPr>
        <w:t xml:space="preserve">of </w:t>
      </w:r>
      <w:r w:rsidR="00C21D09" w:rsidRPr="000F31A7">
        <w:rPr>
          <w:rFonts w:cstheme="minorHAnsi"/>
        </w:rPr>
        <w:t xml:space="preserve">Archival Labels </w:t>
      </w:r>
      <w:r w:rsidR="00EC282B" w:rsidRPr="000F31A7">
        <w:rPr>
          <w:rFonts w:cstheme="minorHAnsi"/>
        </w:rPr>
        <w:t xml:space="preserve">and </w:t>
      </w:r>
      <w:r w:rsidR="00C21D09" w:rsidRPr="000F31A7">
        <w:rPr>
          <w:rFonts w:cstheme="minorHAnsi"/>
        </w:rPr>
        <w:t xml:space="preserve">Stamps Found </w:t>
      </w:r>
      <w:r w:rsidR="00EC282B" w:rsidRPr="000F31A7">
        <w:rPr>
          <w:rFonts w:cstheme="minorHAnsi"/>
        </w:rPr>
        <w:t xml:space="preserve">on </w:t>
      </w:r>
      <w:r w:rsidR="00C21D09" w:rsidRPr="000F31A7">
        <w:rPr>
          <w:rFonts w:cstheme="minorHAnsi"/>
        </w:rPr>
        <w:t xml:space="preserve">Works </w:t>
      </w:r>
      <w:r w:rsidR="00EC282B" w:rsidRPr="000F31A7">
        <w:rPr>
          <w:rFonts w:cstheme="minorHAnsi"/>
        </w:rPr>
        <w:t xml:space="preserve">of </w:t>
      </w:r>
      <w:r w:rsidR="00C21D09" w:rsidRPr="000F31A7">
        <w:rPr>
          <w:rFonts w:cstheme="minorHAnsi"/>
        </w:rPr>
        <w:t xml:space="preserve">Art </w:t>
      </w:r>
      <w:r w:rsidR="00EC282B" w:rsidRPr="000F31A7">
        <w:rPr>
          <w:rFonts w:cstheme="minorHAnsi"/>
        </w:rPr>
        <w:t>in the Leonard A. Lauder Cubist Collection”</w:t>
      </w:r>
      <w:r w:rsidR="00C21D09">
        <w:rPr>
          <w:rFonts w:cstheme="minorHAnsi"/>
        </w:rPr>
        <w:t>:</w:t>
      </w:r>
      <w:r w:rsidR="00FB0C90" w:rsidRPr="000F31A7">
        <w:rPr>
          <w:rFonts w:cstheme="minorHAnsi"/>
        </w:rPr>
        <w:t xml:space="preserve"> </w:t>
      </w:r>
      <w:hyperlink r:id="rId29" w:history="1">
        <w:r w:rsidR="00572A0D" w:rsidRPr="000F31A7">
          <w:rPr>
            <w:rStyle w:val="Hyperlink"/>
            <w:rFonts w:cstheme="minorHAnsi"/>
          </w:rPr>
          <w:t>https://www.metmuseum.org/art/libraries-and-research-centers/leonard-lauder-research-center/research-resources/the-leonard-a,-d-,-lauder-cubist-collection-at-the-met/archival-labels/collectors</w:t>
        </w:r>
      </w:hyperlink>
      <w:r w:rsidR="00463B67">
        <w:t>.</w:t>
      </w:r>
    </w:p>
    <w:p w14:paraId="63BC6439" w14:textId="4B7BB045" w:rsidR="000830C6" w:rsidRPr="000F31A7" w:rsidRDefault="00572A0D" w:rsidP="000F31A7">
      <w:pPr>
        <w:pStyle w:val="EndnoteText"/>
        <w:spacing w:line="240" w:lineRule="auto"/>
        <w:rPr>
          <w:rFonts w:cstheme="minorHAnsi"/>
        </w:rPr>
      </w:pPr>
      <w:r w:rsidRPr="000F31A7">
        <w:rPr>
          <w:rFonts w:cstheme="minorHAnsi"/>
        </w:rPr>
        <w:t xml:space="preserve"> </w:t>
      </w:r>
    </w:p>
  </w:endnote>
  <w:endnote w:id="45">
    <w:p w14:paraId="40E29012" w14:textId="2368DF5D" w:rsidR="00463B67"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r w:rsidR="004B2694" w:rsidRPr="000F31A7">
        <w:rPr>
          <w:rFonts w:cstheme="minorHAnsi"/>
        </w:rPr>
        <w:t>79.AP.129</w:t>
      </w:r>
      <w:r w:rsidR="00566A8F">
        <w:rPr>
          <w:rFonts w:cstheme="minorHAnsi"/>
        </w:rPr>
        <w:t>;</w:t>
      </w:r>
      <w:r w:rsidR="004B2694" w:rsidRPr="000F31A7">
        <w:rPr>
          <w:rFonts w:cstheme="minorHAnsi"/>
        </w:rPr>
        <w:t xml:space="preserve"> </w:t>
      </w:r>
      <w:hyperlink r:id="rId30" w:history="1">
        <w:r w:rsidR="004B2694" w:rsidRPr="000F31A7">
          <w:rPr>
            <w:rStyle w:val="Hyperlink"/>
            <w:rFonts w:cstheme="minorHAnsi"/>
          </w:rPr>
          <w:t>https://www.getty.edu/art/collection/object/103TQE</w:t>
        </w:r>
      </w:hyperlink>
      <w:r w:rsidR="00463B67">
        <w:t>.</w:t>
      </w:r>
    </w:p>
    <w:p w14:paraId="14775C09" w14:textId="52DB4493" w:rsidR="000830C6" w:rsidRPr="000F31A7" w:rsidRDefault="000830C6" w:rsidP="000F31A7">
      <w:pPr>
        <w:pStyle w:val="EndnoteText"/>
        <w:spacing w:line="240" w:lineRule="auto"/>
        <w:rPr>
          <w:rFonts w:cstheme="minorHAnsi"/>
        </w:rPr>
      </w:pPr>
      <w:r w:rsidRPr="000F31A7">
        <w:rPr>
          <w:rFonts w:cstheme="minorHAnsi"/>
        </w:rPr>
        <w:t xml:space="preserve"> </w:t>
      </w:r>
    </w:p>
  </w:endnote>
  <w:endnote w:id="46">
    <w:p w14:paraId="767DFF18" w14:textId="144671D6"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The Federal Monuments Office of Austria, also called the BDA, issued these stamps</w:t>
      </w:r>
      <w:r w:rsidR="00AD01C6" w:rsidRPr="000F31A7">
        <w:rPr>
          <w:rFonts w:cstheme="minorHAnsi"/>
        </w:rPr>
        <w:t xml:space="preserve">; </w:t>
      </w:r>
      <w:r w:rsidR="00BC72B7">
        <w:rPr>
          <w:rFonts w:cstheme="minorHAnsi"/>
        </w:rPr>
        <w:t>$$</w:t>
      </w:r>
      <w:r w:rsidRPr="000F31A7">
        <w:rPr>
          <w:rFonts w:cstheme="minorHAnsi"/>
        </w:rPr>
        <w:t>Barr 2020</w:t>
      </w:r>
      <w:r w:rsidR="00BC72B7">
        <w:rPr>
          <w:rFonts w:cstheme="minorHAnsi"/>
        </w:rPr>
        <w:t xml:space="preserve"> | </w:t>
      </w:r>
      <w:r w:rsidRPr="000F31A7">
        <w:rPr>
          <w:rFonts w:cstheme="minorHAnsi"/>
        </w:rPr>
        <w:t>114</w:t>
      </w:r>
      <w:r w:rsidR="00BC72B7">
        <w:rPr>
          <w:rFonts w:cstheme="minorHAnsi"/>
        </w:rPr>
        <w:t>$$</w:t>
      </w:r>
      <w:r w:rsidRPr="000F31A7">
        <w:rPr>
          <w:rFonts w:cstheme="minorHAnsi"/>
        </w:rPr>
        <w:t xml:space="preserve">, fig. 11.5; </w:t>
      </w:r>
      <w:r w:rsidR="009C27D8" w:rsidRPr="000F31A7">
        <w:rPr>
          <w:rFonts w:cstheme="minorHAnsi"/>
        </w:rPr>
        <w:t>see also</w:t>
      </w:r>
      <w:r w:rsidRPr="000F31A7">
        <w:rPr>
          <w:rFonts w:cstheme="minorHAnsi"/>
        </w:rPr>
        <w:t xml:space="preserve"> </w:t>
      </w:r>
      <w:r w:rsidR="00BC72B7">
        <w:rPr>
          <w:rFonts w:cstheme="minorHAnsi"/>
        </w:rPr>
        <w:t>$$</w:t>
      </w:r>
      <w:r w:rsidRPr="000F31A7">
        <w:rPr>
          <w:rFonts w:cstheme="minorHAnsi"/>
        </w:rPr>
        <w:t>Bartoli</w:t>
      </w:r>
      <w:r w:rsidR="00A335C7" w:rsidRPr="000F31A7">
        <w:rPr>
          <w:rFonts w:cstheme="minorHAnsi"/>
        </w:rPr>
        <w:t xml:space="preserve"> 2021</w:t>
      </w:r>
      <w:r w:rsidR="00BC72B7">
        <w:rPr>
          <w:rFonts w:cstheme="minorHAnsi"/>
        </w:rPr>
        <w:t xml:space="preserve"> | </w:t>
      </w:r>
      <w:r w:rsidR="00A335C7" w:rsidRPr="000F31A7">
        <w:rPr>
          <w:rFonts w:cstheme="minorHAnsi"/>
        </w:rPr>
        <w:t>12</w:t>
      </w:r>
      <w:r w:rsidR="00BC72B7">
        <w:rPr>
          <w:rFonts w:cstheme="minorHAnsi"/>
        </w:rPr>
        <w:t>$$</w:t>
      </w:r>
      <w:r w:rsidR="00B65CFA">
        <w:rPr>
          <w:rFonts w:cstheme="minorHAnsi"/>
        </w:rPr>
        <w:t>,</w:t>
      </w:r>
      <w:r w:rsidR="00A335C7" w:rsidRPr="000F31A7">
        <w:rPr>
          <w:rFonts w:cstheme="minorHAnsi"/>
        </w:rPr>
        <w:t xml:space="preserve"> fig. 1.</w:t>
      </w:r>
      <w:r w:rsidR="008752B7">
        <w:rPr>
          <w:rFonts w:cstheme="minorHAnsi"/>
        </w:rPr>
        <w:t xml:space="preserve"> M</w:t>
      </w:r>
      <w:r w:rsidR="008752B7" w:rsidRPr="008752B7">
        <w:rPr>
          <w:rFonts w:cstheme="minorHAnsi"/>
        </w:rPr>
        <w:t xml:space="preserve">any thanks </w:t>
      </w:r>
      <w:r w:rsidR="008752B7">
        <w:rPr>
          <w:rFonts w:cstheme="minorHAnsi"/>
        </w:rPr>
        <w:t xml:space="preserve">again </w:t>
      </w:r>
      <w:r w:rsidR="008752B7" w:rsidRPr="008752B7">
        <w:rPr>
          <w:rFonts w:cstheme="minorHAnsi"/>
        </w:rPr>
        <w:t xml:space="preserve">to Anita Stelzl-Gallian of the Bundesdenkmalamt for this </w:t>
      </w:r>
      <w:r w:rsidR="008752B7">
        <w:rPr>
          <w:rFonts w:cstheme="minorHAnsi"/>
        </w:rPr>
        <w:t>information.</w:t>
      </w:r>
    </w:p>
    <w:p w14:paraId="6631F619" w14:textId="77777777" w:rsidR="00463B67" w:rsidRPr="000F31A7" w:rsidRDefault="00463B67" w:rsidP="000F31A7">
      <w:pPr>
        <w:pStyle w:val="EndnoteText"/>
        <w:spacing w:line="240" w:lineRule="auto"/>
        <w:rPr>
          <w:rFonts w:cstheme="minorHAnsi"/>
        </w:rPr>
      </w:pPr>
    </w:p>
  </w:endnote>
  <w:endnote w:id="47">
    <w:p w14:paraId="7F4D9EDB" w14:textId="1B2C9F82" w:rsidR="00463B67"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r w:rsidR="00237D0E" w:rsidRPr="000F31A7">
        <w:rPr>
          <w:rFonts w:cstheme="minorHAnsi"/>
        </w:rPr>
        <w:t>81.AP.29</w:t>
      </w:r>
      <w:r w:rsidR="00566A8F">
        <w:rPr>
          <w:rFonts w:cstheme="minorHAnsi"/>
        </w:rPr>
        <w:t>;</w:t>
      </w:r>
      <w:r w:rsidR="00237D0E" w:rsidRPr="000F31A7">
        <w:rPr>
          <w:rFonts w:cstheme="minorHAnsi"/>
        </w:rPr>
        <w:t xml:space="preserve"> </w:t>
      </w:r>
      <w:hyperlink r:id="rId31" w:history="1">
        <w:r w:rsidR="00237D0E" w:rsidRPr="000F31A7">
          <w:rPr>
            <w:rStyle w:val="Hyperlink"/>
            <w:rFonts w:cstheme="minorHAnsi"/>
          </w:rPr>
          <w:t>https://www.getty.edu/art/collection/object/103TXT</w:t>
        </w:r>
      </w:hyperlink>
      <w:r w:rsidR="00127CBE">
        <w:rPr>
          <w:rFonts w:cstheme="minorHAnsi"/>
        </w:rPr>
        <w:t xml:space="preserve">. See </w:t>
      </w:r>
      <w:r w:rsidR="00F1155A">
        <w:rPr>
          <w:rFonts w:cstheme="minorHAnsi"/>
        </w:rPr>
        <w:t xml:space="preserve">also </w:t>
      </w:r>
      <w:r w:rsidR="00EB6D3A" w:rsidRPr="000F31A7">
        <w:rPr>
          <w:rFonts w:cstheme="minorHAnsi"/>
        </w:rPr>
        <w:t xml:space="preserve">“Tracing </w:t>
      </w:r>
      <w:r w:rsidR="009F2C72" w:rsidRPr="000F31A7">
        <w:rPr>
          <w:rFonts w:cstheme="minorHAnsi"/>
        </w:rPr>
        <w:t>the Path to the Museum” in</w:t>
      </w:r>
      <w:r w:rsidR="009F2C72" w:rsidRPr="00DA7A14">
        <w:rPr>
          <w:rFonts w:cstheme="minorHAnsi"/>
          <w:i/>
          <w:iCs/>
        </w:rPr>
        <w:t xml:space="preserve"> </w:t>
      </w:r>
      <w:r w:rsidR="00AD5504" w:rsidRPr="00DA7A14">
        <w:rPr>
          <w:rFonts w:cstheme="minorHAnsi"/>
          <w:i/>
          <w:iCs/>
        </w:rPr>
        <w:t>Funerary Portraits from Roman Egypt: Facing Forward</w:t>
      </w:r>
      <w:r w:rsidR="001D3E8F">
        <w:rPr>
          <w:rFonts w:cstheme="minorHAnsi"/>
        </w:rPr>
        <w:t>,</w:t>
      </w:r>
      <w:r w:rsidR="003F72E0" w:rsidRPr="000F31A7">
        <w:rPr>
          <w:rFonts w:cstheme="minorHAnsi"/>
        </w:rPr>
        <w:t xml:space="preserve"> </w:t>
      </w:r>
      <w:r w:rsidR="001D3E8F">
        <w:rPr>
          <w:rFonts w:cstheme="minorHAnsi"/>
        </w:rPr>
        <w:t xml:space="preserve">from the </w:t>
      </w:r>
      <w:r w:rsidR="008D0FF6" w:rsidRPr="000F31A7">
        <w:rPr>
          <w:rFonts w:cstheme="minorHAnsi"/>
        </w:rPr>
        <w:t xml:space="preserve">digital exhibition, </w:t>
      </w:r>
      <w:r w:rsidR="001F0346" w:rsidRPr="000F31A7">
        <w:rPr>
          <w:rFonts w:cstheme="minorHAnsi"/>
        </w:rPr>
        <w:t>Harvard Art Museum,</w:t>
      </w:r>
      <w:r w:rsidR="001D3E8F">
        <w:rPr>
          <w:rFonts w:cstheme="minorHAnsi"/>
        </w:rPr>
        <w:t xml:space="preserve"> Cambridge,</w:t>
      </w:r>
      <w:r w:rsidR="001D3E8F" w:rsidRPr="001D3E8F">
        <w:rPr>
          <w:rFonts w:cstheme="minorHAnsi"/>
        </w:rPr>
        <w:t xml:space="preserve"> </w:t>
      </w:r>
      <w:r w:rsidR="001D3E8F" w:rsidRPr="000F31A7">
        <w:rPr>
          <w:rFonts w:cstheme="minorHAnsi"/>
        </w:rPr>
        <w:t>August 26–December 30, 2022</w:t>
      </w:r>
      <w:r w:rsidR="00CC310B">
        <w:rPr>
          <w:rFonts w:cstheme="minorHAnsi"/>
        </w:rPr>
        <w:t>;</w:t>
      </w:r>
      <w:r w:rsidR="001F0346" w:rsidRPr="000F31A7">
        <w:rPr>
          <w:rFonts w:cstheme="minorHAnsi"/>
        </w:rPr>
        <w:t xml:space="preserve"> </w:t>
      </w:r>
      <w:hyperlink r:id="rId32" w:history="1">
        <w:r w:rsidR="00FA044C" w:rsidRPr="000F31A7">
          <w:rPr>
            <w:rStyle w:val="Hyperlink"/>
            <w:rFonts w:cstheme="minorHAnsi"/>
          </w:rPr>
          <w:t>https://harvardartmuseums.org/tour/770/slide/12413</w:t>
        </w:r>
      </w:hyperlink>
      <w:r w:rsidR="00463B67">
        <w:t>.</w:t>
      </w:r>
    </w:p>
    <w:p w14:paraId="779CE508" w14:textId="77FD14F8" w:rsidR="000830C6" w:rsidRPr="000F31A7" w:rsidRDefault="00B953AF" w:rsidP="000F31A7">
      <w:pPr>
        <w:pStyle w:val="EndnoteText"/>
        <w:spacing w:line="240" w:lineRule="auto"/>
        <w:rPr>
          <w:rFonts w:cstheme="minorHAnsi"/>
        </w:rPr>
      </w:pPr>
      <w:r>
        <w:rPr>
          <w:rFonts w:cstheme="minorHAnsi"/>
        </w:rPr>
        <w:t xml:space="preserve"> </w:t>
      </w:r>
    </w:p>
  </w:endnote>
  <w:endnote w:id="48">
    <w:p w14:paraId="3DFB005E" w14:textId="56ABDB37" w:rsidR="00463B67" w:rsidRPr="00DD41CB" w:rsidRDefault="000830C6" w:rsidP="000F31A7">
      <w:pPr>
        <w:pStyle w:val="EndnoteText"/>
        <w:spacing w:line="240" w:lineRule="auto"/>
        <w:rPr>
          <w:lang w:val="de-DE"/>
        </w:rPr>
      </w:pPr>
      <w:r w:rsidRPr="000F31A7">
        <w:rPr>
          <w:rStyle w:val="EndnoteReference"/>
          <w:rFonts w:cstheme="minorHAnsi"/>
        </w:rPr>
        <w:endnoteRef/>
      </w:r>
      <w:r w:rsidRPr="000F31A7">
        <w:rPr>
          <w:rFonts w:cstheme="minorHAnsi"/>
          <w:lang w:val="de-DE"/>
        </w:rPr>
        <w:t xml:space="preserve"> </w:t>
      </w:r>
      <w:r w:rsidR="0014691D" w:rsidRPr="000F31A7">
        <w:rPr>
          <w:rFonts w:cstheme="minorHAnsi"/>
          <w:lang w:val="de-DE"/>
        </w:rPr>
        <w:t>78.AB.408.1</w:t>
      </w:r>
      <w:r w:rsidR="007B1659">
        <w:rPr>
          <w:rFonts w:cstheme="minorHAnsi"/>
          <w:lang w:val="de-DE"/>
        </w:rPr>
        <w:t>;</w:t>
      </w:r>
      <w:r w:rsidR="0014691D" w:rsidRPr="000F31A7">
        <w:rPr>
          <w:rFonts w:cstheme="minorHAnsi"/>
          <w:lang w:val="de-DE"/>
        </w:rPr>
        <w:t xml:space="preserve"> </w:t>
      </w:r>
      <w:hyperlink r:id="rId33" w:history="1">
        <w:r w:rsidR="0014691D" w:rsidRPr="000F31A7">
          <w:rPr>
            <w:rStyle w:val="Hyperlink"/>
            <w:rFonts w:cstheme="minorHAnsi"/>
            <w:lang w:val="de-DE"/>
          </w:rPr>
          <w:t>https://www.getty.edu/art/collection/object/105Y7A</w:t>
        </w:r>
      </w:hyperlink>
      <w:r w:rsidR="00463B67" w:rsidRPr="00DD41CB">
        <w:rPr>
          <w:lang w:val="de-DE"/>
        </w:rPr>
        <w:t>.</w:t>
      </w:r>
      <w:r w:rsidR="00F42A51" w:rsidRPr="00DD41CB">
        <w:rPr>
          <w:lang w:val="de-DE"/>
        </w:rPr>
        <w:t xml:space="preserve"> </w:t>
      </w:r>
      <w:hyperlink r:id="rId34" w:history="1">
        <w:r w:rsidR="00F42A51" w:rsidRPr="00DD41CB">
          <w:rPr>
            <w:lang w:val="de-DE"/>
          </w:rPr>
          <w:t>78.AB.408.2</w:t>
        </w:r>
      </w:hyperlink>
      <w:r w:rsidR="00F42A51" w:rsidRPr="00DD41CB">
        <w:rPr>
          <w:lang w:val="de-DE"/>
        </w:rPr>
        <w:t xml:space="preserve">; </w:t>
      </w:r>
      <w:hyperlink r:id="rId35" w:history="1">
        <w:r w:rsidR="00F42A51" w:rsidRPr="00DD41CB">
          <w:rPr>
            <w:rStyle w:val="Hyperlink"/>
            <w:lang w:val="de-DE"/>
          </w:rPr>
          <w:t>https://www.getty.edu/art/collection/object/105Y7B</w:t>
        </w:r>
      </w:hyperlink>
      <w:r w:rsidR="00F42A51" w:rsidRPr="00DD41CB">
        <w:rPr>
          <w:lang w:val="de-DE"/>
        </w:rPr>
        <w:t xml:space="preserve">. </w:t>
      </w:r>
      <w:hyperlink r:id="rId36" w:history="1">
        <w:r w:rsidR="00F42A51" w:rsidRPr="00DD41CB">
          <w:rPr>
            <w:lang w:val="de-DE"/>
          </w:rPr>
          <w:t>78.AB.408.3</w:t>
        </w:r>
      </w:hyperlink>
      <w:r w:rsidR="00F42A51" w:rsidRPr="00DD41CB">
        <w:rPr>
          <w:lang w:val="de-DE"/>
        </w:rPr>
        <w:t xml:space="preserve">; </w:t>
      </w:r>
      <w:hyperlink r:id="rId37" w:history="1">
        <w:r w:rsidR="00F42A51" w:rsidRPr="00DD41CB">
          <w:rPr>
            <w:rStyle w:val="Hyperlink"/>
            <w:lang w:val="de-DE"/>
          </w:rPr>
          <w:t>https://www.getty.edu/art/collection/object/105Y7C</w:t>
        </w:r>
      </w:hyperlink>
      <w:r w:rsidR="00F42A51" w:rsidRPr="00DD41CB">
        <w:rPr>
          <w:lang w:val="de-DE"/>
        </w:rPr>
        <w:t xml:space="preserve">. </w:t>
      </w:r>
      <w:hyperlink r:id="rId38" w:history="1">
        <w:r w:rsidR="00F42A51" w:rsidRPr="00DD41CB">
          <w:rPr>
            <w:lang w:val="de-DE"/>
          </w:rPr>
          <w:t>78.AB.408.4</w:t>
        </w:r>
      </w:hyperlink>
      <w:r w:rsidR="00F42A51" w:rsidRPr="00DD41CB">
        <w:rPr>
          <w:lang w:val="de-DE"/>
        </w:rPr>
        <w:t xml:space="preserve">; </w:t>
      </w:r>
      <w:hyperlink r:id="rId39" w:history="1">
        <w:r w:rsidR="00F42A51" w:rsidRPr="00DD41CB">
          <w:rPr>
            <w:rStyle w:val="Hyperlink"/>
            <w:lang w:val="de-DE"/>
          </w:rPr>
          <w:t>https://www.getty.edu/art/collection/object/105Y7D</w:t>
        </w:r>
      </w:hyperlink>
      <w:r w:rsidR="00F42A51" w:rsidRPr="00DD41CB">
        <w:rPr>
          <w:lang w:val="de-DE"/>
        </w:rPr>
        <w:t xml:space="preserve">, </w:t>
      </w:r>
      <w:hyperlink r:id="rId40" w:history="1">
        <w:r w:rsidR="00F42A51" w:rsidRPr="00DD41CB">
          <w:rPr>
            <w:lang w:val="de-DE"/>
          </w:rPr>
          <w:t>78.AB.408.5</w:t>
        </w:r>
      </w:hyperlink>
      <w:r w:rsidR="00F42A51" w:rsidRPr="00DD41CB">
        <w:rPr>
          <w:lang w:val="de-DE"/>
        </w:rPr>
        <w:t xml:space="preserve">; </w:t>
      </w:r>
      <w:hyperlink r:id="rId41" w:history="1">
        <w:r w:rsidR="00F42A51" w:rsidRPr="00DD41CB">
          <w:rPr>
            <w:rStyle w:val="Hyperlink"/>
            <w:lang w:val="de-DE"/>
          </w:rPr>
          <w:t>https://www.getty.edu/art/collection/object/105Y7D</w:t>
        </w:r>
      </w:hyperlink>
      <w:r w:rsidR="00F42A51" w:rsidRPr="00DD41CB">
        <w:rPr>
          <w:lang w:val="de-DE"/>
        </w:rPr>
        <w:t>.</w:t>
      </w:r>
    </w:p>
    <w:p w14:paraId="6B7EFF54" w14:textId="6A5AF1CC" w:rsidR="000830C6" w:rsidRPr="000F31A7" w:rsidRDefault="0014691D" w:rsidP="000F31A7">
      <w:pPr>
        <w:pStyle w:val="EndnoteText"/>
        <w:spacing w:line="240" w:lineRule="auto"/>
        <w:rPr>
          <w:rFonts w:cstheme="minorHAnsi"/>
          <w:lang w:val="de-DE"/>
        </w:rPr>
      </w:pPr>
      <w:r w:rsidRPr="000F31A7">
        <w:rPr>
          <w:rFonts w:cstheme="minorHAnsi"/>
          <w:lang w:val="de-DE"/>
        </w:rPr>
        <w:t xml:space="preserve"> </w:t>
      </w:r>
    </w:p>
  </w:endnote>
  <w:endnote w:id="49">
    <w:p w14:paraId="5AB03015" w14:textId="73CF0F90" w:rsidR="000830C6" w:rsidRDefault="000830C6" w:rsidP="000F31A7">
      <w:pPr>
        <w:pStyle w:val="NoSpacing"/>
        <w:rPr>
          <w:rFonts w:cstheme="minorHAnsi"/>
          <w:sz w:val="20"/>
          <w:szCs w:val="20"/>
        </w:rPr>
      </w:pPr>
      <w:r w:rsidRPr="000F31A7">
        <w:rPr>
          <w:rStyle w:val="EndnoteReference"/>
          <w:rFonts w:cstheme="minorHAnsi"/>
          <w:sz w:val="20"/>
          <w:szCs w:val="20"/>
        </w:rPr>
        <w:endnoteRef/>
      </w:r>
      <w:r w:rsidRPr="000F31A7">
        <w:rPr>
          <w:rFonts w:cstheme="minorHAnsi"/>
          <w:sz w:val="20"/>
          <w:szCs w:val="20"/>
        </w:rPr>
        <w:t xml:space="preserve"> </w:t>
      </w:r>
      <w:r w:rsidR="00BC72B7">
        <w:rPr>
          <w:rFonts w:cstheme="minorHAnsi"/>
          <w:sz w:val="20"/>
          <w:szCs w:val="20"/>
        </w:rPr>
        <w:t>$$</w:t>
      </w:r>
      <w:r w:rsidRPr="000F31A7">
        <w:rPr>
          <w:rFonts w:cstheme="minorHAnsi"/>
          <w:sz w:val="20"/>
          <w:szCs w:val="20"/>
        </w:rPr>
        <w:t>MacGregor and Brown 1987</w:t>
      </w:r>
      <w:r w:rsidR="00BC72B7">
        <w:rPr>
          <w:rFonts w:cstheme="minorHAnsi"/>
          <w:sz w:val="20"/>
          <w:szCs w:val="20"/>
        </w:rPr>
        <w:t xml:space="preserve"> | </w:t>
      </w:r>
      <w:r w:rsidRPr="000F31A7">
        <w:rPr>
          <w:rFonts w:cstheme="minorHAnsi"/>
          <w:sz w:val="20"/>
          <w:szCs w:val="20"/>
        </w:rPr>
        <w:t>14</w:t>
      </w:r>
      <w:r w:rsidR="00BC72B7">
        <w:rPr>
          <w:rFonts w:cstheme="minorHAnsi"/>
          <w:sz w:val="20"/>
          <w:szCs w:val="20"/>
        </w:rPr>
        <w:t>–</w:t>
      </w:r>
      <w:r w:rsidRPr="000F31A7">
        <w:rPr>
          <w:rFonts w:cstheme="minorHAnsi"/>
          <w:sz w:val="20"/>
          <w:szCs w:val="20"/>
        </w:rPr>
        <w:t>15</w:t>
      </w:r>
      <w:r w:rsidR="00BC72B7">
        <w:rPr>
          <w:rFonts w:cstheme="minorHAnsi"/>
          <w:sz w:val="20"/>
          <w:szCs w:val="20"/>
        </w:rPr>
        <w:t>$$</w:t>
      </w:r>
      <w:r w:rsidRPr="000F31A7">
        <w:rPr>
          <w:rFonts w:cstheme="minorHAnsi"/>
          <w:sz w:val="20"/>
          <w:szCs w:val="20"/>
        </w:rPr>
        <w:t xml:space="preserve">. </w:t>
      </w:r>
      <w:r w:rsidR="009D1CC5" w:rsidRPr="000F31A7">
        <w:rPr>
          <w:rFonts w:cstheme="minorHAnsi"/>
          <w:sz w:val="20"/>
          <w:szCs w:val="20"/>
        </w:rPr>
        <w:t>Notably, this book is no longer searchable online, so if this research were undertaken today, it would require a different approach. The unpredictability of access to online resources, especially copyrighted materials, is a frustrating reality of research. For this reason, we recommend archiving and preserving links, detailed notes, and screenshots of online resources</w:t>
      </w:r>
      <w:r w:rsidR="0026149E" w:rsidRPr="000F31A7">
        <w:rPr>
          <w:rFonts w:cstheme="minorHAnsi"/>
          <w:sz w:val="20"/>
          <w:szCs w:val="20"/>
        </w:rPr>
        <w:t>.</w:t>
      </w:r>
    </w:p>
    <w:p w14:paraId="24769BB1" w14:textId="77777777" w:rsidR="00463B67" w:rsidRPr="000F31A7" w:rsidRDefault="00463B67" w:rsidP="000F31A7">
      <w:pPr>
        <w:pStyle w:val="NoSpacing"/>
        <w:rPr>
          <w:rFonts w:cstheme="minorHAnsi"/>
          <w:sz w:val="20"/>
          <w:szCs w:val="20"/>
        </w:rPr>
      </w:pPr>
    </w:p>
  </w:endnote>
  <w:endnote w:id="50">
    <w:p w14:paraId="343172EA" w14:textId="71C1A2DA" w:rsidR="000830C6" w:rsidRDefault="000830C6" w:rsidP="000F31A7">
      <w:pPr>
        <w:pStyle w:val="NoSpacing"/>
        <w:rPr>
          <w:rFonts w:cstheme="minorHAnsi"/>
          <w:sz w:val="20"/>
          <w:szCs w:val="20"/>
        </w:rPr>
      </w:pPr>
      <w:r w:rsidRPr="000F31A7">
        <w:rPr>
          <w:rStyle w:val="EndnoteReference"/>
          <w:rFonts w:cstheme="minorHAnsi"/>
          <w:sz w:val="20"/>
          <w:szCs w:val="20"/>
        </w:rPr>
        <w:endnoteRef/>
      </w:r>
      <w:r w:rsidRPr="000F31A7">
        <w:rPr>
          <w:rFonts w:cstheme="minorHAnsi"/>
          <w:sz w:val="20"/>
          <w:szCs w:val="20"/>
        </w:rPr>
        <w:t xml:space="preserve"> The Hugh Fawcett collection is also well-documented in </w:t>
      </w:r>
      <w:r w:rsidR="00BC72B7">
        <w:rPr>
          <w:rFonts w:cstheme="minorHAnsi"/>
          <w:sz w:val="20"/>
          <w:szCs w:val="20"/>
        </w:rPr>
        <w:t>$$</w:t>
      </w:r>
      <w:r w:rsidRPr="000F31A7">
        <w:rPr>
          <w:rFonts w:cstheme="minorHAnsi"/>
          <w:sz w:val="20"/>
          <w:szCs w:val="20"/>
        </w:rPr>
        <w:t>Pearce 2016</w:t>
      </w:r>
      <w:r w:rsidR="00BC72B7">
        <w:rPr>
          <w:rFonts w:cstheme="minorHAnsi"/>
          <w:sz w:val="20"/>
          <w:szCs w:val="20"/>
        </w:rPr>
        <w:t xml:space="preserve"> | </w:t>
      </w:r>
      <w:r w:rsidR="00293633">
        <w:rPr>
          <w:rFonts w:cstheme="minorHAnsi"/>
          <w:sz w:val="20"/>
          <w:szCs w:val="20"/>
        </w:rPr>
        <w:t>145</w:t>
      </w:r>
      <w:r w:rsidR="00BC72B7">
        <w:rPr>
          <w:rFonts w:cstheme="minorHAnsi"/>
          <w:sz w:val="20"/>
          <w:szCs w:val="20"/>
        </w:rPr>
        <w:t>–</w:t>
      </w:r>
      <w:r w:rsidR="00293633">
        <w:rPr>
          <w:rFonts w:cstheme="minorHAnsi"/>
          <w:sz w:val="20"/>
          <w:szCs w:val="20"/>
        </w:rPr>
        <w:t>50</w:t>
      </w:r>
      <w:r w:rsidR="00BC72B7">
        <w:rPr>
          <w:rFonts w:cstheme="minorHAnsi"/>
          <w:sz w:val="20"/>
          <w:szCs w:val="20"/>
        </w:rPr>
        <w:t>$$</w:t>
      </w:r>
      <w:r w:rsidRPr="000F31A7">
        <w:rPr>
          <w:rFonts w:cstheme="minorHAnsi"/>
          <w:sz w:val="20"/>
          <w:szCs w:val="20"/>
        </w:rPr>
        <w:t xml:space="preserve">. </w:t>
      </w:r>
    </w:p>
    <w:p w14:paraId="25296108" w14:textId="77777777" w:rsidR="00463B67" w:rsidRPr="000F31A7" w:rsidRDefault="00463B67" w:rsidP="000F31A7">
      <w:pPr>
        <w:pStyle w:val="NoSpacing"/>
        <w:rPr>
          <w:rFonts w:cstheme="minorHAnsi"/>
          <w:sz w:val="20"/>
          <w:szCs w:val="20"/>
        </w:rPr>
      </w:pPr>
    </w:p>
  </w:endnote>
  <w:endnote w:id="51">
    <w:p w14:paraId="68125A51" w14:textId="710EF1AD"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BC72B7">
        <w:rPr>
          <w:rFonts w:cstheme="minorHAnsi"/>
        </w:rPr>
        <w:t>$$</w:t>
      </w:r>
      <w:r w:rsidRPr="000F31A7">
        <w:rPr>
          <w:rFonts w:cstheme="minorHAnsi"/>
        </w:rPr>
        <w:t>Sotheby’s</w:t>
      </w:r>
      <w:r w:rsidR="00BD730F" w:rsidRPr="000F31A7">
        <w:rPr>
          <w:rFonts w:cstheme="minorHAnsi"/>
        </w:rPr>
        <w:t xml:space="preserve"> </w:t>
      </w:r>
      <w:r w:rsidRPr="000F31A7">
        <w:rPr>
          <w:rFonts w:cstheme="minorHAnsi"/>
        </w:rPr>
        <w:t>1963</w:t>
      </w:r>
      <w:r w:rsidR="00BC72B7">
        <w:rPr>
          <w:rFonts w:cstheme="minorHAnsi"/>
        </w:rPr>
        <w:t>$$</w:t>
      </w:r>
      <w:r w:rsidR="00BD730F" w:rsidRPr="000F31A7">
        <w:rPr>
          <w:rFonts w:cstheme="minorHAnsi"/>
        </w:rPr>
        <w:t xml:space="preserve">, </w:t>
      </w:r>
      <w:r w:rsidRPr="000F31A7">
        <w:rPr>
          <w:rFonts w:cstheme="minorHAnsi"/>
        </w:rPr>
        <w:t>lot 74.</w:t>
      </w:r>
    </w:p>
    <w:p w14:paraId="1A4362CF" w14:textId="77777777" w:rsidR="00463B67" w:rsidRPr="000F31A7" w:rsidRDefault="00463B67" w:rsidP="000F31A7">
      <w:pPr>
        <w:pStyle w:val="EndnoteText"/>
        <w:spacing w:line="240" w:lineRule="auto"/>
        <w:rPr>
          <w:rFonts w:cstheme="minorHAnsi"/>
        </w:rPr>
      </w:pPr>
    </w:p>
  </w:endnote>
  <w:endnote w:id="52">
    <w:p w14:paraId="0B44172E" w14:textId="76697C82"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See the section </w:t>
      </w:r>
      <w:r w:rsidR="00A06A01" w:rsidRPr="000F31A7">
        <w:rPr>
          <w:rFonts w:cstheme="minorHAnsi"/>
        </w:rPr>
        <w:t xml:space="preserve">in this </w:t>
      </w:r>
      <w:r w:rsidR="00A06A01" w:rsidRPr="00BC72B7">
        <w:rPr>
          <w:rFonts w:cstheme="minorHAnsi"/>
        </w:rPr>
        <w:t>chapter</w:t>
      </w:r>
      <w:r w:rsidRPr="00BC72B7">
        <w:rPr>
          <w:rFonts w:cstheme="minorHAnsi"/>
        </w:rPr>
        <w:t xml:space="preserve"> </w:t>
      </w:r>
      <w:r w:rsidR="00F06887" w:rsidRPr="00BC72B7">
        <w:rPr>
          <w:rFonts w:cstheme="minorHAnsi"/>
        </w:rPr>
        <w:t>“</w:t>
      </w:r>
      <w:hyperlink r:id="rId42" w:history="1">
        <w:r w:rsidR="00F06887" w:rsidRPr="00BC72B7">
          <w:rPr>
            <w:rStyle w:val="Hyperlink"/>
            <w:rFonts w:cstheme="minorHAnsi"/>
          </w:rPr>
          <w:t xml:space="preserve">Auction and </w:t>
        </w:r>
        <w:r w:rsidRPr="00BC72B7">
          <w:rPr>
            <w:rStyle w:val="Hyperlink"/>
            <w:rFonts w:cstheme="minorHAnsi"/>
          </w:rPr>
          <w:t>Sale</w:t>
        </w:r>
        <w:r w:rsidR="00DD7C0C" w:rsidRPr="00BC72B7">
          <w:rPr>
            <w:rStyle w:val="Hyperlink"/>
            <w:rFonts w:cstheme="minorHAnsi"/>
          </w:rPr>
          <w:t>s</w:t>
        </w:r>
        <w:r w:rsidRPr="00BC72B7">
          <w:rPr>
            <w:rStyle w:val="Hyperlink"/>
            <w:rFonts w:cstheme="minorHAnsi"/>
          </w:rPr>
          <w:t xml:space="preserve"> </w:t>
        </w:r>
        <w:r w:rsidR="009244B7" w:rsidRPr="00BC72B7">
          <w:rPr>
            <w:rStyle w:val="Hyperlink"/>
            <w:rFonts w:cstheme="minorHAnsi"/>
          </w:rPr>
          <w:t>Catalogues</w:t>
        </w:r>
      </w:hyperlink>
      <w:r w:rsidR="009244B7">
        <w:rPr>
          <w:rFonts w:cstheme="minorHAnsi"/>
        </w:rPr>
        <w:t>”</w:t>
      </w:r>
      <w:r w:rsidRPr="000F31A7">
        <w:rPr>
          <w:rFonts w:cstheme="minorHAnsi"/>
        </w:rPr>
        <w:t xml:space="preserve"> for additional discussion of price lists in auction catalogues</w:t>
      </w:r>
      <w:r w:rsidR="009244B7" w:rsidRPr="000F31A7">
        <w:rPr>
          <w:rFonts w:cstheme="minorHAnsi"/>
        </w:rPr>
        <w:t>.</w:t>
      </w:r>
    </w:p>
    <w:p w14:paraId="74807E2C" w14:textId="77777777" w:rsidR="00463B67" w:rsidRPr="000F31A7" w:rsidRDefault="00463B67" w:rsidP="000F31A7">
      <w:pPr>
        <w:pStyle w:val="EndnoteText"/>
        <w:spacing w:line="240" w:lineRule="auto"/>
        <w:rPr>
          <w:rFonts w:cstheme="minorHAnsi"/>
        </w:rPr>
      </w:pPr>
    </w:p>
  </w:endnote>
  <w:endnote w:id="53">
    <w:p w14:paraId="231FB111" w14:textId="7D3BC676"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Additional information on Fawcett’s collecting practices and his archives was kindly provided by Gail Boyle, Senior Curator of Archaeology at the Bristol Museum &amp; Art Gallery and caretaker of Fawcett’s collection since 1987</w:t>
      </w:r>
      <w:r w:rsidR="009244B7">
        <w:rPr>
          <w:rFonts w:cstheme="minorHAnsi"/>
        </w:rPr>
        <w:t xml:space="preserve">, pers. comm., </w:t>
      </w:r>
      <w:r w:rsidRPr="000F31A7">
        <w:rPr>
          <w:rFonts w:cstheme="minorHAnsi"/>
        </w:rPr>
        <w:t xml:space="preserve">email September 14, 2017. </w:t>
      </w:r>
    </w:p>
    <w:p w14:paraId="2E301147" w14:textId="77777777" w:rsidR="00463B67" w:rsidRPr="000F31A7" w:rsidRDefault="00463B67" w:rsidP="000F31A7">
      <w:pPr>
        <w:pStyle w:val="EndnoteText"/>
        <w:spacing w:line="240" w:lineRule="auto"/>
        <w:rPr>
          <w:rFonts w:cstheme="minorHAnsi"/>
        </w:rPr>
      </w:pPr>
    </w:p>
  </w:endnote>
  <w:endnote w:id="54">
    <w:p w14:paraId="154C43DA" w14:textId="34485652" w:rsidR="00463B67" w:rsidRDefault="00BD4331" w:rsidP="000F31A7">
      <w:pPr>
        <w:pStyle w:val="EndnoteText"/>
        <w:spacing w:line="240" w:lineRule="auto"/>
      </w:pPr>
      <w:r w:rsidRPr="000F31A7">
        <w:rPr>
          <w:rStyle w:val="EndnoteReference"/>
          <w:rFonts w:cstheme="minorHAnsi"/>
        </w:rPr>
        <w:endnoteRef/>
      </w:r>
      <w:r w:rsidRPr="000F31A7">
        <w:rPr>
          <w:rFonts w:cstheme="minorHAnsi"/>
        </w:rPr>
        <w:t xml:space="preserve"> </w:t>
      </w:r>
      <w:r w:rsidR="00143DD9" w:rsidRPr="000F31A7">
        <w:rPr>
          <w:rFonts w:cstheme="minorHAnsi"/>
        </w:rPr>
        <w:t>“</w:t>
      </w:r>
      <w:r w:rsidR="00377588" w:rsidRPr="000F31A7">
        <w:rPr>
          <w:rFonts w:cstheme="minorHAnsi"/>
        </w:rPr>
        <w:t>Dr. HA Fawcett Collection of Typology</w:t>
      </w:r>
      <w:r w:rsidR="000452FB" w:rsidRPr="000F31A7">
        <w:rPr>
          <w:rFonts w:cstheme="minorHAnsi"/>
        </w:rPr>
        <w:t>,</w:t>
      </w:r>
      <w:r w:rsidR="00143DD9" w:rsidRPr="000F31A7">
        <w:rPr>
          <w:rFonts w:cstheme="minorHAnsi"/>
        </w:rPr>
        <w:t>”</w:t>
      </w:r>
      <w:r w:rsidR="004A4C55" w:rsidRPr="000F31A7">
        <w:rPr>
          <w:rFonts w:cstheme="minorHAnsi"/>
        </w:rPr>
        <w:t xml:space="preserve"> </w:t>
      </w:r>
      <w:r w:rsidR="000452FB" w:rsidRPr="00FE6DDE">
        <w:rPr>
          <w:rFonts w:cstheme="minorHAnsi"/>
        </w:rPr>
        <w:t>Open Data Bristol</w:t>
      </w:r>
      <w:r w:rsidR="00B346C5">
        <w:rPr>
          <w:rFonts w:cstheme="minorHAnsi"/>
        </w:rPr>
        <w:t>;</w:t>
      </w:r>
      <w:r w:rsidR="00253B11" w:rsidRPr="000F31A7">
        <w:rPr>
          <w:rFonts w:cstheme="minorHAnsi"/>
        </w:rPr>
        <w:t xml:space="preserve"> </w:t>
      </w:r>
      <w:hyperlink r:id="rId43" w:history="1">
        <w:r w:rsidR="00253B11" w:rsidRPr="000F31A7">
          <w:rPr>
            <w:rStyle w:val="Hyperlink"/>
            <w:rFonts w:cstheme="minorHAnsi"/>
          </w:rPr>
          <w:t>https://arcg.is/0TDqnW</w:t>
        </w:r>
      </w:hyperlink>
      <w:r w:rsidR="00463B67">
        <w:t>.</w:t>
      </w:r>
    </w:p>
    <w:p w14:paraId="2DEBA404" w14:textId="5B7AE912" w:rsidR="00BD4331" w:rsidRPr="000F31A7" w:rsidRDefault="00253B11" w:rsidP="000F31A7">
      <w:pPr>
        <w:pStyle w:val="EndnoteText"/>
        <w:spacing w:line="240" w:lineRule="auto"/>
        <w:rPr>
          <w:rFonts w:cstheme="minorHAnsi"/>
        </w:rPr>
      </w:pPr>
      <w:r w:rsidRPr="000F31A7">
        <w:rPr>
          <w:rFonts w:cstheme="minorHAnsi"/>
        </w:rPr>
        <w:t xml:space="preserve"> </w:t>
      </w:r>
    </w:p>
  </w:endnote>
  <w:endnote w:id="55">
    <w:p w14:paraId="0924AD91" w14:textId="562460BA" w:rsidR="009B71CA" w:rsidRDefault="009B71CA">
      <w:pPr>
        <w:pStyle w:val="EndnoteText"/>
      </w:pPr>
      <w:r>
        <w:rPr>
          <w:rStyle w:val="EndnoteReference"/>
        </w:rPr>
        <w:endnoteRef/>
      </w:r>
      <w:r>
        <w:t xml:space="preserve"> </w:t>
      </w:r>
      <w:r w:rsidR="0041533B">
        <w:t>The database</w:t>
      </w:r>
      <w:r w:rsidR="005E1F56">
        <w:t xml:space="preserve"> has</w:t>
      </w:r>
      <w:r w:rsidR="0041533B">
        <w:t xml:space="preserve"> </w:t>
      </w:r>
      <w:r w:rsidR="00FE6CC8">
        <w:t>an entry</w:t>
      </w:r>
      <w:r w:rsidR="005E1F56">
        <w:t xml:space="preserve"> for</w:t>
      </w:r>
      <w:r w:rsidR="00EA63E8">
        <w:t xml:space="preserve"> </w:t>
      </w:r>
      <w:r w:rsidR="00BF52B2">
        <w:t>“</w:t>
      </w:r>
      <w:r w:rsidR="005744CB" w:rsidRPr="005744CB">
        <w:t>12 small bronze figurines</w:t>
      </w:r>
      <w:r w:rsidR="005744CB">
        <w:t>” with the provenance “</w:t>
      </w:r>
      <w:r w:rsidR="00821D91" w:rsidRPr="00821D91">
        <w:t>Roman, ovieto graves, Italy</w:t>
      </w:r>
      <w:r w:rsidR="00821D91">
        <w:t>”</w:t>
      </w:r>
      <w:r w:rsidR="00FE6CC8">
        <w:t xml:space="preserve"> acquired from Sotheby’s &amp; Co. on June 16, 1944</w:t>
      </w:r>
      <w:r w:rsidR="000852AA">
        <w:t>, lot 70b</w:t>
      </w:r>
      <w:r w:rsidR="005E1F56">
        <w:t xml:space="preserve">, but </w:t>
      </w:r>
      <w:r w:rsidR="00EF7D44">
        <w:t xml:space="preserve">a matching </w:t>
      </w:r>
      <w:r w:rsidR="005E1F56">
        <w:t xml:space="preserve">sale catalogue </w:t>
      </w:r>
      <w:r w:rsidR="00446A4F">
        <w:t xml:space="preserve">of that date </w:t>
      </w:r>
      <w:r w:rsidR="005E1F56">
        <w:t xml:space="preserve">has not been identified. </w:t>
      </w:r>
    </w:p>
    <w:p w14:paraId="3A495505" w14:textId="77777777" w:rsidR="00463B67" w:rsidRDefault="00463B67">
      <w:pPr>
        <w:pStyle w:val="EndnoteText"/>
      </w:pPr>
    </w:p>
  </w:endnote>
  <w:endnote w:id="56">
    <w:p w14:paraId="710709B1" w14:textId="2D6C032E" w:rsidR="00A72CE8" w:rsidRDefault="00A72CE8" w:rsidP="000F31A7">
      <w:pPr>
        <w:pStyle w:val="EndnoteText"/>
        <w:spacing w:line="240" w:lineRule="auto"/>
        <w:rPr>
          <w:rFonts w:cstheme="minorHAnsi"/>
        </w:rPr>
      </w:pPr>
      <w:r w:rsidRPr="000F31A7">
        <w:rPr>
          <w:rStyle w:val="EndnoteReference"/>
          <w:rFonts w:cstheme="minorHAnsi"/>
        </w:rPr>
        <w:endnoteRef/>
      </w:r>
      <w:r w:rsidR="001D7971">
        <w:rPr>
          <w:rFonts w:cstheme="minorHAnsi"/>
        </w:rPr>
        <w:t xml:space="preserve"> </w:t>
      </w:r>
      <w:r w:rsidR="00BC72B7">
        <w:rPr>
          <w:rFonts w:cstheme="minorHAnsi"/>
        </w:rPr>
        <w:t>$$</w:t>
      </w:r>
      <w:r w:rsidRPr="000F31A7">
        <w:rPr>
          <w:rFonts w:cstheme="minorHAnsi"/>
        </w:rPr>
        <w:t>Grossman, Podany</w:t>
      </w:r>
      <w:r w:rsidR="00B65CFA">
        <w:rPr>
          <w:rFonts w:cstheme="minorHAnsi"/>
        </w:rPr>
        <w:t>,</w:t>
      </w:r>
      <w:r w:rsidRPr="000F31A7">
        <w:rPr>
          <w:rFonts w:cstheme="minorHAnsi"/>
        </w:rPr>
        <w:t xml:space="preserve"> and True 2003</w:t>
      </w:r>
      <w:r w:rsidR="00BC72B7">
        <w:rPr>
          <w:rFonts w:cstheme="minorHAnsi"/>
        </w:rPr>
        <w:t>$$</w:t>
      </w:r>
      <w:r w:rsidR="007B05A6">
        <w:rPr>
          <w:rFonts w:cstheme="minorHAnsi"/>
        </w:rPr>
        <w:t xml:space="preserve">. </w:t>
      </w:r>
      <w:r w:rsidR="006507D7" w:rsidRPr="000F31A7">
        <w:rPr>
          <w:rFonts w:cstheme="minorHAnsi"/>
        </w:rPr>
        <w:t xml:space="preserve">See further </w:t>
      </w:r>
      <w:r w:rsidR="00BC72B7">
        <w:rPr>
          <w:rFonts w:cstheme="minorHAnsi"/>
        </w:rPr>
        <w:t>$$</w:t>
      </w:r>
      <w:r w:rsidR="006507D7" w:rsidRPr="000F31A7">
        <w:rPr>
          <w:rFonts w:cstheme="minorHAnsi"/>
        </w:rPr>
        <w:t>Scott 2023</w:t>
      </w:r>
      <w:r w:rsidR="00BC72B7">
        <w:rPr>
          <w:rFonts w:cstheme="minorHAnsi"/>
        </w:rPr>
        <w:t>$$</w:t>
      </w:r>
      <w:r w:rsidR="006507D7" w:rsidRPr="000F31A7">
        <w:rPr>
          <w:rFonts w:cstheme="minorHAnsi"/>
        </w:rPr>
        <w:t xml:space="preserve"> for substantive consideration of the philosophies behind restoration decisions.</w:t>
      </w:r>
    </w:p>
    <w:p w14:paraId="438C2E73" w14:textId="77777777" w:rsidR="00463B67" w:rsidRPr="000F31A7" w:rsidRDefault="00463B67" w:rsidP="000F31A7">
      <w:pPr>
        <w:pStyle w:val="EndnoteText"/>
        <w:spacing w:line="240" w:lineRule="auto"/>
        <w:rPr>
          <w:rFonts w:cstheme="minorHAnsi"/>
        </w:rPr>
      </w:pPr>
    </w:p>
  </w:endnote>
  <w:endnote w:id="57">
    <w:p w14:paraId="36FC3E92" w14:textId="17C63824" w:rsidR="00315B52" w:rsidRDefault="00315B52"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BC72B7">
        <w:rPr>
          <w:rFonts w:cstheme="minorHAnsi"/>
        </w:rPr>
        <w:t>$$</w:t>
      </w:r>
      <w:r w:rsidRPr="000F31A7">
        <w:rPr>
          <w:rFonts w:cstheme="minorHAnsi"/>
        </w:rPr>
        <w:t>Fendt 2012</w:t>
      </w:r>
      <w:r w:rsidR="00BC72B7">
        <w:rPr>
          <w:rFonts w:cstheme="minorHAnsi"/>
        </w:rPr>
        <w:t>$$</w:t>
      </w:r>
      <w:r w:rsidR="00595E05">
        <w:rPr>
          <w:rFonts w:cstheme="minorHAnsi"/>
        </w:rPr>
        <w:t>.</w:t>
      </w:r>
    </w:p>
    <w:p w14:paraId="4375D23F" w14:textId="77777777" w:rsidR="00463B67" w:rsidRPr="000F31A7" w:rsidRDefault="00463B67" w:rsidP="000F31A7">
      <w:pPr>
        <w:pStyle w:val="EndnoteText"/>
        <w:spacing w:line="240" w:lineRule="auto"/>
        <w:rPr>
          <w:rFonts w:cstheme="minorHAnsi"/>
        </w:rPr>
      </w:pPr>
    </w:p>
  </w:endnote>
  <w:endnote w:id="58">
    <w:p w14:paraId="122A6549" w14:textId="6D4ACE56" w:rsidR="00E27B70" w:rsidRDefault="00E27B70"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BC72B7">
        <w:rPr>
          <w:rFonts w:cstheme="minorHAnsi"/>
        </w:rPr>
        <w:t>$$</w:t>
      </w:r>
      <w:r w:rsidRPr="000F31A7">
        <w:rPr>
          <w:rFonts w:cstheme="minorHAnsi"/>
        </w:rPr>
        <w:t>Carruba 2020</w:t>
      </w:r>
      <w:r w:rsidR="00BC72B7">
        <w:rPr>
          <w:rFonts w:cstheme="minorHAnsi"/>
        </w:rPr>
        <w:t>$$</w:t>
      </w:r>
      <w:r w:rsidR="00595E05">
        <w:rPr>
          <w:rFonts w:cstheme="minorHAnsi"/>
        </w:rPr>
        <w:t>.</w:t>
      </w:r>
    </w:p>
    <w:p w14:paraId="6153C60E" w14:textId="77777777" w:rsidR="00463B67" w:rsidRPr="000F31A7" w:rsidRDefault="00463B67" w:rsidP="000F31A7">
      <w:pPr>
        <w:pStyle w:val="EndnoteText"/>
        <w:spacing w:line="240" w:lineRule="auto"/>
        <w:rPr>
          <w:rFonts w:cstheme="minorHAnsi"/>
        </w:rPr>
      </w:pPr>
    </w:p>
  </w:endnote>
  <w:endnote w:id="59">
    <w:p w14:paraId="6D4071F3" w14:textId="3BED4E19" w:rsidR="00E27B70" w:rsidRDefault="00E27B70" w:rsidP="33E5808A">
      <w:pPr>
        <w:pStyle w:val="EndnoteText"/>
        <w:spacing w:line="240" w:lineRule="auto"/>
      </w:pPr>
      <w:r w:rsidRPr="33E5808A">
        <w:rPr>
          <w:rStyle w:val="EndnoteReference"/>
        </w:rPr>
        <w:endnoteRef/>
      </w:r>
      <w:r w:rsidR="33E5808A" w:rsidRPr="33E5808A">
        <w:t xml:space="preserve"> </w:t>
      </w:r>
      <w:r w:rsidR="00BC72B7">
        <w:t>$$</w:t>
      </w:r>
      <w:r w:rsidR="33E5808A" w:rsidRPr="33E5808A">
        <w:t>Rocheleau 2020</w:t>
      </w:r>
      <w:r w:rsidR="00BC72B7">
        <w:t>$$</w:t>
      </w:r>
      <w:r w:rsidR="33E5808A" w:rsidRPr="33E5808A">
        <w:t xml:space="preserve">; </w:t>
      </w:r>
      <w:r w:rsidR="00BC72B7">
        <w:t>$$</w:t>
      </w:r>
      <w:r w:rsidR="33E5808A" w:rsidRPr="33E5808A">
        <w:t>Chloros, Podany</w:t>
      </w:r>
      <w:r w:rsidR="00B65CFA">
        <w:t>,</w:t>
      </w:r>
      <w:r w:rsidR="33E5808A" w:rsidRPr="33E5808A">
        <w:t xml:space="preserve"> and Salmon 2018</w:t>
      </w:r>
      <w:r w:rsidR="00BC72B7">
        <w:t>$$</w:t>
      </w:r>
      <w:r w:rsidR="33E5808A" w:rsidRPr="33E5808A">
        <w:t>, respectively.</w:t>
      </w:r>
    </w:p>
    <w:p w14:paraId="2539B8E0" w14:textId="77777777" w:rsidR="00463B67" w:rsidRPr="000F31A7" w:rsidRDefault="00463B67" w:rsidP="000F31A7">
      <w:pPr>
        <w:pStyle w:val="EndnoteText"/>
        <w:spacing w:line="240" w:lineRule="auto"/>
        <w:rPr>
          <w:rFonts w:cstheme="minorHAnsi"/>
        </w:rPr>
      </w:pPr>
    </w:p>
  </w:endnote>
  <w:endnote w:id="60">
    <w:p w14:paraId="7204F5F4" w14:textId="680D675E" w:rsidR="00E125BA" w:rsidRDefault="00E125BA" w:rsidP="5AE489F2">
      <w:pPr>
        <w:pStyle w:val="EndnoteText"/>
        <w:spacing w:line="240" w:lineRule="auto"/>
      </w:pPr>
      <w:r w:rsidRPr="5AE489F2">
        <w:rPr>
          <w:rStyle w:val="EndnoteReference"/>
        </w:rPr>
        <w:endnoteRef/>
      </w:r>
      <w:r w:rsidR="5AE489F2" w:rsidRPr="5AE489F2">
        <w:t xml:space="preserve"> See </w:t>
      </w:r>
      <w:r w:rsidR="00BC72B7">
        <w:t>$$</w:t>
      </w:r>
      <w:r w:rsidR="5AE489F2" w:rsidRPr="5AE489F2">
        <w:t>Mattusch 2005</w:t>
      </w:r>
      <w:r w:rsidR="00BC72B7">
        <w:t>$$</w:t>
      </w:r>
      <w:r w:rsidR="5AE489F2" w:rsidRPr="5AE489F2">
        <w:t xml:space="preserve"> and </w:t>
      </w:r>
      <w:r w:rsidR="00BC72B7">
        <w:t>$$</w:t>
      </w:r>
      <w:r w:rsidR="5AE489F2" w:rsidRPr="5AE489F2">
        <w:t>Lahusen and Formigli 2007</w:t>
      </w:r>
      <w:r w:rsidR="00BC72B7">
        <w:t>$$</w:t>
      </w:r>
      <w:r w:rsidR="5AE489F2" w:rsidRPr="5AE489F2">
        <w:t>.</w:t>
      </w:r>
      <w:r w:rsidR="5AE489F2" w:rsidRPr="00EB52D0">
        <w:t xml:space="preserve"> </w:t>
      </w:r>
      <w:r w:rsidR="5AE489F2" w:rsidRPr="00301F09">
        <w:t>Looking beyond Naples,</w:t>
      </w:r>
      <w:r w:rsidR="5AE489F2">
        <w:t xml:space="preserve"> </w:t>
      </w:r>
      <w:r w:rsidR="5AE489F2" w:rsidRPr="00301F09">
        <w:t>see</w:t>
      </w:r>
      <w:r w:rsidR="5AE489F2">
        <w:t xml:space="preserve"> </w:t>
      </w:r>
      <w:r w:rsidR="00BC72B7">
        <w:t>$$</w:t>
      </w:r>
      <w:r w:rsidR="5AE489F2" w:rsidRPr="5AE489F2">
        <w:t>Risser and Saunders 2013</w:t>
      </w:r>
      <w:r w:rsidR="00BC72B7">
        <w:t>$$</w:t>
      </w:r>
      <w:r w:rsidR="5AE489F2" w:rsidRPr="5AE489F2">
        <w:t xml:space="preserve"> </w:t>
      </w:r>
      <w:r w:rsidR="5AE489F2" w:rsidRPr="00ED4F29">
        <w:t xml:space="preserve">and </w:t>
      </w:r>
      <w:r w:rsidR="00ED4F29">
        <w:t>$$</w:t>
      </w:r>
      <w:r w:rsidR="5AE489F2" w:rsidRPr="00ED4F29">
        <w:t>Descamps-Lequime and Mille 2017</w:t>
      </w:r>
      <w:r w:rsidR="00ED4F29">
        <w:t>$$</w:t>
      </w:r>
      <w:r w:rsidR="00D17A81" w:rsidRPr="00ED4F29">
        <w:t>;</w:t>
      </w:r>
      <w:r w:rsidR="00ED4F29" w:rsidRPr="00ED4F29">
        <w:t xml:space="preserve"> </w:t>
      </w:r>
      <w:r w:rsidR="00D17A81" w:rsidRPr="00ED4F29">
        <w:t>the</w:t>
      </w:r>
      <w:r w:rsidR="00D17A81">
        <w:t xml:space="preserve"> latter </w:t>
      </w:r>
      <w:r w:rsidR="5AE489F2" w:rsidRPr="00301F09">
        <w:t>considers ancient restoration techniques as well</w:t>
      </w:r>
      <w:r w:rsidR="5AE489F2">
        <w:t>.</w:t>
      </w:r>
    </w:p>
    <w:p w14:paraId="7B7F435C" w14:textId="77777777" w:rsidR="00463B67" w:rsidRPr="000F31A7" w:rsidRDefault="00463B67" w:rsidP="5AE489F2">
      <w:pPr>
        <w:pStyle w:val="EndnoteText"/>
        <w:spacing w:line="240" w:lineRule="auto"/>
      </w:pPr>
    </w:p>
  </w:endnote>
  <w:endnote w:id="61">
    <w:p w14:paraId="4799A281" w14:textId="0F7B424A" w:rsidR="46E9AD4B" w:rsidRDefault="46E9AD4B" w:rsidP="000F31A7">
      <w:pPr>
        <w:pStyle w:val="EndnoteText"/>
        <w:spacing w:line="240" w:lineRule="auto"/>
      </w:pPr>
      <w:r w:rsidRPr="000F31A7">
        <w:rPr>
          <w:rStyle w:val="EndnoteReference"/>
          <w:rFonts w:cstheme="minorHAnsi"/>
        </w:rPr>
        <w:endnoteRef/>
      </w:r>
      <w:r w:rsidRPr="000F31A7">
        <w:rPr>
          <w:rFonts w:cstheme="minorHAnsi"/>
        </w:rPr>
        <w:t xml:space="preserve"> </w:t>
      </w:r>
      <w:r w:rsidR="00ED4F29">
        <w:rPr>
          <w:rFonts w:cstheme="minorHAnsi"/>
        </w:rPr>
        <w:t>$$</w:t>
      </w:r>
      <w:r w:rsidR="008907DE" w:rsidRPr="000F31A7">
        <w:rPr>
          <w:rFonts w:cstheme="minorHAnsi"/>
        </w:rPr>
        <w:t>Daehner</w:t>
      </w:r>
      <w:r w:rsidR="009B5B8F" w:rsidRPr="009B5B8F">
        <w:rPr>
          <w:rFonts w:cstheme="minorHAnsi"/>
        </w:rPr>
        <w:t>, Lapatin, and Spinelli</w:t>
      </w:r>
      <w:r w:rsidR="008907DE" w:rsidRPr="000F31A7">
        <w:rPr>
          <w:rFonts w:cstheme="minorHAnsi"/>
        </w:rPr>
        <w:t xml:space="preserve"> 2017</w:t>
      </w:r>
      <w:r w:rsidR="00ED4F29">
        <w:rPr>
          <w:rFonts w:cstheme="minorHAnsi"/>
        </w:rPr>
        <w:t>$$</w:t>
      </w:r>
      <w:r w:rsidR="00FE7347" w:rsidRPr="000F31A7">
        <w:rPr>
          <w:rFonts w:cstheme="minorHAnsi"/>
        </w:rPr>
        <w:t xml:space="preserve">; one example is </w:t>
      </w:r>
      <w:r w:rsidRPr="000F31A7">
        <w:rPr>
          <w:rFonts w:cstheme="minorHAnsi"/>
        </w:rPr>
        <w:t xml:space="preserve">the entry for </w:t>
      </w:r>
      <w:r w:rsidR="00B93C47" w:rsidRPr="000F31A7">
        <w:rPr>
          <w:rFonts w:cstheme="minorHAnsi"/>
        </w:rPr>
        <w:t>Harvard Art Museums</w:t>
      </w:r>
      <w:r w:rsidR="00603429">
        <w:rPr>
          <w:rFonts w:cstheme="minorHAnsi"/>
        </w:rPr>
        <w:t>,</w:t>
      </w:r>
      <w:r w:rsidR="00B93C47" w:rsidRPr="000F31A7">
        <w:rPr>
          <w:rFonts w:cstheme="minorHAnsi"/>
        </w:rPr>
        <w:t xml:space="preserve"> </w:t>
      </w:r>
      <w:r w:rsidRPr="000F31A7">
        <w:rPr>
          <w:rFonts w:cstheme="minorHAnsi"/>
        </w:rPr>
        <w:t>inv. no. 2012.211</w:t>
      </w:r>
      <w:r w:rsidR="00566A8F">
        <w:rPr>
          <w:rFonts w:cstheme="minorHAnsi"/>
        </w:rPr>
        <w:t>;</w:t>
      </w:r>
      <w:r w:rsidRPr="000F31A7">
        <w:rPr>
          <w:rFonts w:cstheme="minorHAnsi"/>
        </w:rPr>
        <w:t xml:space="preserve"> </w:t>
      </w:r>
      <w:hyperlink r:id="rId44">
        <w:r w:rsidRPr="000F31A7">
          <w:rPr>
            <w:rStyle w:val="Hyperlink"/>
            <w:rFonts w:cstheme="minorHAnsi"/>
          </w:rPr>
          <w:t>https://harvardartmuseums.org/collections/object/342292</w:t>
        </w:r>
      </w:hyperlink>
      <w:r w:rsidR="00463B67">
        <w:t>.</w:t>
      </w:r>
    </w:p>
    <w:p w14:paraId="52D46B8E" w14:textId="77777777" w:rsidR="00463B67" w:rsidRPr="000F31A7" w:rsidRDefault="00463B67" w:rsidP="000F31A7">
      <w:pPr>
        <w:pStyle w:val="EndnoteText"/>
        <w:spacing w:line="240" w:lineRule="auto"/>
        <w:rPr>
          <w:rFonts w:cstheme="minorHAnsi"/>
        </w:rPr>
      </w:pPr>
    </w:p>
  </w:endnote>
  <w:endnote w:id="62">
    <w:p w14:paraId="74D2E302" w14:textId="41B9CD07" w:rsidR="00193400" w:rsidRDefault="00193400"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ED4F29">
        <w:rPr>
          <w:rFonts w:cstheme="minorHAnsi"/>
        </w:rPr>
        <w:t>$$</w:t>
      </w:r>
      <w:r w:rsidRPr="000F31A7">
        <w:rPr>
          <w:rFonts w:cstheme="minorHAnsi"/>
        </w:rPr>
        <w:t>Ebbinghaus 2014</w:t>
      </w:r>
      <w:r w:rsidR="00ED4F29">
        <w:rPr>
          <w:rFonts w:cstheme="minorHAnsi"/>
        </w:rPr>
        <w:t>$$</w:t>
      </w:r>
      <w:r w:rsidR="00651DAB">
        <w:rPr>
          <w:rFonts w:cstheme="minorHAnsi"/>
        </w:rPr>
        <w:t>.</w:t>
      </w:r>
    </w:p>
    <w:p w14:paraId="36DCF688" w14:textId="77777777" w:rsidR="00463B67" w:rsidRPr="000F31A7" w:rsidRDefault="00463B67" w:rsidP="000F31A7">
      <w:pPr>
        <w:pStyle w:val="EndnoteText"/>
        <w:spacing w:line="240" w:lineRule="auto"/>
        <w:rPr>
          <w:rFonts w:cstheme="minorHAnsi"/>
        </w:rPr>
      </w:pPr>
    </w:p>
  </w:endnote>
  <w:endnote w:id="63">
    <w:p w14:paraId="646A9772" w14:textId="3F47D2C2" w:rsidR="007853B4" w:rsidRDefault="007853B4" w:rsidP="000F31A7">
      <w:pPr>
        <w:pStyle w:val="EndnoteText"/>
        <w:spacing w:line="240" w:lineRule="auto"/>
        <w:rPr>
          <w:rFonts w:cstheme="minorHAnsi"/>
        </w:rPr>
      </w:pPr>
      <w:r w:rsidRPr="000F31A7">
        <w:rPr>
          <w:rStyle w:val="EndnoteReference"/>
          <w:rFonts w:cstheme="minorHAnsi"/>
        </w:rPr>
        <w:endnoteRef/>
      </w:r>
      <w:r w:rsidR="006556F9">
        <w:rPr>
          <w:rFonts w:cstheme="minorHAnsi"/>
        </w:rPr>
        <w:t xml:space="preserve"> </w:t>
      </w:r>
      <w:r w:rsidR="00ED4F29">
        <w:rPr>
          <w:rFonts w:cstheme="minorHAnsi"/>
        </w:rPr>
        <w:t>$$</w:t>
      </w:r>
      <w:r w:rsidRPr="000F31A7">
        <w:rPr>
          <w:rFonts w:cstheme="minorHAnsi"/>
        </w:rPr>
        <w:t>Svoboda and Cartwright 2020</w:t>
      </w:r>
      <w:r w:rsidR="00ED4F29">
        <w:rPr>
          <w:rFonts w:cstheme="minorHAnsi"/>
        </w:rPr>
        <w:t>$$</w:t>
      </w:r>
      <w:r w:rsidR="006556F9">
        <w:rPr>
          <w:rFonts w:cstheme="minorHAnsi"/>
        </w:rPr>
        <w:t>.</w:t>
      </w:r>
    </w:p>
    <w:p w14:paraId="22176DCE" w14:textId="77777777" w:rsidR="00463B67" w:rsidRPr="000F31A7" w:rsidRDefault="00463B67" w:rsidP="000F31A7">
      <w:pPr>
        <w:pStyle w:val="EndnoteText"/>
        <w:spacing w:line="240" w:lineRule="auto"/>
        <w:rPr>
          <w:rFonts w:cstheme="minorHAnsi"/>
        </w:rPr>
      </w:pPr>
    </w:p>
  </w:endnote>
  <w:endnote w:id="64">
    <w:p w14:paraId="45C6AD91" w14:textId="2D3C5757" w:rsidR="004C2D0E" w:rsidRDefault="004C2D0E"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DC585E">
        <w:rPr>
          <w:rFonts w:cstheme="minorHAnsi"/>
        </w:rPr>
        <w:t>On paintings in Pom</w:t>
      </w:r>
      <w:r w:rsidR="00CE35A7">
        <w:rPr>
          <w:rFonts w:cstheme="minorHAnsi"/>
        </w:rPr>
        <w:t>p</w:t>
      </w:r>
      <w:r w:rsidR="00DC585E">
        <w:rPr>
          <w:rFonts w:cstheme="minorHAnsi"/>
        </w:rPr>
        <w:t xml:space="preserve">eii, see </w:t>
      </w:r>
      <w:r w:rsidR="00ED4F29">
        <w:rPr>
          <w:rFonts w:cstheme="minorHAnsi"/>
        </w:rPr>
        <w:t>$$</w:t>
      </w:r>
      <w:r w:rsidRPr="000F31A7">
        <w:rPr>
          <w:rFonts w:cstheme="minorHAnsi"/>
        </w:rPr>
        <w:t>d’Alconzo 2002</w:t>
      </w:r>
      <w:r w:rsidR="00ED4F29">
        <w:rPr>
          <w:rFonts w:cstheme="minorHAnsi"/>
        </w:rPr>
        <w:t>$$</w:t>
      </w:r>
      <w:r w:rsidR="00DC585E">
        <w:rPr>
          <w:rFonts w:cstheme="minorHAnsi"/>
        </w:rPr>
        <w:t xml:space="preserve">; for the </w:t>
      </w:r>
      <w:r w:rsidR="00DC585E" w:rsidRPr="00FF5810">
        <w:rPr>
          <w:rFonts w:cstheme="minorHAnsi"/>
        </w:rPr>
        <w:t>Museo Archeologico Nazionale di Napoli, see</w:t>
      </w:r>
      <w:r w:rsidRPr="000F31A7">
        <w:rPr>
          <w:rFonts w:cstheme="minorHAnsi"/>
        </w:rPr>
        <w:t xml:space="preserve"> </w:t>
      </w:r>
      <w:r w:rsidR="00ED4F29">
        <w:rPr>
          <w:rFonts w:cstheme="minorHAnsi"/>
        </w:rPr>
        <w:t>$$</w:t>
      </w:r>
      <w:r w:rsidRPr="000F31A7">
        <w:rPr>
          <w:rFonts w:cstheme="minorHAnsi"/>
        </w:rPr>
        <w:t>Prisco 2009</w:t>
      </w:r>
      <w:r w:rsidR="00ED4F29">
        <w:rPr>
          <w:rFonts w:cstheme="minorHAnsi"/>
        </w:rPr>
        <w:t>$$</w:t>
      </w:r>
      <w:r w:rsidR="00046633">
        <w:rPr>
          <w:rFonts w:cstheme="minorHAnsi"/>
        </w:rPr>
        <w:t>.</w:t>
      </w:r>
    </w:p>
    <w:p w14:paraId="57228EF4" w14:textId="77777777" w:rsidR="00463B67" w:rsidRPr="000F31A7" w:rsidRDefault="00463B67" w:rsidP="000F31A7">
      <w:pPr>
        <w:pStyle w:val="EndnoteText"/>
        <w:spacing w:line="240" w:lineRule="auto"/>
        <w:rPr>
          <w:rFonts w:cstheme="minorHAnsi"/>
        </w:rPr>
      </w:pPr>
    </w:p>
  </w:endnote>
  <w:endnote w:id="65">
    <w:p w14:paraId="17FA4E4D" w14:textId="162A4EBE" w:rsidR="008C4F74" w:rsidRDefault="008C4F74"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See</w:t>
      </w:r>
      <w:r w:rsidR="00001126">
        <w:rPr>
          <w:rFonts w:cstheme="minorHAnsi"/>
        </w:rPr>
        <w:t xml:space="preserve"> </w:t>
      </w:r>
      <w:r w:rsidR="00ED4F29">
        <w:rPr>
          <w:rFonts w:cstheme="minorHAnsi"/>
        </w:rPr>
        <w:t>$$</w:t>
      </w:r>
      <w:r w:rsidR="00001126" w:rsidRPr="000F31A7">
        <w:rPr>
          <w:rFonts w:cstheme="minorHAnsi"/>
        </w:rPr>
        <w:t>Bentz and Kästner 2007</w:t>
      </w:r>
      <w:r w:rsidR="00ED4F29">
        <w:rPr>
          <w:rFonts w:cstheme="minorHAnsi"/>
        </w:rPr>
        <w:t>$$</w:t>
      </w:r>
      <w:r w:rsidR="00001126">
        <w:rPr>
          <w:rFonts w:cstheme="minorHAnsi"/>
        </w:rPr>
        <w:t xml:space="preserve">; </w:t>
      </w:r>
      <w:r w:rsidR="00ED4F29">
        <w:rPr>
          <w:rFonts w:cstheme="minorHAnsi"/>
        </w:rPr>
        <w:t>$$</w:t>
      </w:r>
      <w:r w:rsidR="00001126" w:rsidRPr="000F31A7">
        <w:rPr>
          <w:rFonts w:cstheme="minorHAnsi"/>
        </w:rPr>
        <w:t>Bourgeois and Matz 2010</w:t>
      </w:r>
      <w:r w:rsidR="00ED4F29">
        <w:rPr>
          <w:rFonts w:cstheme="minorHAnsi"/>
        </w:rPr>
        <w:t>$$</w:t>
      </w:r>
      <w:r w:rsidR="00001126">
        <w:rPr>
          <w:rFonts w:cstheme="minorHAnsi"/>
        </w:rPr>
        <w:t xml:space="preserve">; </w:t>
      </w:r>
      <w:r w:rsidR="00ED4F29">
        <w:rPr>
          <w:rFonts w:cstheme="minorHAnsi"/>
        </w:rPr>
        <w:t>$$</w:t>
      </w:r>
      <w:r w:rsidR="00001126" w:rsidRPr="000F31A7">
        <w:rPr>
          <w:rFonts w:cstheme="minorHAnsi"/>
        </w:rPr>
        <w:t>Bourgeois and Denoyelle 2013</w:t>
      </w:r>
      <w:r w:rsidR="00ED4F29">
        <w:rPr>
          <w:rFonts w:cstheme="minorHAnsi"/>
        </w:rPr>
        <w:t>$$</w:t>
      </w:r>
      <w:r w:rsidR="00001126">
        <w:rPr>
          <w:rFonts w:cstheme="minorHAnsi"/>
        </w:rPr>
        <w:t>;</w:t>
      </w:r>
      <w:r w:rsidRPr="000F31A7">
        <w:rPr>
          <w:rFonts w:cstheme="minorHAnsi"/>
        </w:rPr>
        <w:t xml:space="preserve"> </w:t>
      </w:r>
      <w:r w:rsidR="00ED4F29">
        <w:rPr>
          <w:rFonts w:cstheme="minorHAnsi"/>
        </w:rPr>
        <w:t>$$</w:t>
      </w:r>
      <w:r w:rsidRPr="000F31A7">
        <w:rPr>
          <w:rFonts w:cstheme="minorHAnsi"/>
        </w:rPr>
        <w:t>Kästner and Saunders 2016</w:t>
      </w:r>
      <w:r w:rsidR="00ED4F29">
        <w:rPr>
          <w:rFonts w:cstheme="minorHAnsi"/>
        </w:rPr>
        <w:t>$$</w:t>
      </w:r>
      <w:r w:rsidR="00BB06EC">
        <w:rPr>
          <w:rFonts w:cstheme="minorHAnsi"/>
        </w:rPr>
        <w:t>.</w:t>
      </w:r>
    </w:p>
    <w:p w14:paraId="3333246C" w14:textId="77777777" w:rsidR="00463B67" w:rsidRPr="000F31A7" w:rsidRDefault="00463B67" w:rsidP="000F31A7">
      <w:pPr>
        <w:pStyle w:val="EndnoteText"/>
        <w:spacing w:line="240" w:lineRule="auto"/>
        <w:rPr>
          <w:rFonts w:cstheme="minorHAnsi"/>
        </w:rPr>
      </w:pPr>
    </w:p>
  </w:endnote>
  <w:endnote w:id="66">
    <w:p w14:paraId="6A3AE548" w14:textId="7428E80E" w:rsidR="00771774" w:rsidRDefault="00771774">
      <w:pPr>
        <w:pStyle w:val="EndnoteText"/>
      </w:pPr>
      <w:r>
        <w:rPr>
          <w:rStyle w:val="EndnoteReference"/>
        </w:rPr>
        <w:endnoteRef/>
      </w:r>
      <w:r>
        <w:t xml:space="preserve"> </w:t>
      </w:r>
      <w:r w:rsidR="00ED4F29">
        <w:t>$$</w:t>
      </w:r>
      <w:r w:rsidRPr="5AE489F2">
        <w:t>Bouquillon, Zink, and Porto 2010</w:t>
      </w:r>
      <w:r w:rsidR="00ED4F29">
        <w:t>$$</w:t>
      </w:r>
      <w:r>
        <w:t>.</w:t>
      </w:r>
    </w:p>
    <w:p w14:paraId="36DF4141" w14:textId="77777777" w:rsidR="00771774" w:rsidRDefault="00771774">
      <w:pPr>
        <w:pStyle w:val="EndnoteText"/>
      </w:pPr>
    </w:p>
  </w:endnote>
  <w:endnote w:id="67">
    <w:p w14:paraId="25BC1A26" w14:textId="54B1C630" w:rsidR="00E653BE" w:rsidRDefault="00E653BE" w:rsidP="5AE489F2">
      <w:pPr>
        <w:pStyle w:val="EndnoteText"/>
        <w:spacing w:line="240" w:lineRule="auto"/>
      </w:pPr>
      <w:r w:rsidRPr="000F31A7">
        <w:rPr>
          <w:rStyle w:val="EndnoteReference"/>
          <w:rFonts w:cstheme="minorHAnsi"/>
        </w:rPr>
        <w:endnoteRef/>
      </w:r>
      <w:r w:rsidR="00ED4F29">
        <w:t xml:space="preserve"> $$</w:t>
      </w:r>
      <w:r w:rsidR="5AE489F2" w:rsidRPr="5AE489F2">
        <w:t>Cooper 2021</w:t>
      </w:r>
      <w:r w:rsidR="00ED4F29">
        <w:t>$$</w:t>
      </w:r>
      <w:r w:rsidR="5AE489F2" w:rsidRPr="5AE489F2">
        <w:t>.</w:t>
      </w:r>
    </w:p>
    <w:p w14:paraId="137101CE" w14:textId="77777777" w:rsidR="00463B67" w:rsidRPr="000F31A7" w:rsidRDefault="00463B67" w:rsidP="5AE489F2">
      <w:pPr>
        <w:pStyle w:val="EndnoteText"/>
        <w:spacing w:line="240" w:lineRule="auto"/>
      </w:pPr>
    </w:p>
  </w:endnote>
  <w:endnote w:id="68">
    <w:p w14:paraId="35D88755" w14:textId="6EBC358A" w:rsidR="00E653BE" w:rsidRDefault="00E653BE" w:rsidP="00E653BE">
      <w:pPr>
        <w:pStyle w:val="EndnoteText"/>
        <w:spacing w:line="240" w:lineRule="auto"/>
        <w:rPr>
          <w:rFonts w:eastAsia="Whitney-Book" w:cstheme="minorHAnsi"/>
        </w:rPr>
      </w:pPr>
      <w:r w:rsidRPr="000F31A7">
        <w:rPr>
          <w:rStyle w:val="EndnoteReference"/>
          <w:rFonts w:cstheme="minorHAnsi"/>
        </w:rPr>
        <w:endnoteRef/>
      </w:r>
      <w:r w:rsidRPr="000F31A7">
        <w:rPr>
          <w:rFonts w:cstheme="minorHAnsi"/>
        </w:rPr>
        <w:t xml:space="preserve"> </w:t>
      </w:r>
      <w:r w:rsidR="00ED4F29">
        <w:rPr>
          <w:rFonts w:cstheme="minorHAnsi"/>
        </w:rPr>
        <w:t>$$</w:t>
      </w:r>
      <w:r w:rsidRPr="000F31A7">
        <w:rPr>
          <w:rFonts w:eastAsia="Whitney-Book" w:cstheme="minorHAnsi"/>
        </w:rPr>
        <w:t>Jennings and Sellen 2018</w:t>
      </w:r>
      <w:r w:rsidR="00ED4F29">
        <w:rPr>
          <w:rFonts w:eastAsia="Whitney-Book" w:cstheme="minorHAnsi"/>
        </w:rPr>
        <w:t>$$</w:t>
      </w:r>
      <w:r w:rsidR="0063206D">
        <w:rPr>
          <w:rFonts w:eastAsia="Whitney-Book" w:cstheme="minorHAnsi"/>
        </w:rPr>
        <w:t>.</w:t>
      </w:r>
    </w:p>
    <w:p w14:paraId="60F02EAA" w14:textId="77777777" w:rsidR="00463B67" w:rsidRPr="000F31A7" w:rsidRDefault="00463B67" w:rsidP="00E653BE">
      <w:pPr>
        <w:pStyle w:val="EndnoteText"/>
        <w:spacing w:line="240" w:lineRule="auto"/>
        <w:rPr>
          <w:rFonts w:cstheme="minorHAnsi"/>
        </w:rPr>
      </w:pPr>
    </w:p>
  </w:endnote>
  <w:endnote w:id="69">
    <w:p w14:paraId="13447AC0" w14:textId="58E0E5CA" w:rsidR="00C56D90" w:rsidRDefault="00C56D90"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ED4F29">
        <w:rPr>
          <w:rFonts w:cstheme="minorHAnsi"/>
        </w:rPr>
        <w:t>$$</w:t>
      </w:r>
      <w:r w:rsidRPr="000F31A7">
        <w:rPr>
          <w:rFonts w:cstheme="minorHAnsi"/>
        </w:rPr>
        <w:t>Baggio et al</w:t>
      </w:r>
      <w:r w:rsidR="00FC73F3" w:rsidRPr="000F31A7">
        <w:rPr>
          <w:rFonts w:cstheme="minorHAnsi"/>
        </w:rPr>
        <w:t>.</w:t>
      </w:r>
      <w:r w:rsidRPr="000F31A7">
        <w:rPr>
          <w:rFonts w:cstheme="minorHAnsi"/>
        </w:rPr>
        <w:t xml:space="preserve"> 2019</w:t>
      </w:r>
      <w:r w:rsidR="00ED4F29">
        <w:rPr>
          <w:rFonts w:cstheme="minorHAnsi"/>
        </w:rPr>
        <w:t>$$</w:t>
      </w:r>
      <w:r w:rsidR="0063206D">
        <w:rPr>
          <w:rFonts w:cstheme="minorHAnsi"/>
        </w:rPr>
        <w:t>.</w:t>
      </w:r>
    </w:p>
    <w:p w14:paraId="6D1F13E2" w14:textId="77777777" w:rsidR="00463B67" w:rsidRPr="000F31A7" w:rsidRDefault="00463B67" w:rsidP="000F31A7">
      <w:pPr>
        <w:pStyle w:val="EndnoteText"/>
        <w:spacing w:line="240" w:lineRule="auto"/>
        <w:rPr>
          <w:rFonts w:cstheme="minorHAnsi"/>
        </w:rPr>
      </w:pPr>
    </w:p>
  </w:endnote>
  <w:endnote w:id="70">
    <w:p w14:paraId="056C0C26" w14:textId="26A266B2"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Pr="002F18CF">
        <w:rPr>
          <w:rFonts w:cstheme="minorHAnsi"/>
        </w:rPr>
        <w:t xml:space="preserve">“Disjecta membra” </w:t>
      </w:r>
      <w:r w:rsidRPr="000F31A7">
        <w:rPr>
          <w:rFonts w:cstheme="minorHAnsi"/>
        </w:rPr>
        <w:t>is a term</w:t>
      </w:r>
      <w:r w:rsidR="007739AA">
        <w:rPr>
          <w:rFonts w:cstheme="minorHAnsi"/>
        </w:rPr>
        <w:t xml:space="preserve"> </w:t>
      </w:r>
      <w:r w:rsidR="0008610F">
        <w:rPr>
          <w:rFonts w:cstheme="minorHAnsi"/>
        </w:rPr>
        <w:t xml:space="preserve">used by </w:t>
      </w:r>
      <w:r w:rsidR="00A14D61">
        <w:rPr>
          <w:rFonts w:cstheme="minorHAnsi"/>
        </w:rPr>
        <w:t>the scholar of Greek vases Sir John</w:t>
      </w:r>
      <w:r w:rsidRPr="000F31A7">
        <w:rPr>
          <w:rFonts w:cstheme="minorHAnsi"/>
        </w:rPr>
        <w:t xml:space="preserve"> Beazley in discussing joining fragments from different collections</w:t>
      </w:r>
      <w:r w:rsidR="008B7B7D">
        <w:rPr>
          <w:rFonts w:cstheme="minorHAnsi"/>
        </w:rPr>
        <w:t>;</w:t>
      </w:r>
      <w:r w:rsidR="00054EC7" w:rsidRPr="000F31A7">
        <w:rPr>
          <w:rFonts w:cstheme="minorHAnsi"/>
        </w:rPr>
        <w:t xml:space="preserve"> see </w:t>
      </w:r>
      <w:r w:rsidR="00ED4F29">
        <w:rPr>
          <w:rFonts w:cstheme="minorHAnsi"/>
        </w:rPr>
        <w:t>$$</w:t>
      </w:r>
      <w:r w:rsidRPr="000F31A7">
        <w:rPr>
          <w:rFonts w:cstheme="minorHAnsi"/>
        </w:rPr>
        <w:t>Beazley</w:t>
      </w:r>
      <w:r w:rsidR="00054EC7" w:rsidRPr="000F31A7">
        <w:rPr>
          <w:rFonts w:cstheme="minorHAnsi"/>
        </w:rPr>
        <w:t xml:space="preserve"> 1931</w:t>
      </w:r>
      <w:r w:rsidR="00ED4F29">
        <w:rPr>
          <w:rFonts w:cstheme="minorHAnsi"/>
        </w:rPr>
        <w:t>$$</w:t>
      </w:r>
      <w:r w:rsidR="004610F8" w:rsidRPr="000F31A7">
        <w:rPr>
          <w:rFonts w:cstheme="minorHAnsi"/>
        </w:rPr>
        <w:t>.</w:t>
      </w:r>
    </w:p>
    <w:p w14:paraId="3A6C1F80" w14:textId="77777777" w:rsidR="00463B67" w:rsidRPr="000F31A7" w:rsidRDefault="00463B67" w:rsidP="000F31A7">
      <w:pPr>
        <w:pStyle w:val="EndnoteText"/>
        <w:spacing w:line="240" w:lineRule="auto"/>
        <w:rPr>
          <w:rFonts w:cstheme="minorHAnsi"/>
        </w:rPr>
      </w:pPr>
    </w:p>
  </w:endnote>
  <w:endnote w:id="71">
    <w:p w14:paraId="033AFAB6" w14:textId="5BDBF696" w:rsidR="00E06D1C" w:rsidRPr="00A51175" w:rsidRDefault="00E06D1C">
      <w:pPr>
        <w:pStyle w:val="EndnoteText"/>
        <w:rPr>
          <w:lang w:val="it-IT"/>
        </w:rPr>
      </w:pPr>
      <w:r>
        <w:rPr>
          <w:rStyle w:val="EndnoteReference"/>
        </w:rPr>
        <w:endnoteRef/>
      </w:r>
      <w:r w:rsidRPr="00A51175">
        <w:rPr>
          <w:lang w:val="it-IT"/>
        </w:rPr>
        <w:t xml:space="preserve"> 77.AE.11</w:t>
      </w:r>
      <w:r w:rsidR="00566A8F" w:rsidRPr="00A51175">
        <w:rPr>
          <w:lang w:val="it-IT"/>
        </w:rPr>
        <w:t>;</w:t>
      </w:r>
      <w:r w:rsidRPr="00A51175">
        <w:rPr>
          <w:lang w:val="it-IT"/>
        </w:rPr>
        <w:t xml:space="preserve"> </w:t>
      </w:r>
      <w:hyperlink r:id="rId45">
        <w:r w:rsidRPr="00A51175">
          <w:rPr>
            <w:rStyle w:val="Hyperlink"/>
            <w:lang w:val="it-IT"/>
          </w:rPr>
          <w:t>https://www.getty.edu/art/collection/object/103TA4</w:t>
        </w:r>
      </w:hyperlink>
      <w:r w:rsidR="00463B67" w:rsidRPr="00A51175">
        <w:rPr>
          <w:lang w:val="it-IT"/>
        </w:rPr>
        <w:t>.</w:t>
      </w:r>
    </w:p>
    <w:p w14:paraId="00C5A692" w14:textId="77777777" w:rsidR="00463B67" w:rsidRPr="00A51175" w:rsidRDefault="00463B67">
      <w:pPr>
        <w:pStyle w:val="EndnoteText"/>
        <w:rPr>
          <w:lang w:val="it-IT"/>
        </w:rPr>
      </w:pPr>
    </w:p>
  </w:endnote>
  <w:endnote w:id="72">
    <w:p w14:paraId="1CEE7E6B" w14:textId="2D617E95" w:rsidR="000830C6" w:rsidRDefault="000830C6" w:rsidP="0447ACBC">
      <w:pPr>
        <w:pStyle w:val="EndnoteText"/>
        <w:spacing w:line="240" w:lineRule="auto"/>
      </w:pPr>
      <w:r w:rsidRPr="0447ACBC">
        <w:rPr>
          <w:rStyle w:val="EndnoteReference"/>
        </w:rPr>
        <w:endnoteRef/>
      </w:r>
      <w:r w:rsidR="00ED4F29">
        <w:t xml:space="preserve"> $$</w:t>
      </w:r>
      <w:r w:rsidR="0447ACBC" w:rsidRPr="0447ACBC">
        <w:t>Saunders, Barr</w:t>
      </w:r>
      <w:r w:rsidR="00792BA7">
        <w:t>,</w:t>
      </w:r>
      <w:r w:rsidR="0447ACBC" w:rsidRPr="0447ACBC">
        <w:t xml:space="preserve"> and Budrovich 2021</w:t>
      </w:r>
      <w:r w:rsidR="00ED4F29">
        <w:t xml:space="preserve"> | </w:t>
      </w:r>
      <w:r w:rsidR="0447ACBC" w:rsidRPr="0447ACBC">
        <w:t>209</w:t>
      </w:r>
      <w:r w:rsidR="0008610F">
        <w:t>–</w:t>
      </w:r>
      <w:r w:rsidR="0447ACBC" w:rsidRPr="0447ACBC">
        <w:t>10</w:t>
      </w:r>
      <w:r w:rsidR="00ED4F29">
        <w:t>$$</w:t>
      </w:r>
      <w:r w:rsidR="0447ACBC" w:rsidRPr="0447ACBC">
        <w:t xml:space="preserve">, fig. 10.1. The remaining fragments of the body are attributed to the Berlin Painter and are preserved as a </w:t>
      </w:r>
      <w:r w:rsidR="00573DAF">
        <w:t>single object with a single record</w:t>
      </w:r>
      <w:r w:rsidR="0447ACBC" w:rsidRPr="0447ACBC">
        <w:t xml:space="preserve"> (Louvre G 166.A;</w:t>
      </w:r>
      <w:r w:rsidR="00B953AF">
        <w:t xml:space="preserve"> </w:t>
      </w:r>
      <w:hyperlink r:id="rId46" w:history="1">
        <w:r w:rsidR="0447ACBC" w:rsidRPr="0447ACBC">
          <w:rPr>
            <w:rStyle w:val="Hyperlink"/>
          </w:rPr>
          <w:t>https://collections.louvre.fr/en/ark:/53355/cl010270060</w:t>
        </w:r>
      </w:hyperlink>
      <w:r w:rsidR="0447ACBC" w:rsidRPr="0447ACBC">
        <w:t xml:space="preserve">). Part of the foot was subsequently identified as belonging with a krater by Euphronios (Louvre G 103; </w:t>
      </w:r>
      <w:hyperlink r:id="rId47">
        <w:r w:rsidR="0447ACBC" w:rsidRPr="0447ACBC">
          <w:rPr>
            <w:rStyle w:val="Hyperlink"/>
          </w:rPr>
          <w:t>https://collections.louvre.fr/en/ark:/53355/cl010269994</w:t>
        </w:r>
      </w:hyperlink>
      <w:r w:rsidR="0447ACBC" w:rsidRPr="0447ACBC">
        <w:t>). A photograph of the original composite vase is also part of 77.AE.11’s current display label</w:t>
      </w:r>
      <w:r w:rsidR="00F1502F">
        <w:t xml:space="preserve"> at the Getty</w:t>
      </w:r>
      <w:r w:rsidR="00BB6C2B">
        <w:t>, and the Louvre loans referenced in the online description</w:t>
      </w:r>
    </w:p>
    <w:p w14:paraId="79295657" w14:textId="77777777" w:rsidR="00463B67" w:rsidRPr="000F31A7" w:rsidRDefault="00463B67" w:rsidP="0447ACBC">
      <w:pPr>
        <w:pStyle w:val="EndnoteText"/>
        <w:spacing w:line="240" w:lineRule="auto"/>
      </w:pPr>
    </w:p>
  </w:endnote>
  <w:endnote w:id="73">
    <w:p w14:paraId="194AFAA2" w14:textId="0B2A3ECD"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ED4F29">
        <w:rPr>
          <w:rFonts w:cstheme="minorHAnsi"/>
        </w:rPr>
        <w:t>$$</w:t>
      </w:r>
      <w:r w:rsidRPr="000F31A7">
        <w:rPr>
          <w:rFonts w:cstheme="minorHAnsi"/>
        </w:rPr>
        <w:t>Scott 2002</w:t>
      </w:r>
      <w:r w:rsidR="00ED4F29">
        <w:rPr>
          <w:rFonts w:cstheme="minorHAnsi"/>
        </w:rPr>
        <w:t xml:space="preserve"> | </w:t>
      </w:r>
      <w:r w:rsidRPr="000F31A7">
        <w:rPr>
          <w:rFonts w:cstheme="minorHAnsi"/>
        </w:rPr>
        <w:t>257</w:t>
      </w:r>
      <w:r w:rsidR="00ED4F29">
        <w:rPr>
          <w:rFonts w:cstheme="minorHAnsi"/>
        </w:rPr>
        <w:t>$$</w:t>
      </w:r>
      <w:r w:rsidRPr="000F31A7">
        <w:rPr>
          <w:rFonts w:cstheme="minorHAnsi"/>
        </w:rPr>
        <w:t xml:space="preserve">. </w:t>
      </w:r>
    </w:p>
    <w:p w14:paraId="1E490036" w14:textId="77777777" w:rsidR="00463B67" w:rsidRPr="000F31A7" w:rsidRDefault="00463B67" w:rsidP="000F31A7">
      <w:pPr>
        <w:pStyle w:val="EndnoteText"/>
        <w:spacing w:line="240" w:lineRule="auto"/>
        <w:rPr>
          <w:rFonts w:cstheme="minorHAnsi"/>
        </w:rPr>
      </w:pPr>
    </w:p>
  </w:endnote>
  <w:endnote w:id="74">
    <w:p w14:paraId="3F7102C6" w14:textId="0218FBA7" w:rsidR="00463B67" w:rsidRDefault="46E9AD4B" w:rsidP="000F31A7">
      <w:pPr>
        <w:pStyle w:val="EndnoteText"/>
        <w:spacing w:line="240" w:lineRule="auto"/>
      </w:pPr>
      <w:r w:rsidRPr="000F31A7">
        <w:rPr>
          <w:rStyle w:val="EndnoteReference"/>
          <w:rFonts w:cstheme="minorHAnsi"/>
        </w:rPr>
        <w:endnoteRef/>
      </w:r>
      <w:r w:rsidRPr="000F31A7">
        <w:rPr>
          <w:rFonts w:cstheme="minorHAnsi"/>
        </w:rPr>
        <w:t xml:space="preserve"> </w:t>
      </w:r>
      <w:r w:rsidR="00752892">
        <w:rPr>
          <w:rFonts w:cstheme="minorHAnsi"/>
        </w:rPr>
        <w:t xml:space="preserve">See e.g., </w:t>
      </w:r>
      <w:r w:rsidR="00432663" w:rsidRPr="000F31A7">
        <w:rPr>
          <w:rFonts w:cstheme="minorHAnsi"/>
        </w:rPr>
        <w:t>79.AK.30.1</w:t>
      </w:r>
      <w:r w:rsidR="00566A8F">
        <w:rPr>
          <w:rFonts w:cstheme="minorHAnsi"/>
        </w:rPr>
        <w:t>;</w:t>
      </w:r>
      <w:r w:rsidR="00432663" w:rsidRPr="000F31A7">
        <w:rPr>
          <w:rFonts w:cstheme="minorHAnsi"/>
        </w:rPr>
        <w:t xml:space="preserve"> </w:t>
      </w:r>
      <w:hyperlink r:id="rId48" w:history="1">
        <w:r w:rsidR="006A79CD" w:rsidRPr="00A45084">
          <w:rPr>
            <w:rStyle w:val="Hyperlink"/>
            <w:rFonts w:cstheme="minorHAnsi"/>
          </w:rPr>
          <w:t>https://www.getty.edu/art/collection/object/106158</w:t>
        </w:r>
      </w:hyperlink>
      <w:r w:rsidR="00463B67">
        <w:t>.</w:t>
      </w:r>
    </w:p>
    <w:p w14:paraId="6CBAE3E4" w14:textId="329CABA1" w:rsidR="46E9AD4B" w:rsidRPr="000F31A7" w:rsidRDefault="006A79CD" w:rsidP="000F31A7">
      <w:pPr>
        <w:pStyle w:val="EndnoteText"/>
        <w:spacing w:line="240" w:lineRule="auto"/>
        <w:rPr>
          <w:rFonts w:cstheme="minorHAnsi"/>
        </w:rPr>
      </w:pPr>
      <w:r>
        <w:rPr>
          <w:rFonts w:cstheme="minorHAnsi"/>
        </w:rPr>
        <w:t xml:space="preserve"> </w:t>
      </w:r>
    </w:p>
  </w:endnote>
  <w:endnote w:id="75">
    <w:p w14:paraId="7267230D" w14:textId="16295966"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ED4F29">
        <w:rPr>
          <w:rFonts w:cstheme="minorHAnsi"/>
        </w:rPr>
        <w:t>$$</w:t>
      </w:r>
      <w:r w:rsidRPr="000F31A7">
        <w:rPr>
          <w:rFonts w:cstheme="minorHAnsi"/>
        </w:rPr>
        <w:t>Bliquez 1986</w:t>
      </w:r>
      <w:r w:rsidR="00ED4F29">
        <w:rPr>
          <w:rFonts w:cstheme="minorHAnsi"/>
        </w:rPr>
        <w:t>$$</w:t>
      </w:r>
      <w:r w:rsidR="00D900F2" w:rsidRPr="000F31A7">
        <w:rPr>
          <w:rFonts w:cstheme="minorHAnsi"/>
        </w:rPr>
        <w:t>.</w:t>
      </w:r>
    </w:p>
    <w:p w14:paraId="0635F2BE" w14:textId="77777777" w:rsidR="00463B67" w:rsidRPr="000F31A7" w:rsidRDefault="00463B67" w:rsidP="000F31A7">
      <w:pPr>
        <w:pStyle w:val="EndnoteText"/>
        <w:spacing w:line="240" w:lineRule="auto"/>
        <w:rPr>
          <w:rFonts w:cstheme="minorHAnsi"/>
        </w:rPr>
      </w:pPr>
    </w:p>
  </w:endnote>
  <w:endnote w:id="76">
    <w:p w14:paraId="79B89EC2" w14:textId="1081A27D"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The use of XRF continues to evolve</w:t>
      </w:r>
      <w:r w:rsidR="00501507">
        <w:rPr>
          <w:rFonts w:cstheme="minorHAnsi"/>
        </w:rPr>
        <w:t>;</w:t>
      </w:r>
      <w:r w:rsidRPr="000F31A7">
        <w:rPr>
          <w:rFonts w:cstheme="minorHAnsi"/>
        </w:rPr>
        <w:t xml:space="preserve"> see </w:t>
      </w:r>
      <w:r w:rsidR="00ED4F29">
        <w:rPr>
          <w:rFonts w:cstheme="minorHAnsi"/>
        </w:rPr>
        <w:t>$$</w:t>
      </w:r>
      <w:r w:rsidR="005003F2">
        <w:rPr>
          <w:rFonts w:cstheme="minorHAnsi"/>
        </w:rPr>
        <w:t>Bezur</w:t>
      </w:r>
      <w:r w:rsidR="004B1A8C">
        <w:rPr>
          <w:rFonts w:cstheme="minorHAnsi"/>
        </w:rPr>
        <w:t xml:space="preserve"> 2020</w:t>
      </w:r>
      <w:r w:rsidR="00ED4F29">
        <w:rPr>
          <w:rFonts w:cstheme="minorHAnsi"/>
        </w:rPr>
        <w:t>$$</w:t>
      </w:r>
      <w:r w:rsidRPr="000F31A7">
        <w:rPr>
          <w:rFonts w:cstheme="minorHAnsi"/>
        </w:rPr>
        <w:t xml:space="preserve">. </w:t>
      </w:r>
    </w:p>
    <w:p w14:paraId="563D8E35" w14:textId="77777777" w:rsidR="00463B67" w:rsidRPr="000F31A7" w:rsidRDefault="00463B67" w:rsidP="000F31A7">
      <w:pPr>
        <w:pStyle w:val="EndnoteText"/>
        <w:spacing w:line="240" w:lineRule="auto"/>
        <w:rPr>
          <w:rFonts w:cstheme="minorHAnsi"/>
        </w:rPr>
      </w:pPr>
    </w:p>
  </w:endnote>
  <w:endnote w:id="77">
    <w:p w14:paraId="3028E1BF" w14:textId="71090C42"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Many of these techniques are used by the Getty Museum </w:t>
      </w:r>
      <w:r w:rsidR="003B41A6" w:rsidRPr="000F31A7">
        <w:rPr>
          <w:rFonts w:cstheme="minorHAnsi"/>
        </w:rPr>
        <w:t>C</w:t>
      </w:r>
      <w:r w:rsidRPr="000F31A7">
        <w:rPr>
          <w:rFonts w:cstheme="minorHAnsi"/>
        </w:rPr>
        <w:t>onservation department</w:t>
      </w:r>
      <w:r w:rsidR="00102EBD">
        <w:rPr>
          <w:rFonts w:cstheme="minorHAnsi"/>
        </w:rPr>
        <w:t>;</w:t>
      </w:r>
      <w:r w:rsidR="00D67D15" w:rsidRPr="000F31A7">
        <w:rPr>
          <w:rFonts w:cstheme="minorHAnsi"/>
        </w:rPr>
        <w:t xml:space="preserve"> </w:t>
      </w:r>
      <w:r w:rsidR="00F07561">
        <w:rPr>
          <w:rFonts w:cstheme="minorHAnsi"/>
        </w:rPr>
        <w:t>see</w:t>
      </w:r>
      <w:r w:rsidR="00001126">
        <w:rPr>
          <w:rFonts w:cstheme="minorHAnsi"/>
        </w:rPr>
        <w:t xml:space="preserve"> </w:t>
      </w:r>
      <w:r w:rsidR="00ED4F29">
        <w:rPr>
          <w:rFonts w:cstheme="minorHAnsi"/>
        </w:rPr>
        <w:t>$$</w:t>
      </w:r>
      <w:r w:rsidR="00001126">
        <w:rPr>
          <w:rFonts w:cstheme="minorHAnsi"/>
        </w:rPr>
        <w:t>Svoboda 2017</w:t>
      </w:r>
      <w:r w:rsidR="00ED4F29">
        <w:rPr>
          <w:rFonts w:cstheme="minorHAnsi"/>
        </w:rPr>
        <w:t>$$</w:t>
      </w:r>
      <w:r w:rsidR="00001126">
        <w:rPr>
          <w:rFonts w:cstheme="minorHAnsi"/>
        </w:rPr>
        <w:t>;</w:t>
      </w:r>
      <w:r w:rsidR="00F1502F">
        <w:rPr>
          <w:rFonts w:cstheme="minorHAnsi"/>
        </w:rPr>
        <w:t xml:space="preserve"> </w:t>
      </w:r>
      <w:r w:rsidR="00ED4F29">
        <w:rPr>
          <w:rFonts w:cstheme="minorHAnsi"/>
        </w:rPr>
        <w:t>$$</w:t>
      </w:r>
      <w:r w:rsidR="00F1502F">
        <w:rPr>
          <w:rFonts w:cstheme="minorHAnsi"/>
        </w:rPr>
        <w:t>Allen 2019</w:t>
      </w:r>
      <w:r w:rsidR="00ED4F29">
        <w:rPr>
          <w:rFonts w:cstheme="minorHAnsi"/>
        </w:rPr>
        <w:t>$$</w:t>
      </w:r>
      <w:r w:rsidR="00F1502F">
        <w:rPr>
          <w:rFonts w:cstheme="minorHAnsi"/>
        </w:rPr>
        <w:t>;</w:t>
      </w:r>
      <w:r w:rsidR="00F07561">
        <w:rPr>
          <w:rFonts w:cstheme="minorHAnsi"/>
        </w:rPr>
        <w:t xml:space="preserve"> </w:t>
      </w:r>
      <w:r w:rsidR="00ED4F29">
        <w:rPr>
          <w:rFonts w:cstheme="minorHAnsi"/>
        </w:rPr>
        <w:t>$$</w:t>
      </w:r>
      <w:r w:rsidR="004E4578">
        <w:rPr>
          <w:rFonts w:cstheme="minorHAnsi"/>
        </w:rPr>
        <w:t>Waldorf 2020</w:t>
      </w:r>
      <w:r w:rsidR="00ED4F29">
        <w:rPr>
          <w:rFonts w:cstheme="minorHAnsi"/>
        </w:rPr>
        <w:t>$$</w:t>
      </w:r>
      <w:r w:rsidR="004E4578">
        <w:rPr>
          <w:rFonts w:cstheme="minorHAnsi"/>
        </w:rPr>
        <w:t>.</w:t>
      </w:r>
    </w:p>
    <w:p w14:paraId="23B0D2F6" w14:textId="77777777" w:rsidR="00463B67" w:rsidRPr="000F31A7" w:rsidRDefault="00463B67" w:rsidP="000F31A7">
      <w:pPr>
        <w:pStyle w:val="EndnoteText"/>
        <w:spacing w:line="240" w:lineRule="auto"/>
        <w:rPr>
          <w:rFonts w:cstheme="minorHAnsi"/>
        </w:rPr>
      </w:pPr>
    </w:p>
  </w:endnote>
  <w:endnote w:id="78">
    <w:p w14:paraId="3B91C371" w14:textId="69615E79" w:rsidR="00463B67" w:rsidRPr="00A51175" w:rsidRDefault="000830C6" w:rsidP="000F31A7">
      <w:pPr>
        <w:pStyle w:val="EndnoteText"/>
        <w:spacing w:line="240" w:lineRule="auto"/>
        <w:rPr>
          <w:lang w:val="it-IT"/>
        </w:rPr>
      </w:pPr>
      <w:r w:rsidRPr="000F31A7">
        <w:rPr>
          <w:rStyle w:val="EndnoteReference"/>
          <w:rFonts w:cstheme="minorHAnsi"/>
        </w:rPr>
        <w:endnoteRef/>
      </w:r>
      <w:r w:rsidRPr="000F31A7">
        <w:rPr>
          <w:rFonts w:cstheme="minorHAnsi"/>
          <w:lang w:val="it-IT"/>
        </w:rPr>
        <w:t xml:space="preserve"> </w:t>
      </w:r>
      <w:r w:rsidR="00B258CD" w:rsidRPr="000F31A7">
        <w:rPr>
          <w:rFonts w:cstheme="minorHAnsi"/>
          <w:lang w:val="it-IT"/>
        </w:rPr>
        <w:t>57.AD.9</w:t>
      </w:r>
      <w:r w:rsidR="00566A8F">
        <w:rPr>
          <w:rFonts w:cstheme="minorHAnsi"/>
          <w:lang w:val="it-IT"/>
        </w:rPr>
        <w:t>;</w:t>
      </w:r>
      <w:r w:rsidR="00B258CD" w:rsidRPr="000F31A7">
        <w:rPr>
          <w:rFonts w:cstheme="minorHAnsi"/>
          <w:lang w:val="it-IT"/>
        </w:rPr>
        <w:t xml:space="preserve"> </w:t>
      </w:r>
      <w:hyperlink r:id="rId49" w:history="1">
        <w:r w:rsidR="00B258CD" w:rsidRPr="000F31A7">
          <w:rPr>
            <w:rStyle w:val="Hyperlink"/>
            <w:rFonts w:cstheme="minorHAnsi"/>
            <w:lang w:val="it-IT"/>
          </w:rPr>
          <w:t>https://www.getty.edu/art/collection/object/103SP6</w:t>
        </w:r>
      </w:hyperlink>
      <w:r w:rsidR="00463B67" w:rsidRPr="00A51175">
        <w:rPr>
          <w:lang w:val="it-IT"/>
        </w:rPr>
        <w:t>.</w:t>
      </w:r>
    </w:p>
    <w:p w14:paraId="2826BC27" w14:textId="6F8E2797" w:rsidR="000830C6" w:rsidRPr="000F31A7" w:rsidRDefault="00B258CD" w:rsidP="000F31A7">
      <w:pPr>
        <w:pStyle w:val="EndnoteText"/>
        <w:spacing w:line="240" w:lineRule="auto"/>
        <w:rPr>
          <w:rFonts w:cstheme="minorHAnsi"/>
          <w:lang w:val="it-IT"/>
        </w:rPr>
      </w:pPr>
      <w:r w:rsidRPr="000F31A7">
        <w:rPr>
          <w:rFonts w:cstheme="minorHAnsi"/>
          <w:lang w:val="it-IT"/>
        </w:rPr>
        <w:t xml:space="preserve"> </w:t>
      </w:r>
    </w:p>
  </w:endnote>
  <w:endnote w:id="79">
    <w:p w14:paraId="0A8DE8E8" w14:textId="6CCD6660"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952D50" w:rsidRPr="000F31A7">
        <w:rPr>
          <w:rFonts w:cstheme="minorHAnsi"/>
        </w:rPr>
        <w:t>Diary entry, April 26, 1957</w:t>
      </w:r>
      <w:r w:rsidR="00A876F8">
        <w:rPr>
          <w:rFonts w:cstheme="minorHAnsi"/>
        </w:rPr>
        <w:t>,</w:t>
      </w:r>
      <w:r w:rsidR="00952D50" w:rsidRPr="000F31A7">
        <w:rPr>
          <w:rFonts w:cstheme="minorHAnsi"/>
        </w:rPr>
        <w:t xml:space="preserve"> J. Paul Getty diary (August 28, 1956</w:t>
      </w:r>
      <w:r w:rsidR="00A876F8">
        <w:rPr>
          <w:rFonts w:cstheme="minorHAnsi"/>
        </w:rPr>
        <w:t>–</w:t>
      </w:r>
      <w:r w:rsidR="00952D50" w:rsidRPr="000F31A7">
        <w:rPr>
          <w:rFonts w:cstheme="minorHAnsi"/>
        </w:rPr>
        <w:t>July 15, 1959). The Getty Research Institute, 2010.IA.16.</w:t>
      </w:r>
    </w:p>
    <w:p w14:paraId="3F84463A" w14:textId="77777777" w:rsidR="00463B67" w:rsidRPr="000F31A7" w:rsidRDefault="00463B67" w:rsidP="000F31A7">
      <w:pPr>
        <w:pStyle w:val="EndnoteText"/>
        <w:spacing w:line="240" w:lineRule="auto"/>
        <w:rPr>
          <w:rFonts w:cstheme="minorHAnsi"/>
        </w:rPr>
      </w:pPr>
    </w:p>
  </w:endnote>
  <w:endnote w:id="80">
    <w:p w14:paraId="391F2772" w14:textId="05CA7B35"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Museum curatorial file</w:t>
      </w:r>
      <w:r w:rsidR="001C06B2">
        <w:rPr>
          <w:rFonts w:cstheme="minorHAnsi"/>
        </w:rPr>
        <w:t>.</w:t>
      </w:r>
      <w:r w:rsidRPr="000F31A7">
        <w:rPr>
          <w:rFonts w:cstheme="minorHAnsi"/>
        </w:rPr>
        <w:t xml:space="preserve"> </w:t>
      </w:r>
      <w:r w:rsidR="001C06B2">
        <w:rPr>
          <w:rFonts w:cstheme="minorHAnsi"/>
        </w:rPr>
        <w:t>S</w:t>
      </w:r>
      <w:r w:rsidRPr="000F31A7">
        <w:rPr>
          <w:rFonts w:cstheme="minorHAnsi"/>
        </w:rPr>
        <w:t>ubsequent research has linked the Getty statuette with the Italian forger Antonio Biondi (1887</w:t>
      </w:r>
      <w:r w:rsidR="00A876F8">
        <w:rPr>
          <w:rFonts w:cstheme="minorHAnsi"/>
        </w:rPr>
        <w:t>–</w:t>
      </w:r>
      <w:r w:rsidRPr="000F31A7">
        <w:rPr>
          <w:rFonts w:cstheme="minorHAnsi"/>
        </w:rPr>
        <w:t>1961), active in Centuripe, Sicily</w:t>
      </w:r>
      <w:r w:rsidR="00A876F8">
        <w:rPr>
          <w:rFonts w:cstheme="minorHAnsi"/>
        </w:rPr>
        <w:t>,</w:t>
      </w:r>
      <w:r w:rsidRPr="000F31A7">
        <w:rPr>
          <w:rFonts w:cstheme="minorHAnsi"/>
        </w:rPr>
        <w:t xml:space="preserve"> in the early twentieth century</w:t>
      </w:r>
      <w:r w:rsidR="007F1D52" w:rsidRPr="000F31A7">
        <w:rPr>
          <w:rFonts w:cstheme="minorHAnsi"/>
        </w:rPr>
        <w:t xml:space="preserve">. </w:t>
      </w:r>
      <w:r w:rsidRPr="000F31A7">
        <w:rPr>
          <w:rFonts w:cstheme="minorHAnsi"/>
        </w:rPr>
        <w:t xml:space="preserve">See </w:t>
      </w:r>
      <w:r w:rsidR="00ED4F29">
        <w:rPr>
          <w:rFonts w:cstheme="minorHAnsi"/>
        </w:rPr>
        <w:t>$$</w:t>
      </w:r>
      <w:r w:rsidRPr="000F31A7">
        <w:rPr>
          <w:rFonts w:cstheme="minorHAnsi"/>
        </w:rPr>
        <w:t>Biondi 2013</w:t>
      </w:r>
      <w:r w:rsidR="00ED4F29">
        <w:rPr>
          <w:rFonts w:cstheme="minorHAnsi"/>
        </w:rPr>
        <w:t xml:space="preserve"> | </w:t>
      </w:r>
      <w:r w:rsidRPr="000F31A7">
        <w:rPr>
          <w:rFonts w:cstheme="minorHAnsi"/>
        </w:rPr>
        <w:t>8</w:t>
      </w:r>
      <w:r w:rsidR="00ED4F29">
        <w:rPr>
          <w:rFonts w:cstheme="minorHAnsi"/>
        </w:rPr>
        <w:t>$$</w:t>
      </w:r>
      <w:r w:rsidRPr="000F31A7">
        <w:rPr>
          <w:rFonts w:cstheme="minorHAnsi"/>
        </w:rPr>
        <w:t xml:space="preserve">, fig. 10a. </w:t>
      </w:r>
    </w:p>
    <w:p w14:paraId="62953082" w14:textId="77777777" w:rsidR="00463B67" w:rsidRPr="000F31A7" w:rsidRDefault="00463B67" w:rsidP="000F31A7">
      <w:pPr>
        <w:pStyle w:val="EndnoteText"/>
        <w:spacing w:line="240" w:lineRule="auto"/>
        <w:rPr>
          <w:rFonts w:cstheme="minorHAnsi"/>
        </w:rPr>
      </w:pPr>
    </w:p>
  </w:endnote>
  <w:endnote w:id="81">
    <w:p w14:paraId="3964871C" w14:textId="154C3A2C" w:rsidR="00463B67" w:rsidRDefault="005E54B8" w:rsidP="000F31A7">
      <w:pPr>
        <w:pStyle w:val="EndnoteText"/>
        <w:spacing w:line="240" w:lineRule="auto"/>
      </w:pPr>
      <w:r w:rsidRPr="000F31A7">
        <w:rPr>
          <w:rStyle w:val="EndnoteReference"/>
          <w:rFonts w:cstheme="minorHAnsi"/>
        </w:rPr>
        <w:endnoteRef/>
      </w:r>
      <w:r w:rsidRPr="000F31A7">
        <w:rPr>
          <w:rFonts w:cstheme="minorHAnsi"/>
        </w:rPr>
        <w:t xml:space="preserve"> </w:t>
      </w:r>
      <w:r w:rsidR="005B1CF0" w:rsidRPr="000F31A7">
        <w:rPr>
          <w:rFonts w:cstheme="minorHAnsi"/>
        </w:rPr>
        <w:t>55.AK.9</w:t>
      </w:r>
      <w:r w:rsidR="00566A8F">
        <w:rPr>
          <w:rFonts w:cstheme="minorHAnsi"/>
        </w:rPr>
        <w:t>;</w:t>
      </w:r>
      <w:r w:rsidR="005B1CF0" w:rsidRPr="000F31A7">
        <w:rPr>
          <w:rFonts w:cstheme="minorHAnsi"/>
        </w:rPr>
        <w:t xml:space="preserve"> </w:t>
      </w:r>
      <w:hyperlink r:id="rId50" w:history="1">
        <w:r w:rsidR="005B1CF0" w:rsidRPr="000F31A7">
          <w:rPr>
            <w:rStyle w:val="Hyperlink"/>
            <w:rFonts w:cstheme="minorHAnsi"/>
          </w:rPr>
          <w:t>https://www.getty.edu/art/collection/object/103SNG</w:t>
        </w:r>
      </w:hyperlink>
      <w:r w:rsidR="00463B67">
        <w:t>.</w:t>
      </w:r>
    </w:p>
    <w:p w14:paraId="2D433648" w14:textId="7153DD7A" w:rsidR="005E54B8" w:rsidRPr="000F31A7" w:rsidRDefault="00B258CD" w:rsidP="000F31A7">
      <w:pPr>
        <w:pStyle w:val="EndnoteText"/>
        <w:spacing w:line="240" w:lineRule="auto"/>
        <w:rPr>
          <w:rFonts w:cstheme="minorHAnsi"/>
        </w:rPr>
      </w:pPr>
      <w:r w:rsidRPr="000F31A7">
        <w:rPr>
          <w:rFonts w:cstheme="minorHAnsi"/>
        </w:rPr>
        <w:t xml:space="preserve"> </w:t>
      </w:r>
    </w:p>
  </w:endnote>
  <w:endnote w:id="82">
    <w:p w14:paraId="40C117BB" w14:textId="7C6F381F" w:rsidR="000830C6" w:rsidRDefault="000830C6" w:rsidP="000F31A7">
      <w:pPr>
        <w:pStyle w:val="EndnoteText"/>
        <w:spacing w:line="240" w:lineRule="auto"/>
        <w:rPr>
          <w:rFonts w:cstheme="minorHAnsi"/>
        </w:rPr>
      </w:pPr>
      <w:r w:rsidRPr="000F31A7">
        <w:rPr>
          <w:rStyle w:val="EndnoteReference"/>
          <w:rFonts w:cstheme="minorHAnsi"/>
        </w:rPr>
        <w:endnoteRef/>
      </w:r>
      <w:r w:rsidRPr="00B35255">
        <w:rPr>
          <w:rFonts w:cstheme="minorHAnsi"/>
        </w:rPr>
        <w:t xml:space="preserve"> </w:t>
      </w:r>
      <w:r w:rsidR="00ED4F29">
        <w:rPr>
          <w:rFonts w:cstheme="minorHAnsi"/>
        </w:rPr>
        <w:t>$$</w:t>
      </w:r>
      <w:r w:rsidR="00636E6B" w:rsidRPr="00B35255">
        <w:rPr>
          <w:rFonts w:cstheme="minorHAnsi"/>
        </w:rPr>
        <w:t>Maish</w:t>
      </w:r>
      <w:r w:rsidR="00B35255" w:rsidRPr="00B35255">
        <w:rPr>
          <w:rFonts w:cstheme="minorHAnsi"/>
        </w:rPr>
        <w:t>,</w:t>
      </w:r>
      <w:r w:rsidR="00636E6B" w:rsidRPr="00B35255">
        <w:rPr>
          <w:rFonts w:cstheme="minorHAnsi"/>
        </w:rPr>
        <w:t xml:space="preserve"> Barr, and Elshahawi</w:t>
      </w:r>
      <w:r w:rsidR="00B35255">
        <w:rPr>
          <w:rFonts w:cstheme="minorHAnsi"/>
        </w:rPr>
        <w:t xml:space="preserve"> 2020</w:t>
      </w:r>
      <w:r w:rsidR="00ED4F29">
        <w:rPr>
          <w:rFonts w:cstheme="minorHAnsi"/>
        </w:rPr>
        <w:t>$$</w:t>
      </w:r>
      <w:r w:rsidR="008142BD">
        <w:rPr>
          <w:rFonts w:cstheme="minorHAnsi"/>
        </w:rPr>
        <w:t>.</w:t>
      </w:r>
    </w:p>
    <w:p w14:paraId="75F93E48" w14:textId="77777777" w:rsidR="00463B67" w:rsidRPr="00B35255" w:rsidRDefault="00463B67" w:rsidP="000F31A7">
      <w:pPr>
        <w:pStyle w:val="EndnoteText"/>
        <w:spacing w:line="240" w:lineRule="auto"/>
        <w:rPr>
          <w:rFonts w:cstheme="minorHAnsi"/>
        </w:rPr>
      </w:pPr>
    </w:p>
  </w:endnote>
  <w:endnote w:id="83">
    <w:p w14:paraId="25618DA8" w14:textId="6CAE4962" w:rsidR="000830C6" w:rsidRDefault="000830C6" w:rsidP="000F31A7">
      <w:pPr>
        <w:pStyle w:val="EndnoteText"/>
        <w:spacing w:line="240" w:lineRule="auto"/>
        <w:rPr>
          <w:rFonts w:eastAsia="Times" w:cstheme="minorHAnsi"/>
          <w:color w:val="000000" w:themeColor="text1"/>
        </w:rPr>
      </w:pPr>
      <w:r w:rsidRPr="000F31A7">
        <w:rPr>
          <w:rStyle w:val="EndnoteReference"/>
          <w:rFonts w:cstheme="minorHAnsi"/>
        </w:rPr>
        <w:endnoteRef/>
      </w:r>
      <w:r w:rsidRPr="00AE39E0">
        <w:rPr>
          <w:rFonts w:cstheme="minorHAnsi"/>
        </w:rPr>
        <w:t xml:space="preserve"> </w:t>
      </w:r>
      <w:r w:rsidRPr="00AE39E0">
        <w:rPr>
          <w:rFonts w:eastAsia="Times" w:cstheme="minorHAnsi"/>
          <w:color w:val="000000" w:themeColor="text1"/>
        </w:rPr>
        <w:t>See</w:t>
      </w:r>
      <w:r w:rsidR="00F92002" w:rsidRPr="00AE39E0">
        <w:rPr>
          <w:rFonts w:eastAsia="Times" w:cstheme="minorHAnsi"/>
          <w:color w:val="000000" w:themeColor="text1"/>
        </w:rPr>
        <w:t xml:space="preserve"> </w:t>
      </w:r>
      <w:r w:rsidR="00ED4F29">
        <w:rPr>
          <w:rFonts w:eastAsia="Times" w:cstheme="minorHAnsi"/>
          <w:color w:val="000000" w:themeColor="text1"/>
        </w:rPr>
        <w:t>$$</w:t>
      </w:r>
      <w:r w:rsidR="002A3C53" w:rsidRPr="00AE39E0">
        <w:rPr>
          <w:rFonts w:eastAsia="Times" w:cstheme="minorHAnsi"/>
          <w:color w:val="000000" w:themeColor="text1"/>
        </w:rPr>
        <w:t>Brogi 2005</w:t>
      </w:r>
      <w:r w:rsidR="00ED4F29">
        <w:rPr>
          <w:rFonts w:eastAsia="Times" w:cstheme="minorHAnsi"/>
          <w:color w:val="000000" w:themeColor="text1"/>
        </w:rPr>
        <w:t xml:space="preserve"> | </w:t>
      </w:r>
      <w:r w:rsidR="00802F50" w:rsidRPr="00AE39E0">
        <w:rPr>
          <w:rFonts w:eastAsia="Times" w:cstheme="minorHAnsi"/>
          <w:color w:val="000000" w:themeColor="text1"/>
        </w:rPr>
        <w:t>52</w:t>
      </w:r>
      <w:r w:rsidR="00ED4F29">
        <w:rPr>
          <w:rFonts w:eastAsia="Times" w:cstheme="minorHAnsi"/>
          <w:color w:val="000000" w:themeColor="text1"/>
        </w:rPr>
        <w:t>$$</w:t>
      </w:r>
      <w:r w:rsidR="00A876F8">
        <w:rPr>
          <w:rFonts w:eastAsia="Times" w:cstheme="minorHAnsi"/>
          <w:color w:val="000000" w:themeColor="text1"/>
        </w:rPr>
        <w:t>;</w:t>
      </w:r>
      <w:r w:rsidR="00A876F8" w:rsidRPr="00A876F8">
        <w:rPr>
          <w:rFonts w:eastAsia="Times" w:cstheme="minorHAnsi"/>
          <w:color w:val="000000" w:themeColor="text1"/>
        </w:rPr>
        <w:t xml:space="preserve"> </w:t>
      </w:r>
      <w:r w:rsidR="00ED4F29">
        <w:rPr>
          <w:rFonts w:eastAsia="Times" w:cstheme="minorHAnsi"/>
          <w:color w:val="000000" w:themeColor="text1"/>
        </w:rPr>
        <w:t>$$</w:t>
      </w:r>
      <w:r w:rsidR="00A876F8" w:rsidRPr="00AE39E0">
        <w:rPr>
          <w:rFonts w:eastAsia="Times" w:cstheme="minorHAnsi"/>
          <w:color w:val="000000" w:themeColor="text1"/>
        </w:rPr>
        <w:t>Vallini 2005</w:t>
      </w:r>
      <w:r w:rsidR="00ED4F29">
        <w:rPr>
          <w:rFonts w:eastAsia="Times" w:cstheme="minorHAnsi"/>
          <w:color w:val="000000" w:themeColor="text1"/>
        </w:rPr>
        <w:t xml:space="preserve"> | </w:t>
      </w:r>
      <w:r w:rsidR="00A876F8" w:rsidRPr="00AE39E0">
        <w:rPr>
          <w:rFonts w:eastAsia="Times" w:cstheme="minorHAnsi"/>
          <w:color w:val="000000" w:themeColor="text1"/>
        </w:rPr>
        <w:t>52</w:t>
      </w:r>
      <w:r w:rsidR="00ED4F29">
        <w:rPr>
          <w:rFonts w:eastAsia="Times" w:cstheme="minorHAnsi"/>
          <w:color w:val="000000" w:themeColor="text1"/>
        </w:rPr>
        <w:t>$$</w:t>
      </w:r>
      <w:r w:rsidR="00A876F8" w:rsidRPr="00AE39E0">
        <w:rPr>
          <w:rFonts w:eastAsia="Times" w:cstheme="minorHAnsi"/>
          <w:color w:val="000000" w:themeColor="text1"/>
        </w:rPr>
        <w:t xml:space="preserve">; </w:t>
      </w:r>
      <w:r w:rsidR="00ED4F29">
        <w:rPr>
          <w:rFonts w:eastAsia="Times" w:cstheme="minorHAnsi"/>
          <w:color w:val="000000" w:themeColor="text1"/>
        </w:rPr>
        <w:t>$$</w:t>
      </w:r>
      <w:r w:rsidR="00A876F8" w:rsidRPr="00AE39E0">
        <w:rPr>
          <w:rFonts w:eastAsia="Times" w:cstheme="minorHAnsi"/>
          <w:color w:val="000000" w:themeColor="text1"/>
        </w:rPr>
        <w:t>Rossi 2014</w:t>
      </w:r>
      <w:r w:rsidR="00ED4F29">
        <w:rPr>
          <w:rFonts w:eastAsia="Times" w:cstheme="minorHAnsi"/>
          <w:color w:val="000000" w:themeColor="text1"/>
        </w:rPr>
        <w:t xml:space="preserve"> | </w:t>
      </w:r>
      <w:r w:rsidR="00A876F8" w:rsidRPr="00AE39E0">
        <w:rPr>
          <w:rFonts w:eastAsia="Times" w:cstheme="minorHAnsi"/>
          <w:color w:val="000000" w:themeColor="text1"/>
        </w:rPr>
        <w:t>257</w:t>
      </w:r>
      <w:r w:rsidR="00A876F8">
        <w:rPr>
          <w:rFonts w:eastAsia="Times" w:cstheme="minorHAnsi"/>
          <w:color w:val="000000" w:themeColor="text1"/>
        </w:rPr>
        <w:t>–</w:t>
      </w:r>
      <w:r w:rsidR="00A876F8" w:rsidRPr="00AE39E0">
        <w:rPr>
          <w:rFonts w:eastAsia="Times" w:cstheme="minorHAnsi"/>
          <w:color w:val="000000" w:themeColor="text1"/>
        </w:rPr>
        <w:t>59</w:t>
      </w:r>
      <w:r w:rsidR="00ED4F29">
        <w:rPr>
          <w:rFonts w:eastAsia="Times" w:cstheme="minorHAnsi"/>
          <w:color w:val="000000" w:themeColor="text1"/>
        </w:rPr>
        <w:t>$$</w:t>
      </w:r>
      <w:r w:rsidR="00A876F8">
        <w:rPr>
          <w:rFonts w:eastAsia="Times" w:cstheme="minorHAnsi"/>
          <w:color w:val="000000" w:themeColor="text1"/>
        </w:rPr>
        <w:t>.</w:t>
      </w:r>
    </w:p>
    <w:p w14:paraId="5C6716E1" w14:textId="77777777" w:rsidR="00463B67" w:rsidRPr="00AE39E0" w:rsidRDefault="00463B67" w:rsidP="000F31A7">
      <w:pPr>
        <w:pStyle w:val="EndnoteText"/>
        <w:spacing w:line="240" w:lineRule="auto"/>
        <w:rPr>
          <w:rFonts w:cstheme="minorHAnsi"/>
        </w:rPr>
      </w:pPr>
    </w:p>
  </w:endnote>
  <w:endnote w:id="84">
    <w:p w14:paraId="0225BB73" w14:textId="3668519E" w:rsidR="00463B67" w:rsidRDefault="001E7E19">
      <w:pPr>
        <w:pStyle w:val="EndnoteText"/>
      </w:pPr>
      <w:r>
        <w:rPr>
          <w:rStyle w:val="EndnoteReference"/>
        </w:rPr>
        <w:endnoteRef/>
      </w:r>
      <w:r w:rsidRPr="00AE39E0">
        <w:t xml:space="preserve"> </w:t>
      </w:r>
      <w:r w:rsidR="00C16B14" w:rsidRPr="00AE39E0">
        <w:t>2016.38</w:t>
      </w:r>
      <w:r w:rsidR="00566A8F">
        <w:t>;</w:t>
      </w:r>
      <w:r w:rsidR="00C33D36" w:rsidRPr="00AE39E0">
        <w:t xml:space="preserve"> </w:t>
      </w:r>
      <w:hyperlink r:id="rId51" w:history="1">
        <w:r w:rsidR="00BA3FDD" w:rsidRPr="00AE39E0">
          <w:rPr>
            <w:rStyle w:val="Hyperlink"/>
          </w:rPr>
          <w:t>https://www.getty.edu/art/collection/object/109MET</w:t>
        </w:r>
      </w:hyperlink>
      <w:r w:rsidR="00463B67">
        <w:t>.</w:t>
      </w:r>
    </w:p>
    <w:p w14:paraId="7F2403F5" w14:textId="01284D2F" w:rsidR="001E7E19" w:rsidRPr="00AE39E0" w:rsidRDefault="00BA3FDD">
      <w:pPr>
        <w:pStyle w:val="EndnoteText"/>
      </w:pPr>
      <w:r w:rsidRPr="00AE39E0">
        <w:t xml:space="preserve"> </w:t>
      </w:r>
    </w:p>
  </w:endnote>
  <w:endnote w:id="85">
    <w:p w14:paraId="42CEA03F" w14:textId="6C5E99E6" w:rsidR="000830C6" w:rsidRDefault="000830C6" w:rsidP="000F31A7">
      <w:pPr>
        <w:pStyle w:val="EndnoteText"/>
        <w:spacing w:line="240" w:lineRule="auto"/>
        <w:rPr>
          <w:rFonts w:cstheme="minorHAnsi"/>
          <w:color w:val="000000"/>
          <w:shd w:val="clear" w:color="auto" w:fill="FFFFFF"/>
        </w:rPr>
      </w:pPr>
      <w:r w:rsidRPr="000F31A7">
        <w:rPr>
          <w:rStyle w:val="EndnoteReference"/>
          <w:rFonts w:cstheme="minorHAnsi"/>
        </w:rPr>
        <w:endnoteRef/>
      </w:r>
      <w:r w:rsidRPr="009A61A8">
        <w:rPr>
          <w:rFonts w:cstheme="minorHAnsi"/>
        </w:rPr>
        <w:t xml:space="preserve"> </w:t>
      </w:r>
      <w:r w:rsidR="00ED4F29">
        <w:rPr>
          <w:rFonts w:cstheme="minorHAnsi"/>
        </w:rPr>
        <w:t>$$</w:t>
      </w:r>
      <w:r w:rsidR="009E1145" w:rsidRPr="009A61A8">
        <w:rPr>
          <w:rFonts w:cstheme="minorHAnsi"/>
          <w:color w:val="000000"/>
          <w:shd w:val="clear" w:color="auto" w:fill="FFFFFF"/>
        </w:rPr>
        <w:t>Stephan</w:t>
      </w:r>
      <w:r w:rsidR="00CD218B" w:rsidRPr="009A61A8">
        <w:rPr>
          <w:rFonts w:cstheme="minorHAnsi"/>
          <w:color w:val="000000"/>
          <w:shd w:val="clear" w:color="auto" w:fill="FFFFFF"/>
        </w:rPr>
        <w:t xml:space="preserve"> 2016</w:t>
      </w:r>
      <w:r w:rsidR="00ED4F29">
        <w:rPr>
          <w:rFonts w:cstheme="minorHAnsi"/>
          <w:color w:val="000000"/>
          <w:shd w:val="clear" w:color="auto" w:fill="FFFFFF"/>
        </w:rPr>
        <w:t>$$</w:t>
      </w:r>
      <w:r w:rsidR="00CD218B" w:rsidRPr="009A61A8">
        <w:rPr>
          <w:rFonts w:cstheme="minorHAnsi"/>
          <w:color w:val="000000"/>
          <w:shd w:val="clear" w:color="auto" w:fill="FFFFFF"/>
        </w:rPr>
        <w:t>.</w:t>
      </w:r>
    </w:p>
    <w:p w14:paraId="77755164" w14:textId="77777777" w:rsidR="00463B67" w:rsidRPr="000F31A7" w:rsidRDefault="00463B67" w:rsidP="000F31A7">
      <w:pPr>
        <w:pStyle w:val="EndnoteText"/>
        <w:spacing w:line="240" w:lineRule="auto"/>
        <w:rPr>
          <w:rFonts w:cstheme="minorHAnsi"/>
        </w:rPr>
      </w:pPr>
    </w:p>
  </w:endnote>
  <w:endnote w:id="86">
    <w:p w14:paraId="694E8879" w14:textId="38DB9672"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See </w:t>
      </w:r>
      <w:r w:rsidR="00ED4F29">
        <w:rPr>
          <w:rFonts w:cstheme="minorHAnsi"/>
        </w:rPr>
        <w:t>$$</w:t>
      </w:r>
      <w:r w:rsidR="009526A6" w:rsidRPr="000F31A7">
        <w:rPr>
          <w:rFonts w:cstheme="minorHAnsi"/>
          <w:color w:val="000000"/>
          <w:shd w:val="clear" w:color="auto" w:fill="FFFFFF"/>
        </w:rPr>
        <w:t xml:space="preserve">Kästner </w:t>
      </w:r>
      <w:r w:rsidRPr="000F31A7">
        <w:rPr>
          <w:rFonts w:cstheme="minorHAnsi"/>
        </w:rPr>
        <w:t>and Saunders</w:t>
      </w:r>
      <w:r w:rsidR="00055E57" w:rsidRPr="000F31A7">
        <w:rPr>
          <w:rFonts w:cstheme="minorHAnsi"/>
        </w:rPr>
        <w:t xml:space="preserve"> 2016</w:t>
      </w:r>
      <w:r w:rsidR="00ED4F29">
        <w:rPr>
          <w:rFonts w:cstheme="minorHAnsi"/>
        </w:rPr>
        <w:t xml:space="preserve"> | </w:t>
      </w:r>
      <w:r w:rsidR="00055E57" w:rsidRPr="000F31A7">
        <w:rPr>
          <w:rFonts w:cstheme="minorHAnsi"/>
        </w:rPr>
        <w:t>61</w:t>
      </w:r>
      <w:r w:rsidR="00ED4F29">
        <w:rPr>
          <w:rFonts w:cstheme="minorHAnsi"/>
        </w:rPr>
        <w:t>$$</w:t>
      </w:r>
      <w:r w:rsidR="00055E57" w:rsidRPr="000F31A7">
        <w:rPr>
          <w:rFonts w:cstheme="minorHAnsi"/>
        </w:rPr>
        <w:t xml:space="preserve">. </w:t>
      </w:r>
    </w:p>
    <w:p w14:paraId="728C18ED" w14:textId="77777777" w:rsidR="00463B67" w:rsidRPr="000F31A7" w:rsidRDefault="00463B67" w:rsidP="000F31A7">
      <w:pPr>
        <w:pStyle w:val="EndnoteText"/>
        <w:spacing w:line="240" w:lineRule="auto"/>
        <w:rPr>
          <w:rFonts w:cstheme="minorHAnsi"/>
        </w:rPr>
      </w:pPr>
    </w:p>
  </w:endnote>
  <w:endnote w:id="87">
    <w:p w14:paraId="23343859" w14:textId="3F007867" w:rsidR="000830C6" w:rsidRDefault="000830C6" w:rsidP="000F31A7">
      <w:pPr>
        <w:pStyle w:val="EndnoteText"/>
        <w:spacing w:line="240" w:lineRule="auto"/>
        <w:rPr>
          <w:rFonts w:eastAsia="Source Sans Pro" w:cstheme="minorHAnsi"/>
          <w:color w:val="2A2A2A"/>
        </w:rPr>
      </w:pPr>
      <w:r w:rsidRPr="00ED4F29">
        <w:rPr>
          <w:rStyle w:val="EndnoteReference"/>
          <w:rFonts w:cstheme="minorHAnsi"/>
        </w:rPr>
        <w:endnoteRef/>
      </w:r>
      <w:r w:rsidRPr="00ED4F29">
        <w:rPr>
          <w:rFonts w:cstheme="minorHAnsi"/>
        </w:rPr>
        <w:t xml:space="preserve"> </w:t>
      </w:r>
      <w:r w:rsidR="00A959EB" w:rsidRPr="00ED4F29">
        <w:rPr>
          <w:rFonts w:cstheme="minorHAnsi"/>
        </w:rPr>
        <w:t>2001.28.1</w:t>
      </w:r>
      <w:r w:rsidR="00566A8F" w:rsidRPr="00ED4F29">
        <w:rPr>
          <w:rFonts w:cstheme="minorHAnsi"/>
        </w:rPr>
        <w:t>;</w:t>
      </w:r>
      <w:r w:rsidR="0090610E" w:rsidRPr="00ED4F29">
        <w:rPr>
          <w:rFonts w:cstheme="minorHAnsi"/>
        </w:rPr>
        <w:t xml:space="preserve"> </w:t>
      </w:r>
      <w:hyperlink r:id="rId52" w:history="1">
        <w:r w:rsidR="0090610E" w:rsidRPr="00ED4F29">
          <w:rPr>
            <w:rStyle w:val="Hyperlink"/>
            <w:rFonts w:cstheme="minorHAnsi"/>
          </w:rPr>
          <w:t>https://www.getty.edu/art/collection/object/108HGJ</w:t>
        </w:r>
      </w:hyperlink>
      <w:r w:rsidR="0090610E" w:rsidRPr="00ED4F29">
        <w:rPr>
          <w:rFonts w:cstheme="minorHAnsi"/>
        </w:rPr>
        <w:t>;</w:t>
      </w:r>
      <w:r w:rsidR="00A959EB" w:rsidRPr="00ED4F29">
        <w:rPr>
          <w:rFonts w:cstheme="minorHAnsi"/>
        </w:rPr>
        <w:t xml:space="preserve"> s</w:t>
      </w:r>
      <w:r w:rsidR="004E60B4" w:rsidRPr="00ED4F29">
        <w:rPr>
          <w:rFonts w:cstheme="minorHAnsi"/>
        </w:rPr>
        <w:t xml:space="preserve">ee </w:t>
      </w:r>
      <w:r w:rsidR="00A876F8" w:rsidRPr="00ED4F29">
        <w:rPr>
          <w:rFonts w:cstheme="minorHAnsi"/>
        </w:rPr>
        <w:t>also</w:t>
      </w:r>
      <w:r w:rsidR="00ED4F29">
        <w:rPr>
          <w:rFonts w:cstheme="minorHAnsi"/>
        </w:rPr>
        <w:t xml:space="preserve"> $$</w:t>
      </w:r>
      <w:r w:rsidR="00A876F8" w:rsidRPr="00ED4F29">
        <w:rPr>
          <w:rFonts w:eastAsia="Source Sans Pro" w:cstheme="minorHAnsi"/>
          <w:color w:val="2A2A2A"/>
        </w:rPr>
        <w:t>Jaskol 2021</w:t>
      </w:r>
      <w:r w:rsidR="00ED4F29">
        <w:rPr>
          <w:rFonts w:eastAsia="Source Sans Pro" w:cstheme="minorHAnsi"/>
          <w:color w:val="2A2A2A"/>
        </w:rPr>
        <w:t>$$</w:t>
      </w:r>
      <w:r w:rsidR="00A876F8" w:rsidRPr="00ED4F29">
        <w:rPr>
          <w:rFonts w:eastAsia="Source Sans Pro" w:cstheme="minorHAnsi"/>
          <w:color w:val="2A2A2A"/>
        </w:rPr>
        <w:t>;</w:t>
      </w:r>
      <w:r w:rsidR="00ED4F29" w:rsidRPr="00ED4F29">
        <w:rPr>
          <w:rFonts w:eastAsia="Source Sans Pro" w:cstheme="minorHAnsi"/>
          <w:color w:val="2A2A2A"/>
        </w:rPr>
        <w:t xml:space="preserve"> </w:t>
      </w:r>
      <w:r w:rsidR="00ED4F29">
        <w:rPr>
          <w:rFonts w:cstheme="minorHAnsi"/>
        </w:rPr>
        <w:t>$$</w:t>
      </w:r>
      <w:r w:rsidR="004F5B79" w:rsidRPr="00ED4F29">
        <w:rPr>
          <w:rFonts w:eastAsia="Source Sans Pro" w:cstheme="minorHAnsi"/>
          <w:color w:val="2A2A2A"/>
        </w:rPr>
        <w:t>Lapatin 2022</w:t>
      </w:r>
      <w:r w:rsidR="00ED4F29">
        <w:rPr>
          <w:rFonts w:eastAsia="Source Sans Pro" w:cstheme="minorHAnsi"/>
          <w:color w:val="2A2A2A"/>
        </w:rPr>
        <w:t>$$</w:t>
      </w:r>
      <w:r w:rsidR="004F5B79" w:rsidRPr="000F31A7">
        <w:rPr>
          <w:rFonts w:eastAsia="Source Sans Pro" w:cstheme="minorHAnsi"/>
          <w:color w:val="2A2A2A"/>
        </w:rPr>
        <w:t>.</w:t>
      </w:r>
    </w:p>
    <w:p w14:paraId="426772B8" w14:textId="77777777" w:rsidR="00463B67" w:rsidRPr="000F31A7" w:rsidRDefault="00463B67" w:rsidP="000F31A7">
      <w:pPr>
        <w:pStyle w:val="EndnoteText"/>
        <w:spacing w:line="240" w:lineRule="auto"/>
        <w:rPr>
          <w:rFonts w:cstheme="minorHAnsi"/>
        </w:rPr>
      </w:pPr>
    </w:p>
  </w:endnote>
  <w:endnote w:id="88">
    <w:p w14:paraId="4100802E" w14:textId="71A41384" w:rsidR="00463B67" w:rsidRDefault="005F59A4" w:rsidP="000F31A7">
      <w:pPr>
        <w:pStyle w:val="EndnoteText"/>
        <w:spacing w:line="240" w:lineRule="auto"/>
      </w:pPr>
      <w:r w:rsidRPr="000F31A7">
        <w:rPr>
          <w:rStyle w:val="EndnoteReference"/>
          <w:rFonts w:cstheme="minorHAnsi"/>
        </w:rPr>
        <w:endnoteRef/>
      </w:r>
      <w:r w:rsidRPr="000F31A7">
        <w:rPr>
          <w:rFonts w:cstheme="minorHAnsi"/>
        </w:rPr>
        <w:t xml:space="preserve"> </w:t>
      </w:r>
      <w:r w:rsidR="006736C3">
        <w:rPr>
          <w:rFonts w:cstheme="minorHAnsi"/>
        </w:rPr>
        <w:t xml:space="preserve">See </w:t>
      </w:r>
      <w:hyperlink r:id="rId53" w:history="1">
        <w:r w:rsidR="000D7CA2" w:rsidRPr="000F31A7">
          <w:rPr>
            <w:rStyle w:val="Hyperlink"/>
            <w:rFonts w:cstheme="minorHAnsi"/>
          </w:rPr>
          <w:t>https://www.getty.edu/art/exhibitions/gems/</w:t>
        </w:r>
      </w:hyperlink>
      <w:r w:rsidR="00463B67">
        <w:t>.</w:t>
      </w:r>
    </w:p>
    <w:p w14:paraId="7855D22D" w14:textId="07ED9883" w:rsidR="005F59A4" w:rsidRPr="000F31A7" w:rsidRDefault="000D7CA2" w:rsidP="000F31A7">
      <w:pPr>
        <w:pStyle w:val="EndnoteText"/>
        <w:spacing w:line="240" w:lineRule="auto"/>
        <w:rPr>
          <w:rFonts w:cstheme="minorHAnsi"/>
        </w:rPr>
      </w:pPr>
      <w:r w:rsidRPr="000F31A7">
        <w:rPr>
          <w:rFonts w:cstheme="minorHAnsi"/>
        </w:rPr>
        <w:t xml:space="preserve"> </w:t>
      </w:r>
    </w:p>
  </w:endnote>
  <w:endnote w:id="89">
    <w:p w14:paraId="04A55C99" w14:textId="3AA3E6D2" w:rsidR="00D63D7A" w:rsidRDefault="00D63D7A">
      <w:pPr>
        <w:pStyle w:val="EndnoteText"/>
      </w:pPr>
      <w:r>
        <w:rPr>
          <w:rStyle w:val="EndnoteReference"/>
        </w:rPr>
        <w:endnoteRef/>
      </w:r>
      <w:r w:rsidR="00ED4F29">
        <w:t xml:space="preserve"> $$</w:t>
      </w:r>
      <w:r w:rsidR="00C42F94">
        <w:t>Platz-Horster 2005</w:t>
      </w:r>
      <w:r w:rsidR="00ED4F29">
        <w:t>$$</w:t>
      </w:r>
      <w:r w:rsidR="000E5FE8">
        <w:t>.</w:t>
      </w:r>
      <w:r>
        <w:t xml:space="preserve"> </w:t>
      </w:r>
    </w:p>
    <w:p w14:paraId="44C8B707" w14:textId="77777777" w:rsidR="00463B67" w:rsidRDefault="00463B67">
      <w:pPr>
        <w:pStyle w:val="EndnoteText"/>
      </w:pPr>
    </w:p>
  </w:endnote>
  <w:endnote w:id="90">
    <w:p w14:paraId="005015D7" w14:textId="6E88EF8E" w:rsidR="00463B67" w:rsidRDefault="00FA3E70" w:rsidP="000F31A7">
      <w:pPr>
        <w:tabs>
          <w:tab w:val="left" w:pos="1350"/>
        </w:tabs>
        <w:spacing w:after="0" w:line="240" w:lineRule="auto"/>
      </w:pPr>
      <w:r w:rsidRPr="000F31A7">
        <w:rPr>
          <w:rStyle w:val="EndnoteReference"/>
          <w:rFonts w:cstheme="minorHAnsi"/>
          <w:sz w:val="20"/>
          <w:szCs w:val="20"/>
        </w:rPr>
        <w:endnoteRef/>
      </w:r>
      <w:r w:rsidR="00ED4F29">
        <w:rPr>
          <w:rFonts w:cstheme="minorHAnsi"/>
          <w:sz w:val="20"/>
          <w:szCs w:val="20"/>
        </w:rPr>
        <w:t xml:space="preserve"> $$</w:t>
      </w:r>
      <w:r w:rsidRPr="000F31A7">
        <w:rPr>
          <w:rFonts w:cstheme="minorHAnsi"/>
          <w:sz w:val="20"/>
          <w:szCs w:val="20"/>
        </w:rPr>
        <w:t>Lapatin 2022</w:t>
      </w:r>
      <w:r w:rsidR="00ED4F29">
        <w:rPr>
          <w:rFonts w:cstheme="minorHAnsi"/>
          <w:sz w:val="20"/>
          <w:szCs w:val="20"/>
        </w:rPr>
        <w:t xml:space="preserve"> | </w:t>
      </w:r>
      <w:r w:rsidRPr="000F31A7">
        <w:rPr>
          <w:rFonts w:cstheme="minorHAnsi"/>
          <w:sz w:val="20"/>
          <w:szCs w:val="20"/>
        </w:rPr>
        <w:t>60</w:t>
      </w:r>
      <w:r w:rsidR="00ED4F29">
        <w:rPr>
          <w:rFonts w:cstheme="minorHAnsi"/>
          <w:sz w:val="20"/>
          <w:szCs w:val="20"/>
        </w:rPr>
        <w:t>–</w:t>
      </w:r>
      <w:r w:rsidRPr="000F31A7">
        <w:rPr>
          <w:rFonts w:cstheme="minorHAnsi"/>
          <w:sz w:val="20"/>
          <w:szCs w:val="20"/>
        </w:rPr>
        <w:t>62</w:t>
      </w:r>
      <w:r w:rsidR="00ED4F29">
        <w:rPr>
          <w:rFonts w:cstheme="minorHAnsi"/>
          <w:sz w:val="20"/>
          <w:szCs w:val="20"/>
        </w:rPr>
        <w:t>$$</w:t>
      </w:r>
      <w:r w:rsidRPr="000F31A7">
        <w:rPr>
          <w:rFonts w:cstheme="minorHAnsi"/>
          <w:sz w:val="20"/>
          <w:szCs w:val="20"/>
        </w:rPr>
        <w:t>; “The Poniatowski Collection of Gems</w:t>
      </w:r>
      <w:r w:rsidR="00365EF5">
        <w:rPr>
          <w:rFonts w:cstheme="minorHAnsi"/>
          <w:sz w:val="20"/>
          <w:szCs w:val="20"/>
        </w:rPr>
        <w:t>,</w:t>
      </w:r>
      <w:r w:rsidRPr="000F31A7">
        <w:rPr>
          <w:rFonts w:cstheme="minorHAnsi"/>
          <w:sz w:val="20"/>
          <w:szCs w:val="20"/>
        </w:rPr>
        <w:t>” Classical Art Research Cent</w:t>
      </w:r>
      <w:r w:rsidR="00365EF5">
        <w:rPr>
          <w:rFonts w:cstheme="minorHAnsi"/>
          <w:sz w:val="20"/>
          <w:szCs w:val="20"/>
        </w:rPr>
        <w:t>re</w:t>
      </w:r>
      <w:r w:rsidRPr="000F31A7">
        <w:rPr>
          <w:rFonts w:cstheme="minorHAnsi"/>
          <w:sz w:val="20"/>
          <w:szCs w:val="20"/>
        </w:rPr>
        <w:t>,</w:t>
      </w:r>
      <w:r w:rsidR="00E30C29" w:rsidRPr="000F31A7">
        <w:rPr>
          <w:rFonts w:cstheme="minorHAnsi"/>
          <w:sz w:val="20"/>
          <w:szCs w:val="20"/>
        </w:rPr>
        <w:t xml:space="preserve"> </w:t>
      </w:r>
      <w:hyperlink r:id="rId54" w:history="1">
        <w:r w:rsidR="00045A68" w:rsidRPr="000F31A7">
          <w:rPr>
            <w:rStyle w:val="Hyperlink"/>
            <w:rFonts w:cstheme="minorHAnsi"/>
            <w:sz w:val="20"/>
            <w:szCs w:val="20"/>
          </w:rPr>
          <w:t>https://www.carc.ox.ac.uk/carc/gems/The-Poniatowski-Collection/Introduction</w:t>
        </w:r>
      </w:hyperlink>
      <w:r w:rsidR="00463B67">
        <w:t>.</w:t>
      </w:r>
    </w:p>
    <w:p w14:paraId="4BACCC51" w14:textId="39189D1C" w:rsidR="00FA3E70" w:rsidRPr="000F31A7" w:rsidRDefault="00FA3E70" w:rsidP="000F31A7">
      <w:pPr>
        <w:tabs>
          <w:tab w:val="left" w:pos="1350"/>
        </w:tabs>
        <w:spacing w:after="0" w:line="240" w:lineRule="auto"/>
        <w:rPr>
          <w:rFonts w:cstheme="minorHAnsi"/>
          <w:sz w:val="20"/>
          <w:szCs w:val="20"/>
        </w:rPr>
      </w:pPr>
      <w:r w:rsidRPr="000F31A7">
        <w:rPr>
          <w:rFonts w:cstheme="minorHAnsi"/>
          <w:sz w:val="20"/>
          <w:szCs w:val="20"/>
        </w:rPr>
        <w:t xml:space="preserve"> </w:t>
      </w:r>
    </w:p>
  </w:endnote>
  <w:endnote w:id="91">
    <w:p w14:paraId="7F4375B2" w14:textId="0F13D18B" w:rsidR="00254973" w:rsidRDefault="000830C6" w:rsidP="000F31A7">
      <w:pPr>
        <w:spacing w:after="0" w:line="240" w:lineRule="auto"/>
        <w:rPr>
          <w:rFonts w:cstheme="minorHAnsi"/>
          <w:sz w:val="20"/>
          <w:szCs w:val="20"/>
        </w:rPr>
      </w:pPr>
      <w:r w:rsidRPr="000F31A7">
        <w:rPr>
          <w:rStyle w:val="EndnoteReference"/>
          <w:rFonts w:cstheme="minorHAnsi"/>
          <w:sz w:val="20"/>
          <w:szCs w:val="20"/>
        </w:rPr>
        <w:endnoteRef/>
      </w:r>
      <w:r w:rsidRPr="000F31A7">
        <w:rPr>
          <w:rFonts w:cstheme="minorHAnsi"/>
          <w:sz w:val="20"/>
          <w:szCs w:val="20"/>
        </w:rPr>
        <w:t xml:space="preserve"> </w:t>
      </w:r>
      <w:r w:rsidRPr="000F31A7">
        <w:rPr>
          <w:rFonts w:eastAsia="Calibri" w:cstheme="minorHAnsi"/>
          <w:color w:val="000000" w:themeColor="text1"/>
          <w:sz w:val="20"/>
          <w:szCs w:val="20"/>
        </w:rPr>
        <w:t xml:space="preserve">Published in </w:t>
      </w:r>
      <w:r w:rsidR="007A4CC4" w:rsidRPr="000F31A7">
        <w:rPr>
          <w:rFonts w:eastAsia="Calibri" w:cstheme="minorHAnsi"/>
          <w:color w:val="000000" w:themeColor="text1"/>
          <w:sz w:val="20"/>
          <w:szCs w:val="20"/>
        </w:rPr>
        <w:t xml:space="preserve">sixteen </w:t>
      </w:r>
      <w:r w:rsidRPr="000F31A7">
        <w:rPr>
          <w:rFonts w:eastAsia="Calibri" w:cstheme="minorHAnsi"/>
          <w:color w:val="000000" w:themeColor="text1"/>
          <w:sz w:val="20"/>
          <w:szCs w:val="20"/>
        </w:rPr>
        <w:t>print volumes</w:t>
      </w:r>
      <w:r w:rsidR="002971B1">
        <w:rPr>
          <w:rFonts w:eastAsia="Calibri" w:cstheme="minorHAnsi"/>
          <w:color w:val="000000" w:themeColor="text1"/>
          <w:sz w:val="20"/>
          <w:szCs w:val="20"/>
        </w:rPr>
        <w:t xml:space="preserve"> plus</w:t>
      </w:r>
      <w:r w:rsidRPr="000F31A7">
        <w:rPr>
          <w:rFonts w:eastAsia="Calibri" w:cstheme="minorHAnsi"/>
          <w:color w:val="000000" w:themeColor="text1"/>
          <w:sz w:val="20"/>
          <w:szCs w:val="20"/>
        </w:rPr>
        <w:t xml:space="preserve"> indices and supplements from 1981</w:t>
      </w:r>
      <w:r w:rsidR="002971B1">
        <w:rPr>
          <w:rFonts w:eastAsia="Calibri" w:cstheme="minorHAnsi"/>
          <w:color w:val="000000" w:themeColor="text1"/>
          <w:sz w:val="20"/>
          <w:szCs w:val="20"/>
        </w:rPr>
        <w:t xml:space="preserve"> to </w:t>
      </w:r>
      <w:r w:rsidRPr="000F31A7">
        <w:rPr>
          <w:rFonts w:eastAsia="Calibri" w:cstheme="minorHAnsi"/>
          <w:color w:val="000000" w:themeColor="text1"/>
          <w:sz w:val="20"/>
          <w:szCs w:val="20"/>
        </w:rPr>
        <w:t>2009</w:t>
      </w:r>
      <w:r w:rsidR="00A9611E">
        <w:rPr>
          <w:rFonts w:eastAsia="Calibri" w:cstheme="minorHAnsi"/>
          <w:color w:val="000000" w:themeColor="text1"/>
          <w:sz w:val="20"/>
          <w:szCs w:val="20"/>
        </w:rPr>
        <w:t>. A</w:t>
      </w:r>
      <w:r w:rsidRPr="000F31A7">
        <w:rPr>
          <w:rFonts w:eastAsia="Calibri" w:cstheme="minorHAnsi"/>
          <w:color w:val="000000" w:themeColor="text1"/>
          <w:sz w:val="20"/>
          <w:szCs w:val="20"/>
        </w:rPr>
        <w:t xml:space="preserve"> digital database of objects in LIMC is available at </w:t>
      </w:r>
      <w:hyperlink r:id="rId55">
        <w:r w:rsidRPr="000F31A7">
          <w:rPr>
            <w:rStyle w:val="Hyperlink"/>
            <w:rFonts w:eastAsia="Calibri" w:cstheme="minorHAnsi"/>
            <w:sz w:val="20"/>
            <w:szCs w:val="20"/>
          </w:rPr>
          <w:t>https://weblimc.org/page/home</w:t>
        </w:r>
      </w:hyperlink>
      <w:r w:rsidRPr="000F31A7">
        <w:rPr>
          <w:rFonts w:eastAsia="Calibri" w:cstheme="minorHAnsi"/>
          <w:color w:val="000000" w:themeColor="text1"/>
          <w:sz w:val="20"/>
          <w:szCs w:val="20"/>
        </w:rPr>
        <w:t xml:space="preserve">; </w:t>
      </w:r>
      <w:r w:rsidR="00F866CD" w:rsidRPr="000F31A7">
        <w:rPr>
          <w:rFonts w:eastAsia="Calibri" w:cstheme="minorHAnsi"/>
          <w:color w:val="000000" w:themeColor="text1"/>
          <w:sz w:val="20"/>
          <w:szCs w:val="20"/>
        </w:rPr>
        <w:t xml:space="preserve">note that </w:t>
      </w:r>
      <w:r w:rsidRPr="000F31A7">
        <w:rPr>
          <w:rFonts w:eastAsia="Calibri" w:cstheme="minorHAnsi"/>
          <w:color w:val="000000" w:themeColor="text1"/>
          <w:sz w:val="20"/>
          <w:szCs w:val="20"/>
        </w:rPr>
        <w:t>this does not contain the comprehensive essays or all photographs</w:t>
      </w:r>
      <w:r w:rsidR="002971B1">
        <w:rPr>
          <w:rFonts w:eastAsia="Calibri" w:cstheme="minorHAnsi"/>
          <w:color w:val="000000" w:themeColor="text1"/>
          <w:sz w:val="20"/>
          <w:szCs w:val="20"/>
        </w:rPr>
        <w:t xml:space="preserve"> found in</w:t>
      </w:r>
      <w:r w:rsidRPr="000F31A7">
        <w:rPr>
          <w:rFonts w:eastAsia="Calibri" w:cstheme="minorHAnsi"/>
          <w:color w:val="000000" w:themeColor="text1"/>
          <w:sz w:val="20"/>
          <w:szCs w:val="20"/>
        </w:rPr>
        <w:t xml:space="preserve"> the print edition.</w:t>
      </w:r>
      <w:r w:rsidR="00B953AF">
        <w:rPr>
          <w:rFonts w:eastAsia="Calibri" w:cstheme="minorHAnsi"/>
          <w:color w:val="000000" w:themeColor="text1"/>
          <w:sz w:val="20"/>
          <w:szCs w:val="20"/>
        </w:rPr>
        <w:t xml:space="preserve"> </w:t>
      </w:r>
    </w:p>
    <w:p w14:paraId="2D7BD008" w14:textId="77777777" w:rsidR="00463B67" w:rsidRPr="000F31A7" w:rsidRDefault="00463B67" w:rsidP="000F31A7">
      <w:pPr>
        <w:spacing w:after="0" w:line="240" w:lineRule="auto"/>
        <w:rPr>
          <w:rFonts w:cstheme="minorHAnsi"/>
          <w:sz w:val="20"/>
          <w:szCs w:val="20"/>
        </w:rPr>
      </w:pPr>
    </w:p>
  </w:endnote>
  <w:endnote w:id="92">
    <w:p w14:paraId="7233CF61" w14:textId="6A38250B"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For a consideration of the role of provenance</w:t>
      </w:r>
      <w:r w:rsidR="007739AA">
        <w:rPr>
          <w:rFonts w:cstheme="minorHAnsi"/>
        </w:rPr>
        <w:t xml:space="preserve"> </w:t>
      </w:r>
      <w:r w:rsidR="002971B1">
        <w:rPr>
          <w:rFonts w:cstheme="minorHAnsi"/>
        </w:rPr>
        <w:t>in a</w:t>
      </w:r>
      <w:r w:rsidRPr="000F31A7">
        <w:rPr>
          <w:rFonts w:cstheme="minorHAnsi"/>
        </w:rPr>
        <w:t xml:space="preserve"> catalogue raisonné, see </w:t>
      </w:r>
      <w:r w:rsidR="00ED4F29">
        <w:rPr>
          <w:rFonts w:cstheme="minorHAnsi"/>
        </w:rPr>
        <w:t>$$</w:t>
      </w:r>
      <w:r w:rsidRPr="000F31A7">
        <w:rPr>
          <w:rFonts w:cstheme="minorHAnsi"/>
        </w:rPr>
        <w:t>Cooke 202</w:t>
      </w:r>
      <w:r w:rsidR="00034F13">
        <w:rPr>
          <w:rFonts w:cstheme="minorHAnsi"/>
        </w:rPr>
        <w:t>0</w:t>
      </w:r>
      <w:r w:rsidR="00ED4F29">
        <w:rPr>
          <w:rFonts w:cstheme="minorHAnsi"/>
        </w:rPr>
        <w:t>$$</w:t>
      </w:r>
      <w:r w:rsidRPr="000F31A7">
        <w:rPr>
          <w:rFonts w:cstheme="minorHAnsi"/>
        </w:rPr>
        <w:t>.</w:t>
      </w:r>
      <w:r w:rsidR="00BA39ED" w:rsidRPr="000F31A7">
        <w:rPr>
          <w:rFonts w:cstheme="minorHAnsi"/>
        </w:rPr>
        <w:t xml:space="preserve"> </w:t>
      </w:r>
      <w:r w:rsidR="00E3736B">
        <w:rPr>
          <w:rFonts w:cstheme="minorHAnsi"/>
        </w:rPr>
        <w:t>Athenian</w:t>
      </w:r>
      <w:r w:rsidR="00BA39ED" w:rsidRPr="000F31A7">
        <w:rPr>
          <w:rFonts w:cstheme="minorHAnsi"/>
        </w:rPr>
        <w:t xml:space="preserve"> </w:t>
      </w:r>
      <w:r w:rsidR="00E3736B">
        <w:rPr>
          <w:rFonts w:cstheme="minorHAnsi"/>
        </w:rPr>
        <w:t xml:space="preserve">painted pottery has offered </w:t>
      </w:r>
      <w:r w:rsidR="00494AB5" w:rsidRPr="000F31A7">
        <w:rPr>
          <w:rFonts w:cstheme="minorHAnsi"/>
        </w:rPr>
        <w:t>many</w:t>
      </w:r>
      <w:r w:rsidR="00BA39ED" w:rsidRPr="000F31A7">
        <w:rPr>
          <w:rFonts w:cstheme="minorHAnsi"/>
        </w:rPr>
        <w:t xml:space="preserve"> opportunities for this kind of research</w:t>
      </w:r>
      <w:r w:rsidR="002971B1">
        <w:rPr>
          <w:rFonts w:cstheme="minorHAnsi"/>
        </w:rPr>
        <w:t>;</w:t>
      </w:r>
      <w:r w:rsidR="00352F05">
        <w:rPr>
          <w:rFonts w:cstheme="minorHAnsi"/>
        </w:rPr>
        <w:t xml:space="preserve"> see, </w:t>
      </w:r>
      <w:r w:rsidR="00FA7E71" w:rsidRPr="00FA7E71">
        <w:rPr>
          <w:rFonts w:cstheme="minorHAnsi"/>
          <w:iCs/>
        </w:rPr>
        <w:t>e.g.</w:t>
      </w:r>
      <w:r w:rsidR="00352F05">
        <w:rPr>
          <w:rFonts w:cstheme="minorHAnsi"/>
        </w:rPr>
        <w:t xml:space="preserve">, </w:t>
      </w:r>
      <w:r w:rsidR="00ED4F29">
        <w:rPr>
          <w:rFonts w:cstheme="minorHAnsi"/>
        </w:rPr>
        <w:t>$$</w:t>
      </w:r>
      <w:r w:rsidR="00DC536B">
        <w:rPr>
          <w:rFonts w:cstheme="minorHAnsi"/>
        </w:rPr>
        <w:t>Padgett 2017</w:t>
      </w:r>
      <w:r w:rsidR="00ED4F29">
        <w:rPr>
          <w:rFonts w:cstheme="minorHAnsi"/>
        </w:rPr>
        <w:t>$$</w:t>
      </w:r>
      <w:r w:rsidR="00DC536B">
        <w:rPr>
          <w:rFonts w:cstheme="minorHAnsi"/>
        </w:rPr>
        <w:t>.</w:t>
      </w:r>
      <w:r w:rsidRPr="000F31A7">
        <w:rPr>
          <w:rFonts w:cstheme="minorHAnsi"/>
        </w:rPr>
        <w:t xml:space="preserve"> </w:t>
      </w:r>
      <w:r w:rsidR="00850C03">
        <w:rPr>
          <w:rFonts w:cstheme="minorHAnsi"/>
        </w:rPr>
        <w:t>N</w:t>
      </w:r>
      <w:r w:rsidR="00EB42C4" w:rsidRPr="000F31A7">
        <w:rPr>
          <w:rFonts w:cstheme="minorHAnsi"/>
        </w:rPr>
        <w:t xml:space="preserve">amed artists and workshops </w:t>
      </w:r>
      <w:r w:rsidR="00494AB5" w:rsidRPr="000F31A7">
        <w:rPr>
          <w:rFonts w:cstheme="minorHAnsi"/>
        </w:rPr>
        <w:t xml:space="preserve">can certainly be identified among </w:t>
      </w:r>
      <w:r w:rsidR="00EA0E93" w:rsidRPr="000F31A7">
        <w:rPr>
          <w:rFonts w:cstheme="minorHAnsi"/>
        </w:rPr>
        <w:t>extant glass, mosaic</w:t>
      </w:r>
      <w:r w:rsidR="00D76B73" w:rsidRPr="000F31A7">
        <w:rPr>
          <w:rFonts w:cstheme="minorHAnsi"/>
        </w:rPr>
        <w:t>s</w:t>
      </w:r>
      <w:r w:rsidR="00EA0E93" w:rsidRPr="000F31A7">
        <w:rPr>
          <w:rFonts w:cstheme="minorHAnsi"/>
        </w:rPr>
        <w:t>, gem</w:t>
      </w:r>
      <w:r w:rsidR="00D76B73" w:rsidRPr="000F31A7">
        <w:rPr>
          <w:rFonts w:cstheme="minorHAnsi"/>
        </w:rPr>
        <w:t>s</w:t>
      </w:r>
      <w:r w:rsidR="00EA0E93" w:rsidRPr="000F31A7">
        <w:rPr>
          <w:rFonts w:cstheme="minorHAnsi"/>
        </w:rPr>
        <w:t>, and sarcophag</w:t>
      </w:r>
      <w:r w:rsidR="00D76B73" w:rsidRPr="000F31A7">
        <w:rPr>
          <w:rFonts w:cstheme="minorHAnsi"/>
        </w:rPr>
        <w:t>i</w:t>
      </w:r>
      <w:r w:rsidR="00EA0E93" w:rsidRPr="000F31A7">
        <w:rPr>
          <w:rFonts w:cstheme="minorHAnsi"/>
        </w:rPr>
        <w:t>,</w:t>
      </w:r>
      <w:r w:rsidR="00001466">
        <w:rPr>
          <w:rFonts w:cstheme="minorHAnsi"/>
        </w:rPr>
        <w:t xml:space="preserve"> but</w:t>
      </w:r>
      <w:r w:rsidR="00EA0E93" w:rsidRPr="000F31A7">
        <w:rPr>
          <w:rFonts w:cstheme="minorHAnsi"/>
        </w:rPr>
        <w:t xml:space="preserve"> </w:t>
      </w:r>
      <w:r w:rsidR="00F65B5C" w:rsidRPr="000F31A7">
        <w:rPr>
          <w:rFonts w:cstheme="minorHAnsi"/>
        </w:rPr>
        <w:t>the</w:t>
      </w:r>
      <w:r w:rsidR="00E96237" w:rsidRPr="000F31A7">
        <w:rPr>
          <w:rFonts w:cstheme="minorHAnsi"/>
        </w:rPr>
        <w:t xml:space="preserve">se still </w:t>
      </w:r>
      <w:r w:rsidR="00001466">
        <w:rPr>
          <w:rFonts w:cstheme="minorHAnsi"/>
        </w:rPr>
        <w:t>constitute</w:t>
      </w:r>
      <w:r w:rsidR="00E96237" w:rsidRPr="000F31A7">
        <w:rPr>
          <w:rFonts w:cstheme="minorHAnsi"/>
        </w:rPr>
        <w:t xml:space="preserve"> a minority of ancient art</w:t>
      </w:r>
      <w:r w:rsidR="00EA0E93" w:rsidRPr="000F31A7">
        <w:rPr>
          <w:rFonts w:cstheme="minorHAnsi"/>
        </w:rPr>
        <w:t xml:space="preserve"> objects</w:t>
      </w:r>
      <w:r w:rsidR="00035D22" w:rsidRPr="000F31A7">
        <w:rPr>
          <w:rFonts w:cstheme="minorHAnsi"/>
        </w:rPr>
        <w:t xml:space="preserve">. </w:t>
      </w:r>
    </w:p>
    <w:p w14:paraId="4F1AD360" w14:textId="77777777" w:rsidR="00463B67" w:rsidRPr="000F31A7" w:rsidRDefault="00463B67" w:rsidP="000F31A7">
      <w:pPr>
        <w:pStyle w:val="EndnoteText"/>
        <w:spacing w:line="240" w:lineRule="auto"/>
        <w:rPr>
          <w:rFonts w:cstheme="minorHAnsi"/>
        </w:rPr>
      </w:pPr>
    </w:p>
  </w:endnote>
  <w:endnote w:id="93">
    <w:p w14:paraId="160D3069" w14:textId="46A84A15"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BE5ADA">
        <w:rPr>
          <w:rFonts w:cstheme="minorHAnsi"/>
        </w:rPr>
        <w:t>In the</w:t>
      </w:r>
      <w:r w:rsidR="00034F13">
        <w:rPr>
          <w:rFonts w:cstheme="minorHAnsi"/>
        </w:rPr>
        <w:t xml:space="preserve"> </w:t>
      </w:r>
      <w:r w:rsidR="002971B1">
        <w:rPr>
          <w:rFonts w:cstheme="minorHAnsi"/>
        </w:rPr>
        <w:t>U.S.</w:t>
      </w:r>
      <w:r w:rsidR="00BE5ADA">
        <w:rPr>
          <w:rFonts w:cstheme="minorHAnsi"/>
        </w:rPr>
        <w:t>,</w:t>
      </w:r>
      <w:r w:rsidR="002971B1" w:rsidRPr="000F31A7">
        <w:rPr>
          <w:rFonts w:cstheme="minorHAnsi"/>
        </w:rPr>
        <w:t xml:space="preserve"> </w:t>
      </w:r>
      <w:r w:rsidRPr="000F31A7">
        <w:rPr>
          <w:rFonts w:cstheme="minorHAnsi"/>
        </w:rPr>
        <w:t xml:space="preserve">dissertations are archived in university libraries and depositories; many are accessible through a subscription database </w:t>
      </w:r>
      <w:r w:rsidR="00BE5ADA">
        <w:rPr>
          <w:rFonts w:cstheme="minorHAnsi"/>
        </w:rPr>
        <w:t xml:space="preserve">such as </w:t>
      </w:r>
      <w:r w:rsidR="00BE5ADA" w:rsidRPr="00BE5ADA">
        <w:rPr>
          <w:rFonts w:cstheme="minorHAnsi"/>
        </w:rPr>
        <w:t xml:space="preserve">ProQuest </w:t>
      </w:r>
      <w:r w:rsidRPr="000F31A7">
        <w:rPr>
          <w:rFonts w:cstheme="minorHAnsi"/>
        </w:rPr>
        <w:t xml:space="preserve">or on microfilm. British theses may be accessible through the British Library EThOS service or through respective universities. Publication or access embargoes may be enabled. </w:t>
      </w:r>
    </w:p>
    <w:p w14:paraId="5667052C" w14:textId="77777777" w:rsidR="00463B67" w:rsidRPr="000F31A7" w:rsidRDefault="00463B67" w:rsidP="000F31A7">
      <w:pPr>
        <w:pStyle w:val="EndnoteText"/>
        <w:spacing w:line="240" w:lineRule="auto"/>
        <w:rPr>
          <w:rFonts w:cstheme="minorHAnsi"/>
        </w:rPr>
      </w:pPr>
    </w:p>
  </w:endnote>
  <w:endnote w:id="94">
    <w:p w14:paraId="435FEEE9" w14:textId="7290B329" w:rsidR="000830C6" w:rsidRPr="00852CE5" w:rsidRDefault="000830C6" w:rsidP="000F31A7">
      <w:pPr>
        <w:pStyle w:val="EndnoteText"/>
        <w:spacing w:line="240" w:lineRule="auto"/>
        <w:rPr>
          <w:rFonts w:eastAsia="Verdana" w:cstheme="minorHAnsi"/>
          <w:color w:val="555555"/>
          <w:lang w:val="it-IT"/>
        </w:rPr>
      </w:pPr>
      <w:r w:rsidRPr="000F31A7">
        <w:rPr>
          <w:rStyle w:val="EndnoteReference"/>
          <w:rFonts w:cstheme="minorHAnsi"/>
        </w:rPr>
        <w:endnoteRef/>
      </w:r>
      <w:r w:rsidRPr="000F31A7">
        <w:rPr>
          <w:rFonts w:cstheme="minorHAnsi"/>
        </w:rPr>
        <w:t xml:space="preserve"> </w:t>
      </w:r>
      <w:r w:rsidR="00FA7E71" w:rsidRPr="00FA7E71">
        <w:rPr>
          <w:rFonts w:cstheme="minorHAnsi"/>
          <w:iCs/>
        </w:rPr>
        <w:t>E.g</w:t>
      </w:r>
      <w:r w:rsidRPr="000F31A7">
        <w:rPr>
          <w:rFonts w:cstheme="minorHAnsi"/>
        </w:rPr>
        <w:t>.</w:t>
      </w:r>
      <w:r w:rsidR="00F716CF">
        <w:rPr>
          <w:rFonts w:cstheme="minorHAnsi"/>
        </w:rPr>
        <w:t>,</w:t>
      </w:r>
      <w:r w:rsidRPr="000F31A7">
        <w:rPr>
          <w:rFonts w:cstheme="minorHAnsi"/>
        </w:rPr>
        <w:t xml:space="preserve"> 86.AE.65 </w:t>
      </w:r>
      <w:r w:rsidR="002971B1">
        <w:rPr>
          <w:rFonts w:cstheme="minorHAnsi"/>
        </w:rPr>
        <w:t>(</w:t>
      </w:r>
      <w:hyperlink r:id="rId56" w:history="1">
        <w:r w:rsidR="00B51866" w:rsidRPr="000F31A7">
          <w:rPr>
            <w:rStyle w:val="Hyperlink"/>
            <w:rFonts w:cstheme="minorHAnsi"/>
          </w:rPr>
          <w:t>https://www.getty.edu/art/collection/object/103VZR</w:t>
        </w:r>
      </w:hyperlink>
      <w:r w:rsidR="002971B1">
        <w:t>)</w:t>
      </w:r>
      <w:r w:rsidR="00B51866" w:rsidRPr="000F31A7">
        <w:rPr>
          <w:rFonts w:cstheme="minorHAnsi"/>
        </w:rPr>
        <w:t xml:space="preserve"> </w:t>
      </w:r>
      <w:r w:rsidRPr="000F31A7">
        <w:rPr>
          <w:rFonts w:cstheme="minorHAnsi"/>
        </w:rPr>
        <w:t>was published while in the Bareiss collection</w:t>
      </w:r>
      <w:r w:rsidR="00550361">
        <w:rPr>
          <w:rFonts w:cstheme="minorHAnsi"/>
        </w:rPr>
        <w:t xml:space="preserve">: </w:t>
      </w:r>
      <w:r w:rsidR="00ED4F29">
        <w:rPr>
          <w:rFonts w:cstheme="minorHAnsi"/>
        </w:rPr>
        <w:t>$$</w:t>
      </w:r>
      <w:r w:rsidRPr="000F31A7">
        <w:rPr>
          <w:rFonts w:cstheme="minorHAnsi"/>
        </w:rPr>
        <w:t>Moore</w:t>
      </w:r>
      <w:r w:rsidR="004208AF" w:rsidRPr="000F31A7">
        <w:rPr>
          <w:rFonts w:cstheme="minorHAnsi"/>
        </w:rPr>
        <w:t xml:space="preserve"> 1971</w:t>
      </w:r>
      <w:r w:rsidR="00ED4F29">
        <w:rPr>
          <w:rFonts w:cstheme="minorHAnsi"/>
        </w:rPr>
        <w:t xml:space="preserve"> | </w:t>
      </w:r>
      <w:r w:rsidR="00642B23" w:rsidRPr="000F31A7">
        <w:rPr>
          <w:rFonts w:cstheme="minorHAnsi"/>
        </w:rPr>
        <w:t>114</w:t>
      </w:r>
      <w:r w:rsidR="00ED4F29">
        <w:rPr>
          <w:rFonts w:cstheme="minorHAnsi"/>
        </w:rPr>
        <w:t>$$</w:t>
      </w:r>
      <w:r w:rsidR="00642B23" w:rsidRPr="000F31A7">
        <w:rPr>
          <w:rFonts w:cstheme="minorHAnsi"/>
        </w:rPr>
        <w:t xml:space="preserve">, no. </w:t>
      </w:r>
      <w:r w:rsidR="00642B23" w:rsidRPr="000F31A7">
        <w:rPr>
          <w:rFonts w:cstheme="minorHAnsi"/>
          <w:lang w:val="it-IT"/>
        </w:rPr>
        <w:t>A 790 bis</w:t>
      </w:r>
      <w:r w:rsidRPr="000F31A7">
        <w:rPr>
          <w:rFonts w:eastAsia="Verdana" w:cstheme="minorHAnsi"/>
          <w:color w:val="555555"/>
          <w:lang w:val="it-IT"/>
        </w:rPr>
        <w:t>.</w:t>
      </w:r>
    </w:p>
    <w:p w14:paraId="744E8D8E" w14:textId="77777777" w:rsidR="00463B67" w:rsidRPr="00852CE5" w:rsidRDefault="00463B67" w:rsidP="000F31A7">
      <w:pPr>
        <w:pStyle w:val="EndnoteText"/>
        <w:spacing w:line="240" w:lineRule="auto"/>
        <w:rPr>
          <w:rFonts w:eastAsia="Verdana" w:cstheme="minorHAnsi"/>
          <w:color w:val="555555"/>
          <w:lang w:val="it-IT"/>
        </w:rPr>
      </w:pPr>
    </w:p>
  </w:endnote>
  <w:endnote w:id="95">
    <w:p w14:paraId="72A2E2A2" w14:textId="56C04183" w:rsidR="00463B67" w:rsidRPr="00852CE5" w:rsidRDefault="00737F73" w:rsidP="000F31A7">
      <w:pPr>
        <w:pStyle w:val="EndnoteText"/>
        <w:spacing w:line="240" w:lineRule="auto"/>
        <w:rPr>
          <w:lang w:val="it-IT"/>
        </w:rPr>
      </w:pPr>
      <w:r w:rsidRPr="000F31A7">
        <w:rPr>
          <w:rStyle w:val="EndnoteReference"/>
          <w:rFonts w:cstheme="minorHAnsi"/>
        </w:rPr>
        <w:endnoteRef/>
      </w:r>
      <w:r w:rsidRPr="00852CE5">
        <w:rPr>
          <w:rFonts w:cstheme="minorHAnsi"/>
          <w:lang w:val="it-IT"/>
        </w:rPr>
        <w:t xml:space="preserve"> </w:t>
      </w:r>
      <w:r w:rsidR="00BE3472" w:rsidRPr="00852CE5">
        <w:rPr>
          <w:rFonts w:cstheme="minorHAnsi"/>
          <w:lang w:val="it-IT"/>
        </w:rPr>
        <w:t>72.AA.153</w:t>
      </w:r>
      <w:r w:rsidR="00566A8F" w:rsidRPr="00852CE5">
        <w:rPr>
          <w:rFonts w:cstheme="minorHAnsi"/>
          <w:lang w:val="it-IT"/>
        </w:rPr>
        <w:t>;</w:t>
      </w:r>
      <w:r w:rsidR="00BE3472" w:rsidRPr="00852CE5">
        <w:rPr>
          <w:rFonts w:cstheme="minorHAnsi"/>
          <w:lang w:val="it-IT"/>
        </w:rPr>
        <w:t xml:space="preserve"> </w:t>
      </w:r>
      <w:hyperlink r:id="rId57" w:history="1">
        <w:r w:rsidR="00BE3472" w:rsidRPr="00852CE5">
          <w:rPr>
            <w:rStyle w:val="Hyperlink"/>
            <w:rFonts w:cstheme="minorHAnsi"/>
            <w:lang w:val="it-IT"/>
          </w:rPr>
          <w:t>https://www.getty.edu/art/collection/object/103QSQ</w:t>
        </w:r>
      </w:hyperlink>
      <w:r w:rsidR="00463B67" w:rsidRPr="00852CE5">
        <w:rPr>
          <w:lang w:val="it-IT"/>
        </w:rPr>
        <w:t>.</w:t>
      </w:r>
      <w:r w:rsidR="00972FDF">
        <w:rPr>
          <w:lang w:val="it-IT"/>
        </w:rPr>
        <w:t xml:space="preserve"> S</w:t>
      </w:r>
      <w:r w:rsidR="00972FDF" w:rsidRPr="00972FDF">
        <w:t xml:space="preserve">ee </w:t>
      </w:r>
      <w:r w:rsidR="00972FDF">
        <w:t xml:space="preserve">further </w:t>
      </w:r>
      <w:r w:rsidR="00972FDF" w:rsidRPr="00972FDF">
        <w:t xml:space="preserve">discussion </w:t>
      </w:r>
      <w:r w:rsidR="00972FDF">
        <w:t xml:space="preserve">below </w:t>
      </w:r>
      <w:r w:rsidR="00972FDF" w:rsidRPr="00972FDF">
        <w:t xml:space="preserve">in </w:t>
      </w:r>
      <w:r w:rsidR="00972FDF" w:rsidRPr="00ED4F29">
        <w:t>note 202.</w:t>
      </w:r>
    </w:p>
    <w:p w14:paraId="473B50C4" w14:textId="3FCB3AFD" w:rsidR="00737F73" w:rsidRPr="00852CE5" w:rsidRDefault="00D37177" w:rsidP="000F31A7">
      <w:pPr>
        <w:pStyle w:val="EndnoteText"/>
        <w:spacing w:line="240" w:lineRule="auto"/>
        <w:rPr>
          <w:rFonts w:cstheme="minorHAnsi"/>
          <w:lang w:val="it-IT"/>
        </w:rPr>
      </w:pPr>
      <w:r w:rsidRPr="00852CE5">
        <w:rPr>
          <w:rFonts w:cstheme="minorHAnsi"/>
          <w:lang w:val="it-IT"/>
        </w:rPr>
        <w:t xml:space="preserve"> </w:t>
      </w:r>
    </w:p>
  </w:endnote>
  <w:endnote w:id="96">
    <w:p w14:paraId="2EDF4B4D" w14:textId="36EADC4C" w:rsidR="00463B67" w:rsidRPr="003D4DC4" w:rsidRDefault="002C67BC" w:rsidP="000F31A7">
      <w:pPr>
        <w:pStyle w:val="EndnoteText"/>
        <w:spacing w:line="240" w:lineRule="auto"/>
        <w:rPr>
          <w:lang w:val="it-IT"/>
        </w:rPr>
      </w:pPr>
      <w:r w:rsidRPr="000F31A7">
        <w:rPr>
          <w:rStyle w:val="EndnoteReference"/>
          <w:rFonts w:cstheme="minorHAnsi"/>
        </w:rPr>
        <w:endnoteRef/>
      </w:r>
      <w:r w:rsidRPr="000F31A7">
        <w:rPr>
          <w:rFonts w:cstheme="minorHAnsi"/>
          <w:lang w:val="it-IT"/>
        </w:rPr>
        <w:t xml:space="preserve"> </w:t>
      </w:r>
      <w:r w:rsidR="006D6134" w:rsidRPr="000F31A7">
        <w:rPr>
          <w:rFonts w:cstheme="minorHAnsi"/>
          <w:lang w:val="it-IT"/>
        </w:rPr>
        <w:t>71.AD.293</w:t>
      </w:r>
      <w:r w:rsidR="00566A8F">
        <w:rPr>
          <w:rFonts w:cstheme="minorHAnsi"/>
          <w:lang w:val="it-IT"/>
        </w:rPr>
        <w:t>;</w:t>
      </w:r>
      <w:r w:rsidR="006D6134" w:rsidRPr="000F31A7">
        <w:rPr>
          <w:rFonts w:cstheme="minorHAnsi"/>
          <w:lang w:val="it-IT"/>
        </w:rPr>
        <w:t xml:space="preserve"> </w:t>
      </w:r>
      <w:hyperlink r:id="rId58" w:history="1">
        <w:r w:rsidR="006D6134" w:rsidRPr="000F31A7">
          <w:rPr>
            <w:rStyle w:val="Hyperlink"/>
            <w:rFonts w:cstheme="minorHAnsi"/>
            <w:lang w:val="it-IT"/>
          </w:rPr>
          <w:t>https://www.getty.edu/art/collection/object/105XDH</w:t>
        </w:r>
      </w:hyperlink>
      <w:r w:rsidR="00463B67" w:rsidRPr="003D4DC4">
        <w:rPr>
          <w:lang w:val="it-IT"/>
        </w:rPr>
        <w:t>.</w:t>
      </w:r>
    </w:p>
    <w:p w14:paraId="79772B0E" w14:textId="2CC9A7BA" w:rsidR="002C67BC" w:rsidRPr="000F31A7" w:rsidRDefault="00B953AF" w:rsidP="000F31A7">
      <w:pPr>
        <w:pStyle w:val="EndnoteText"/>
        <w:spacing w:line="240" w:lineRule="auto"/>
        <w:rPr>
          <w:rFonts w:cstheme="minorHAnsi"/>
          <w:lang w:val="it-IT"/>
        </w:rPr>
      </w:pPr>
      <w:r>
        <w:rPr>
          <w:rFonts w:cstheme="minorHAnsi"/>
          <w:lang w:val="it-IT"/>
        </w:rPr>
        <w:t xml:space="preserve"> </w:t>
      </w:r>
    </w:p>
  </w:endnote>
  <w:endnote w:id="97">
    <w:p w14:paraId="062D1C97" w14:textId="29C90A91"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255667">
        <w:rPr>
          <w:rFonts w:cstheme="minorHAnsi"/>
        </w:rPr>
        <w:t xml:space="preserve">The </w:t>
      </w:r>
      <w:r w:rsidR="003D4DC4">
        <w:rPr>
          <w:rFonts w:cstheme="minorHAnsi"/>
        </w:rPr>
        <w:t xml:space="preserve">purchase and the urn and lid are discussed </w:t>
      </w:r>
      <w:r w:rsidRPr="000F31A7">
        <w:rPr>
          <w:rFonts w:cstheme="minorHAnsi"/>
        </w:rPr>
        <w:t xml:space="preserve">in </w:t>
      </w:r>
      <w:r w:rsidR="00ED4F29">
        <w:rPr>
          <w:rFonts w:cstheme="minorHAnsi"/>
        </w:rPr>
        <w:t>$$</w:t>
      </w:r>
      <w:r w:rsidRPr="000F31A7">
        <w:rPr>
          <w:rFonts w:cstheme="minorHAnsi"/>
        </w:rPr>
        <w:t>Barr 2018</w:t>
      </w:r>
      <w:r w:rsidR="00422F18">
        <w:rPr>
          <w:rFonts w:cstheme="minorHAnsi"/>
        </w:rPr>
        <w:t>a</w:t>
      </w:r>
      <w:r w:rsidR="00ED4F29">
        <w:rPr>
          <w:rFonts w:cstheme="minorHAnsi"/>
        </w:rPr>
        <w:t>$$</w:t>
      </w:r>
      <w:r w:rsidRPr="000F31A7">
        <w:rPr>
          <w:rFonts w:cstheme="minorHAnsi"/>
        </w:rPr>
        <w:t xml:space="preserve">. </w:t>
      </w:r>
    </w:p>
    <w:p w14:paraId="2E90358E" w14:textId="77777777" w:rsidR="00463B67" w:rsidRPr="000F31A7" w:rsidRDefault="00463B67" w:rsidP="000F31A7">
      <w:pPr>
        <w:pStyle w:val="EndnoteText"/>
        <w:spacing w:line="240" w:lineRule="auto"/>
        <w:rPr>
          <w:rFonts w:cstheme="minorHAnsi"/>
        </w:rPr>
      </w:pPr>
    </w:p>
  </w:endnote>
  <w:endnote w:id="98">
    <w:p w14:paraId="10DE44C3" w14:textId="3FCB97F9" w:rsidR="00D17ED4" w:rsidRDefault="00D17ED4">
      <w:pPr>
        <w:pStyle w:val="EndnoteText"/>
      </w:pPr>
      <w:r>
        <w:rPr>
          <w:rStyle w:val="EndnoteReference"/>
        </w:rPr>
        <w:endnoteRef/>
      </w:r>
      <w:r>
        <w:t xml:space="preserve"> </w:t>
      </w:r>
      <w:r w:rsidR="00ED4F29">
        <w:t>$$</w:t>
      </w:r>
      <w:r>
        <w:t>Sannibale 1994</w:t>
      </w:r>
      <w:r w:rsidR="00ED4F29">
        <w:t>$$</w:t>
      </w:r>
      <w:r>
        <w:t>.</w:t>
      </w:r>
    </w:p>
    <w:p w14:paraId="648F9673" w14:textId="77777777" w:rsidR="00D17ED4" w:rsidRDefault="00D17ED4">
      <w:pPr>
        <w:pStyle w:val="EndnoteText"/>
      </w:pPr>
    </w:p>
  </w:endnote>
  <w:endnote w:id="99">
    <w:p w14:paraId="4EE40C77" w14:textId="09F82938" w:rsidR="00D17ED4" w:rsidRDefault="00D17ED4">
      <w:pPr>
        <w:pStyle w:val="EndnoteText"/>
      </w:pPr>
      <w:r>
        <w:rPr>
          <w:rStyle w:val="EndnoteReference"/>
        </w:rPr>
        <w:endnoteRef/>
      </w:r>
      <w:r>
        <w:t xml:space="preserve"> </w:t>
      </w:r>
      <w:r w:rsidR="00ED4F29">
        <w:t>$$</w:t>
      </w:r>
      <w:r w:rsidRPr="00D17ED4">
        <w:t>Falconi Amorelli 1962</w:t>
      </w:r>
      <w:r w:rsidR="00ED4F29">
        <w:t>$$</w:t>
      </w:r>
      <w:r>
        <w:t>.</w:t>
      </w:r>
    </w:p>
    <w:p w14:paraId="3DB64435" w14:textId="77777777" w:rsidR="00D17ED4" w:rsidRDefault="00D17ED4">
      <w:pPr>
        <w:pStyle w:val="EndnoteText"/>
      </w:pPr>
    </w:p>
  </w:endnote>
  <w:endnote w:id="100">
    <w:p w14:paraId="0E4A5CAD" w14:textId="7FE95595" w:rsidR="008509F5" w:rsidRDefault="008509F5" w:rsidP="008509F5">
      <w:pPr>
        <w:pStyle w:val="EndnoteText"/>
        <w:spacing w:line="240" w:lineRule="auto"/>
        <w:rPr>
          <w:rFonts w:eastAsia="Calibri" w:cstheme="minorHAnsi"/>
        </w:rPr>
      </w:pPr>
      <w:r w:rsidRPr="000F31A7">
        <w:rPr>
          <w:rStyle w:val="EndnoteReference"/>
          <w:rFonts w:cstheme="minorHAnsi"/>
        </w:rPr>
        <w:endnoteRef/>
      </w:r>
      <w:r w:rsidRPr="000F31A7">
        <w:rPr>
          <w:rFonts w:cstheme="minorHAnsi"/>
        </w:rPr>
        <w:t xml:space="preserve"> </w:t>
      </w:r>
      <w:r w:rsidRPr="008509F5">
        <w:rPr>
          <w:rFonts w:cstheme="minorHAnsi"/>
        </w:rPr>
        <w:t>Falconi Amorelli’s article is itself a kind of typological publication, focusing on Etruscan urns once in the Gorga collection, which was at that time owned by the Italian state and housed in storage on the Palatine Hill in Rome</w:t>
      </w:r>
      <w:r>
        <w:rPr>
          <w:rFonts w:cstheme="minorHAnsi"/>
        </w:rPr>
        <w:t xml:space="preserve">. </w:t>
      </w:r>
      <w:r w:rsidRPr="000F31A7">
        <w:rPr>
          <w:rFonts w:eastAsia="Calibri" w:cstheme="minorHAnsi"/>
        </w:rPr>
        <w:t xml:space="preserve">For additional background on Gorga and a comprehensive bibliography, see </w:t>
      </w:r>
      <w:r w:rsidR="00392800">
        <w:rPr>
          <w:rFonts w:eastAsia="Calibri" w:cstheme="minorHAnsi"/>
        </w:rPr>
        <w:t>$$</w:t>
      </w:r>
      <w:r w:rsidRPr="000F31A7">
        <w:rPr>
          <w:rFonts w:eastAsia="Calibri" w:cstheme="minorHAnsi"/>
        </w:rPr>
        <w:t>Lyons 2018</w:t>
      </w:r>
      <w:r w:rsidR="00392800">
        <w:rPr>
          <w:rFonts w:eastAsia="Calibri" w:cstheme="minorHAnsi"/>
        </w:rPr>
        <w:t xml:space="preserve"> | </w:t>
      </w:r>
      <w:r w:rsidRPr="000F31A7">
        <w:rPr>
          <w:rFonts w:eastAsia="Calibri" w:cstheme="minorHAnsi"/>
        </w:rPr>
        <w:t>63</w:t>
      </w:r>
      <w:r>
        <w:rPr>
          <w:rFonts w:eastAsia="Calibri" w:cstheme="minorHAnsi"/>
        </w:rPr>
        <w:t>–6</w:t>
      </w:r>
      <w:r w:rsidRPr="000F31A7">
        <w:rPr>
          <w:rFonts w:eastAsia="Calibri" w:cstheme="minorHAnsi"/>
        </w:rPr>
        <w:t>9</w:t>
      </w:r>
      <w:r w:rsidR="00392800">
        <w:rPr>
          <w:rFonts w:eastAsia="Calibri" w:cstheme="minorHAnsi"/>
        </w:rPr>
        <w:t>$$</w:t>
      </w:r>
      <w:r w:rsidRPr="000F31A7">
        <w:rPr>
          <w:rFonts w:eastAsia="Calibri" w:cstheme="minorHAnsi"/>
        </w:rPr>
        <w:t>.</w:t>
      </w:r>
    </w:p>
    <w:p w14:paraId="55D2140A" w14:textId="77777777" w:rsidR="008509F5" w:rsidRPr="000F31A7" w:rsidRDefault="008509F5" w:rsidP="008509F5">
      <w:pPr>
        <w:pStyle w:val="EndnoteText"/>
        <w:spacing w:line="240" w:lineRule="auto"/>
        <w:rPr>
          <w:rFonts w:eastAsia="Calibri" w:cstheme="minorHAnsi"/>
        </w:rPr>
      </w:pPr>
    </w:p>
  </w:endnote>
  <w:endnote w:id="101">
    <w:p w14:paraId="71751976" w14:textId="18845A8C" w:rsidR="00096542" w:rsidRPr="003D4DC4" w:rsidRDefault="00096542" w:rsidP="00096542">
      <w:pPr>
        <w:spacing w:after="0" w:line="240" w:lineRule="auto"/>
        <w:rPr>
          <w:rFonts w:cstheme="minorHAnsi"/>
          <w:color w:val="333333"/>
          <w:sz w:val="20"/>
          <w:szCs w:val="20"/>
          <w:shd w:val="clear" w:color="auto" w:fill="FFFFFF"/>
        </w:rPr>
      </w:pPr>
      <w:r w:rsidRPr="000F31A7">
        <w:rPr>
          <w:rStyle w:val="EndnoteReference"/>
          <w:rFonts w:cstheme="minorHAnsi"/>
          <w:sz w:val="20"/>
          <w:szCs w:val="20"/>
        </w:rPr>
        <w:endnoteRef/>
      </w:r>
      <w:r w:rsidRPr="003D4DC4">
        <w:rPr>
          <w:rFonts w:cstheme="minorHAnsi"/>
          <w:sz w:val="20"/>
          <w:szCs w:val="20"/>
        </w:rPr>
        <w:t xml:space="preserve"> </w:t>
      </w:r>
      <w:r w:rsidR="00392800">
        <w:rPr>
          <w:rFonts w:cstheme="minorHAnsi"/>
          <w:sz w:val="20"/>
          <w:szCs w:val="20"/>
        </w:rPr>
        <w:t>$$</w:t>
      </w:r>
      <w:r w:rsidRPr="003D4DC4">
        <w:rPr>
          <w:rFonts w:cstheme="minorHAnsi"/>
          <w:color w:val="333333"/>
          <w:sz w:val="20"/>
          <w:szCs w:val="20"/>
          <w:shd w:val="clear" w:color="auto" w:fill="FFFFFF"/>
        </w:rPr>
        <w:t>Falconi Amorelli 1962</w:t>
      </w:r>
      <w:r w:rsidR="00392800">
        <w:rPr>
          <w:rFonts w:cstheme="minorHAnsi"/>
          <w:color w:val="333333"/>
          <w:sz w:val="20"/>
          <w:szCs w:val="20"/>
          <w:shd w:val="clear" w:color="auto" w:fill="FFFFFF"/>
        </w:rPr>
        <w:t>$$</w:t>
      </w:r>
      <w:r w:rsidRPr="003D4DC4">
        <w:rPr>
          <w:rFonts w:cstheme="minorHAnsi"/>
          <w:color w:val="333333"/>
          <w:sz w:val="20"/>
          <w:szCs w:val="20"/>
          <w:shd w:val="clear" w:color="auto" w:fill="FFFFFF"/>
        </w:rPr>
        <w:t xml:space="preserve">, </w:t>
      </w:r>
      <w:r w:rsidR="008509F5" w:rsidRPr="003D4DC4">
        <w:rPr>
          <w:rFonts w:cstheme="minorHAnsi"/>
          <w:color w:val="333333"/>
          <w:sz w:val="20"/>
          <w:szCs w:val="20"/>
          <w:shd w:val="clear" w:color="auto" w:fill="FFFFFF"/>
        </w:rPr>
        <w:t xml:space="preserve">the urn: </w:t>
      </w:r>
      <w:r w:rsidRPr="003D4DC4">
        <w:rPr>
          <w:rFonts w:cstheme="minorHAnsi"/>
          <w:color w:val="333333"/>
          <w:sz w:val="20"/>
          <w:szCs w:val="20"/>
          <w:shd w:val="clear" w:color="auto" w:fill="FFFFFF"/>
        </w:rPr>
        <w:t>323–35, no. 4, fig. 6 (71.AD.293.1)</w:t>
      </w:r>
      <w:r w:rsidR="008509F5" w:rsidRPr="003D4DC4">
        <w:rPr>
          <w:rFonts w:cstheme="minorHAnsi"/>
          <w:color w:val="333333"/>
          <w:sz w:val="20"/>
          <w:szCs w:val="20"/>
          <w:shd w:val="clear" w:color="auto" w:fill="FFFFFF"/>
        </w:rPr>
        <w:t xml:space="preserve">; </w:t>
      </w:r>
      <w:r w:rsidR="00392800">
        <w:rPr>
          <w:rFonts w:cstheme="minorHAnsi"/>
          <w:sz w:val="20"/>
          <w:szCs w:val="20"/>
        </w:rPr>
        <w:t>$$</w:t>
      </w:r>
      <w:r w:rsidR="00392800" w:rsidRPr="003D4DC4">
        <w:rPr>
          <w:rFonts w:cstheme="minorHAnsi"/>
          <w:color w:val="333333"/>
          <w:sz w:val="20"/>
          <w:szCs w:val="20"/>
          <w:shd w:val="clear" w:color="auto" w:fill="FFFFFF"/>
        </w:rPr>
        <w:t>Falconi Amorelli 1962</w:t>
      </w:r>
      <w:r w:rsidR="00392800">
        <w:rPr>
          <w:rFonts w:cstheme="minorHAnsi"/>
          <w:color w:val="333333"/>
          <w:sz w:val="20"/>
          <w:szCs w:val="20"/>
          <w:shd w:val="clear" w:color="auto" w:fill="FFFFFF"/>
        </w:rPr>
        <w:t>$$</w:t>
      </w:r>
      <w:r w:rsidR="00392800">
        <w:rPr>
          <w:rFonts w:cstheme="minorHAnsi"/>
          <w:color w:val="333333"/>
          <w:sz w:val="20"/>
          <w:szCs w:val="20"/>
          <w:shd w:val="clear" w:color="auto" w:fill="FFFFFF"/>
        </w:rPr>
        <w:t xml:space="preserve">, </w:t>
      </w:r>
      <w:r w:rsidR="008509F5" w:rsidRPr="003D4DC4">
        <w:rPr>
          <w:rFonts w:cstheme="minorHAnsi"/>
          <w:color w:val="333333"/>
          <w:sz w:val="20"/>
          <w:szCs w:val="20"/>
          <w:shd w:val="clear" w:color="auto" w:fill="FFFFFF"/>
        </w:rPr>
        <w:t>the lid:</w:t>
      </w:r>
      <w:r w:rsidRPr="003D4DC4">
        <w:rPr>
          <w:rFonts w:cstheme="minorHAnsi"/>
          <w:color w:val="333333"/>
          <w:sz w:val="20"/>
          <w:szCs w:val="20"/>
          <w:shd w:val="clear" w:color="auto" w:fill="FFFFFF"/>
        </w:rPr>
        <w:t xml:space="preserve"> 325–36, no. 1, fig. 8 (71.AD.293.2). </w:t>
      </w:r>
    </w:p>
    <w:p w14:paraId="345EBA54" w14:textId="77777777" w:rsidR="00096542" w:rsidRPr="003D4DC4" w:rsidRDefault="00096542" w:rsidP="00096542">
      <w:pPr>
        <w:spacing w:after="0" w:line="240" w:lineRule="auto"/>
        <w:rPr>
          <w:rFonts w:cstheme="minorHAnsi"/>
          <w:sz w:val="20"/>
          <w:szCs w:val="20"/>
        </w:rPr>
      </w:pPr>
    </w:p>
  </w:endnote>
  <w:endnote w:id="102">
    <w:p w14:paraId="16B9C763" w14:textId="15165A42" w:rsidR="00463B67"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Stendahl Art Galleries records </w:t>
      </w:r>
      <w:r w:rsidR="00490EF2">
        <w:rPr>
          <w:rFonts w:cstheme="minorHAnsi"/>
        </w:rPr>
        <w:t>(</w:t>
      </w:r>
      <w:r w:rsidRPr="000F31A7">
        <w:rPr>
          <w:rFonts w:cstheme="minorHAnsi"/>
        </w:rPr>
        <w:t>Getty Research Institute, 2017.M.38</w:t>
      </w:r>
      <w:r w:rsidR="00490EF2">
        <w:rPr>
          <w:rFonts w:cstheme="minorHAnsi"/>
        </w:rPr>
        <w:t>)</w:t>
      </w:r>
      <w:r w:rsidR="00463B67">
        <w:rPr>
          <w:rFonts w:cstheme="minorHAnsi"/>
        </w:rPr>
        <w:t>.</w:t>
      </w:r>
    </w:p>
    <w:p w14:paraId="3BDB1B6D" w14:textId="2A90F954" w:rsidR="00BE42F0" w:rsidRPr="000F31A7" w:rsidRDefault="000830C6" w:rsidP="000F31A7">
      <w:pPr>
        <w:pStyle w:val="EndnoteText"/>
        <w:spacing w:line="240" w:lineRule="auto"/>
        <w:rPr>
          <w:rFonts w:cstheme="minorHAnsi"/>
        </w:rPr>
      </w:pPr>
      <w:r w:rsidRPr="000F31A7">
        <w:rPr>
          <w:rFonts w:cstheme="minorHAnsi"/>
        </w:rPr>
        <w:t xml:space="preserve"> </w:t>
      </w:r>
    </w:p>
  </w:endnote>
  <w:endnote w:id="103">
    <w:p w14:paraId="3F9F13BD" w14:textId="4080D6BC" w:rsidR="3D0BCDD3" w:rsidRDefault="3D0BCDD3" w:rsidP="000F31A7">
      <w:pPr>
        <w:spacing w:after="0" w:line="240" w:lineRule="auto"/>
        <w:rPr>
          <w:rFonts w:eastAsia="Calibri" w:cstheme="minorHAnsi"/>
          <w:color w:val="000000" w:themeColor="text1"/>
          <w:sz w:val="20"/>
          <w:szCs w:val="20"/>
        </w:rPr>
      </w:pPr>
      <w:r w:rsidRPr="000F31A7">
        <w:rPr>
          <w:rStyle w:val="EndnoteReference"/>
          <w:rFonts w:cstheme="minorHAnsi"/>
          <w:sz w:val="20"/>
          <w:szCs w:val="20"/>
        </w:rPr>
        <w:endnoteRef/>
      </w:r>
      <w:r w:rsidRPr="000F31A7">
        <w:rPr>
          <w:rFonts w:cstheme="minorHAnsi"/>
          <w:sz w:val="20"/>
          <w:szCs w:val="20"/>
        </w:rPr>
        <w:t xml:space="preserve"> </w:t>
      </w:r>
      <w:r w:rsidRPr="000F31A7">
        <w:rPr>
          <w:rFonts w:eastAsia="Calibri" w:cstheme="minorHAnsi"/>
          <w:color w:val="000000" w:themeColor="text1"/>
          <w:sz w:val="20"/>
          <w:szCs w:val="20"/>
        </w:rPr>
        <w:t>Cast collections are useful resources for provenance and for the history of restoration, as they may preserve prior alterations or restorations no longer extant on an object</w:t>
      </w:r>
      <w:r w:rsidR="001C0D1E">
        <w:rPr>
          <w:rFonts w:eastAsia="Calibri" w:cstheme="minorHAnsi"/>
          <w:color w:val="000000" w:themeColor="text1"/>
          <w:sz w:val="20"/>
          <w:szCs w:val="20"/>
        </w:rPr>
        <w:t xml:space="preserve">; </w:t>
      </w:r>
      <w:r w:rsidRPr="000F31A7">
        <w:rPr>
          <w:rFonts w:eastAsia="Calibri" w:cstheme="minorHAnsi"/>
          <w:color w:val="000000" w:themeColor="text1"/>
          <w:sz w:val="20"/>
          <w:szCs w:val="20"/>
        </w:rPr>
        <w:t xml:space="preserve">see </w:t>
      </w:r>
      <w:r w:rsidR="00392800">
        <w:rPr>
          <w:rFonts w:eastAsia="Calibri" w:cstheme="minorHAnsi"/>
          <w:color w:val="000000" w:themeColor="text1"/>
          <w:sz w:val="20"/>
          <w:szCs w:val="20"/>
        </w:rPr>
        <w:t>$$</w:t>
      </w:r>
      <w:r w:rsidRPr="000F31A7">
        <w:rPr>
          <w:rFonts w:eastAsia="Calibri" w:cstheme="minorHAnsi"/>
          <w:color w:val="1A1A1A"/>
          <w:sz w:val="20"/>
          <w:szCs w:val="20"/>
        </w:rPr>
        <w:t>Frederiksen</w:t>
      </w:r>
      <w:r w:rsidR="00482D87" w:rsidRPr="000F31A7">
        <w:rPr>
          <w:rFonts w:eastAsia="Calibri" w:cstheme="minorHAnsi"/>
          <w:color w:val="1A1A1A"/>
          <w:sz w:val="20"/>
          <w:szCs w:val="20"/>
        </w:rPr>
        <w:t xml:space="preserve"> and </w:t>
      </w:r>
      <w:r w:rsidRPr="000F31A7">
        <w:rPr>
          <w:rFonts w:eastAsia="Calibri" w:cstheme="minorHAnsi"/>
          <w:color w:val="1A1A1A"/>
          <w:sz w:val="20"/>
          <w:szCs w:val="20"/>
        </w:rPr>
        <w:t>Marchand</w:t>
      </w:r>
      <w:r w:rsidR="00482D87" w:rsidRPr="000F31A7">
        <w:rPr>
          <w:rFonts w:eastAsia="Calibri" w:cstheme="minorHAnsi"/>
          <w:color w:val="1A1A1A"/>
          <w:sz w:val="20"/>
          <w:szCs w:val="20"/>
        </w:rPr>
        <w:t xml:space="preserve"> 2010</w:t>
      </w:r>
      <w:r w:rsidR="00392800">
        <w:rPr>
          <w:rFonts w:eastAsia="Calibri" w:cstheme="minorHAnsi"/>
          <w:color w:val="1A1A1A"/>
          <w:sz w:val="20"/>
          <w:szCs w:val="20"/>
        </w:rPr>
        <w:t>$$</w:t>
      </w:r>
      <w:r w:rsidRPr="000F31A7">
        <w:rPr>
          <w:rFonts w:eastAsia="Calibri" w:cstheme="minorHAnsi"/>
          <w:color w:val="1A1A1A"/>
          <w:sz w:val="20"/>
          <w:szCs w:val="20"/>
        </w:rPr>
        <w:t>.</w:t>
      </w:r>
      <w:r w:rsidRPr="000F31A7">
        <w:rPr>
          <w:rFonts w:eastAsia="Calibri" w:cstheme="minorHAnsi"/>
          <w:color w:val="000000" w:themeColor="text1"/>
          <w:sz w:val="20"/>
          <w:szCs w:val="20"/>
        </w:rPr>
        <w:t xml:space="preserve"> As some cast collections continued collecting examples into the </w:t>
      </w:r>
      <w:r w:rsidR="001C0D1E">
        <w:rPr>
          <w:rFonts w:eastAsia="Calibri" w:cstheme="minorHAnsi"/>
          <w:color w:val="000000" w:themeColor="text1"/>
          <w:sz w:val="20"/>
          <w:szCs w:val="20"/>
        </w:rPr>
        <w:t>twentieth</w:t>
      </w:r>
      <w:r w:rsidRPr="000F31A7">
        <w:rPr>
          <w:rFonts w:eastAsia="Calibri" w:cstheme="minorHAnsi"/>
          <w:color w:val="000000" w:themeColor="text1"/>
          <w:sz w:val="20"/>
          <w:szCs w:val="20"/>
        </w:rPr>
        <w:t xml:space="preserve"> century, they can also document art market movements of objects</w:t>
      </w:r>
      <w:r w:rsidR="0064159A">
        <w:rPr>
          <w:rFonts w:eastAsia="Calibri" w:cstheme="minorHAnsi"/>
          <w:color w:val="000000" w:themeColor="text1"/>
          <w:sz w:val="20"/>
          <w:szCs w:val="20"/>
        </w:rPr>
        <w:t xml:space="preserve">; </w:t>
      </w:r>
      <w:r w:rsidR="007869E5">
        <w:rPr>
          <w:rFonts w:eastAsia="Calibri" w:cstheme="minorHAnsi"/>
          <w:color w:val="000000" w:themeColor="text1"/>
          <w:sz w:val="20"/>
          <w:szCs w:val="20"/>
        </w:rPr>
        <w:t>e.g.,</w:t>
      </w:r>
      <w:r w:rsidR="0064159A">
        <w:rPr>
          <w:rFonts w:eastAsia="Calibri" w:cstheme="minorHAnsi"/>
          <w:color w:val="000000" w:themeColor="text1"/>
          <w:sz w:val="20"/>
          <w:szCs w:val="20"/>
        </w:rPr>
        <w:t xml:space="preserve"> </w:t>
      </w:r>
      <w:r w:rsidR="0064159A" w:rsidRPr="000F31A7">
        <w:rPr>
          <w:rFonts w:eastAsia="Calibri" w:cstheme="minorHAnsi"/>
          <w:color w:val="000000" w:themeColor="text1"/>
          <w:sz w:val="20"/>
          <w:szCs w:val="20"/>
        </w:rPr>
        <w:t>a cast of</w:t>
      </w:r>
      <w:r w:rsidR="00B76624">
        <w:rPr>
          <w:rFonts w:eastAsia="Calibri" w:cstheme="minorHAnsi"/>
          <w:color w:val="000000" w:themeColor="text1"/>
          <w:sz w:val="20"/>
          <w:szCs w:val="20"/>
        </w:rPr>
        <w:t xml:space="preserve"> the Grave Stele of Pollis (</w:t>
      </w:r>
      <w:r w:rsidR="0064159A" w:rsidRPr="000F31A7">
        <w:rPr>
          <w:rFonts w:eastAsia="Calibri" w:cstheme="minorHAnsi"/>
          <w:color w:val="000000" w:themeColor="text1"/>
          <w:sz w:val="20"/>
          <w:szCs w:val="20"/>
        </w:rPr>
        <w:t>90.AA.129</w:t>
      </w:r>
      <w:r w:rsidR="00B76624">
        <w:rPr>
          <w:rFonts w:eastAsia="Calibri" w:cstheme="minorHAnsi"/>
          <w:color w:val="000000" w:themeColor="text1"/>
          <w:sz w:val="20"/>
          <w:szCs w:val="20"/>
        </w:rPr>
        <w:t xml:space="preserve">; </w:t>
      </w:r>
      <w:hyperlink r:id="rId59" w:history="1">
        <w:r w:rsidR="00E6028A" w:rsidRPr="009700C2">
          <w:rPr>
            <w:rStyle w:val="Hyperlink"/>
            <w:rFonts w:eastAsia="Calibri" w:cstheme="minorHAnsi"/>
            <w:sz w:val="20"/>
            <w:szCs w:val="20"/>
          </w:rPr>
          <w:t>https://www.getty.edu/art/collection/object/103WJ8</w:t>
        </w:r>
      </w:hyperlink>
      <w:r w:rsidR="00E6028A">
        <w:rPr>
          <w:rFonts w:eastAsia="Calibri" w:cstheme="minorHAnsi"/>
          <w:color w:val="000000" w:themeColor="text1"/>
          <w:sz w:val="20"/>
          <w:szCs w:val="20"/>
        </w:rPr>
        <w:t>)</w:t>
      </w:r>
      <w:r w:rsidR="007869E5">
        <w:rPr>
          <w:rFonts w:eastAsia="Calibri" w:cstheme="minorHAnsi"/>
          <w:color w:val="000000" w:themeColor="text1"/>
          <w:sz w:val="20"/>
          <w:szCs w:val="20"/>
        </w:rPr>
        <w:t xml:space="preserve"> that was</w:t>
      </w:r>
      <w:r w:rsidR="0064159A" w:rsidRPr="000F31A7">
        <w:rPr>
          <w:rFonts w:eastAsia="Calibri" w:cstheme="minorHAnsi"/>
          <w:color w:val="000000" w:themeColor="text1"/>
          <w:sz w:val="20"/>
          <w:szCs w:val="20"/>
        </w:rPr>
        <w:t xml:space="preserve"> made for the Museum für Abgüsse Klassischer Bildwerke in Munich in 1988</w:t>
      </w:r>
      <w:r w:rsidRPr="000F31A7">
        <w:rPr>
          <w:rFonts w:eastAsia="Calibri" w:cstheme="minorHAnsi"/>
          <w:color w:val="000000" w:themeColor="text1"/>
          <w:sz w:val="20"/>
          <w:szCs w:val="20"/>
        </w:rPr>
        <w:t xml:space="preserve">. For more on historic casts, see </w:t>
      </w:r>
      <w:r w:rsidR="00392800">
        <w:rPr>
          <w:rFonts w:eastAsia="Calibri" w:cstheme="minorHAnsi"/>
          <w:color w:val="000000" w:themeColor="text1"/>
          <w:sz w:val="20"/>
          <w:szCs w:val="20"/>
        </w:rPr>
        <w:t>$$</w:t>
      </w:r>
      <w:r w:rsidRPr="000F31A7">
        <w:rPr>
          <w:rFonts w:eastAsia="Calibri" w:cstheme="minorHAnsi"/>
          <w:color w:val="1A1A1A"/>
          <w:sz w:val="20"/>
          <w:szCs w:val="20"/>
        </w:rPr>
        <w:t>Graepler</w:t>
      </w:r>
      <w:r w:rsidR="00522418" w:rsidRPr="000F31A7">
        <w:rPr>
          <w:rFonts w:eastAsia="Calibri" w:cstheme="minorHAnsi"/>
          <w:color w:val="1A1A1A"/>
          <w:sz w:val="20"/>
          <w:szCs w:val="20"/>
        </w:rPr>
        <w:t xml:space="preserve"> and</w:t>
      </w:r>
      <w:r w:rsidRPr="000F31A7">
        <w:rPr>
          <w:rFonts w:eastAsia="Calibri" w:cstheme="minorHAnsi"/>
          <w:color w:val="1A1A1A"/>
          <w:sz w:val="20"/>
          <w:szCs w:val="20"/>
        </w:rPr>
        <w:t xml:space="preserve"> Ruppel</w:t>
      </w:r>
      <w:r w:rsidR="00F86010" w:rsidRPr="000F31A7">
        <w:rPr>
          <w:rFonts w:eastAsia="Calibri" w:cstheme="minorHAnsi"/>
          <w:color w:val="1A1A1A"/>
          <w:sz w:val="20"/>
          <w:szCs w:val="20"/>
        </w:rPr>
        <w:t xml:space="preserve"> 2019</w:t>
      </w:r>
      <w:r w:rsidR="00392800">
        <w:rPr>
          <w:rFonts w:eastAsia="Calibri" w:cstheme="minorHAnsi"/>
          <w:color w:val="1A1A1A"/>
          <w:sz w:val="20"/>
          <w:szCs w:val="20"/>
        </w:rPr>
        <w:t>$$</w:t>
      </w:r>
      <w:r w:rsidR="00F86010" w:rsidRPr="000F31A7">
        <w:rPr>
          <w:rFonts w:eastAsia="Calibri" w:cstheme="minorHAnsi"/>
          <w:color w:val="1A1A1A"/>
          <w:sz w:val="20"/>
          <w:szCs w:val="20"/>
        </w:rPr>
        <w:t xml:space="preserve">. </w:t>
      </w:r>
      <w:r w:rsidRPr="000F31A7">
        <w:rPr>
          <w:rFonts w:eastAsia="Calibri" w:cstheme="minorHAnsi"/>
          <w:color w:val="000000" w:themeColor="text1"/>
          <w:sz w:val="20"/>
          <w:szCs w:val="20"/>
        </w:rPr>
        <w:t xml:space="preserve">Casts of gems in </w:t>
      </w:r>
      <w:r w:rsidRPr="00162D94">
        <w:rPr>
          <w:rFonts w:eastAsia="Calibri" w:cstheme="minorHAnsi"/>
          <w:color w:val="000000" w:themeColor="text1"/>
          <w:sz w:val="20"/>
          <w:szCs w:val="20"/>
        </w:rPr>
        <w:t>plaster, sulfur, wax, and glass were frequently traded between scholars and collectors and used to form dactyliothecae</w:t>
      </w:r>
      <w:r w:rsidR="009C4732" w:rsidRPr="00162D94">
        <w:rPr>
          <w:rFonts w:eastAsia="Calibri" w:cstheme="minorHAnsi"/>
          <w:color w:val="000000" w:themeColor="text1"/>
          <w:sz w:val="20"/>
          <w:szCs w:val="20"/>
        </w:rPr>
        <w:t xml:space="preserve"> (gem cabinets)</w:t>
      </w:r>
      <w:r w:rsidR="00CA2DF9" w:rsidRPr="00162D94">
        <w:rPr>
          <w:rFonts w:eastAsia="Calibri" w:cstheme="minorHAnsi"/>
          <w:color w:val="000000" w:themeColor="text1"/>
          <w:sz w:val="20"/>
          <w:szCs w:val="20"/>
        </w:rPr>
        <w:t>. Thes</w:t>
      </w:r>
      <w:r w:rsidR="00CA2DF9">
        <w:rPr>
          <w:rFonts w:eastAsia="Calibri" w:cstheme="minorHAnsi"/>
          <w:color w:val="000000" w:themeColor="text1"/>
          <w:sz w:val="20"/>
          <w:szCs w:val="20"/>
        </w:rPr>
        <w:t>e can be</w:t>
      </w:r>
      <w:r w:rsidRPr="000F31A7">
        <w:rPr>
          <w:rFonts w:eastAsia="Calibri" w:cstheme="minorHAnsi"/>
          <w:color w:val="000000" w:themeColor="text1"/>
          <w:sz w:val="20"/>
          <w:szCs w:val="20"/>
        </w:rPr>
        <w:t xml:space="preserve"> critical for gem studies, on which see more in the </w:t>
      </w:r>
      <w:r w:rsidR="00490EF2">
        <w:rPr>
          <w:rFonts w:eastAsia="Calibri" w:cstheme="minorHAnsi"/>
          <w:color w:val="000000" w:themeColor="text1"/>
          <w:sz w:val="20"/>
          <w:szCs w:val="20"/>
        </w:rPr>
        <w:t>“</w:t>
      </w:r>
      <w:hyperlink r:id="rId60" w:history="1">
        <w:r w:rsidR="00490EF2" w:rsidRPr="00392800">
          <w:rPr>
            <w:rStyle w:val="Hyperlink"/>
            <w:rFonts w:eastAsia="Calibri" w:cstheme="minorHAnsi"/>
            <w:sz w:val="20"/>
            <w:szCs w:val="20"/>
          </w:rPr>
          <w:t>Annotated Resource Guide</w:t>
        </w:r>
      </w:hyperlink>
      <w:r w:rsidR="00490EF2">
        <w:rPr>
          <w:rFonts w:eastAsia="Calibri" w:cstheme="minorHAnsi"/>
          <w:color w:val="000000" w:themeColor="text1"/>
          <w:sz w:val="20"/>
          <w:szCs w:val="20"/>
        </w:rPr>
        <w:t>” (app</w:t>
      </w:r>
      <w:r w:rsidR="00392800">
        <w:rPr>
          <w:rFonts w:eastAsia="Calibri" w:cstheme="minorHAnsi"/>
          <w:color w:val="000000" w:themeColor="text1"/>
          <w:sz w:val="20"/>
          <w:szCs w:val="20"/>
        </w:rPr>
        <w:t>endix</w:t>
      </w:r>
      <w:r w:rsidR="00490EF2">
        <w:rPr>
          <w:rFonts w:eastAsia="Calibri" w:cstheme="minorHAnsi"/>
          <w:color w:val="000000" w:themeColor="text1"/>
          <w:sz w:val="20"/>
          <w:szCs w:val="20"/>
        </w:rPr>
        <w:t xml:space="preserve"> </w:t>
      </w:r>
      <w:r w:rsidR="00392800">
        <w:rPr>
          <w:rFonts w:eastAsia="Calibri" w:cstheme="minorHAnsi"/>
          <w:color w:val="000000" w:themeColor="text1"/>
          <w:sz w:val="20"/>
          <w:szCs w:val="20"/>
        </w:rPr>
        <w:t>I</w:t>
      </w:r>
      <w:r w:rsidR="00490EF2">
        <w:rPr>
          <w:rFonts w:eastAsia="Calibri" w:cstheme="minorHAnsi"/>
          <w:color w:val="000000" w:themeColor="text1"/>
          <w:sz w:val="20"/>
          <w:szCs w:val="20"/>
        </w:rPr>
        <w:t>)</w:t>
      </w:r>
      <w:r w:rsidRPr="000F31A7">
        <w:rPr>
          <w:rFonts w:eastAsia="Calibri" w:cstheme="minorHAnsi"/>
          <w:color w:val="000000" w:themeColor="text1"/>
          <w:sz w:val="20"/>
          <w:szCs w:val="20"/>
        </w:rPr>
        <w:t xml:space="preserve">. Inscriptions may also have been documented using rubbings or squeezes; for an overview on squeeze production and the historic use and preservation of squeezes, see </w:t>
      </w:r>
      <w:r w:rsidR="00392800">
        <w:rPr>
          <w:rFonts w:eastAsia="Calibri" w:cstheme="minorHAnsi"/>
          <w:color w:val="000000" w:themeColor="text1"/>
          <w:sz w:val="20"/>
          <w:szCs w:val="20"/>
        </w:rPr>
        <w:t>$$</w:t>
      </w:r>
      <w:r w:rsidRPr="000F31A7">
        <w:rPr>
          <w:rFonts w:eastAsia="Calibri" w:cstheme="minorHAnsi"/>
          <w:color w:val="000000" w:themeColor="text1"/>
          <w:sz w:val="20"/>
          <w:szCs w:val="20"/>
        </w:rPr>
        <w:t>Booth 2018</w:t>
      </w:r>
      <w:r w:rsidR="00392800">
        <w:rPr>
          <w:rFonts w:eastAsia="Calibri" w:cstheme="minorHAnsi"/>
          <w:color w:val="000000" w:themeColor="text1"/>
          <w:sz w:val="20"/>
          <w:szCs w:val="20"/>
        </w:rPr>
        <w:t>$$</w:t>
      </w:r>
      <w:r w:rsidR="00D96222" w:rsidRPr="000F31A7">
        <w:rPr>
          <w:rFonts w:eastAsia="Calibri" w:cstheme="minorHAnsi"/>
          <w:color w:val="000000" w:themeColor="text1"/>
          <w:sz w:val="20"/>
          <w:szCs w:val="20"/>
        </w:rPr>
        <w:t>.</w:t>
      </w:r>
      <w:r w:rsidR="00CC7D30" w:rsidRPr="000F31A7">
        <w:rPr>
          <w:rFonts w:eastAsia="Calibri" w:cstheme="minorHAnsi"/>
          <w:color w:val="000000" w:themeColor="text1"/>
          <w:sz w:val="20"/>
          <w:szCs w:val="20"/>
        </w:rPr>
        <w:t xml:space="preserve"> </w:t>
      </w:r>
    </w:p>
    <w:p w14:paraId="402BEC4E" w14:textId="77777777" w:rsidR="007A139C" w:rsidRPr="000F31A7" w:rsidRDefault="007A139C" w:rsidP="000F31A7">
      <w:pPr>
        <w:spacing w:after="0" w:line="240" w:lineRule="auto"/>
        <w:rPr>
          <w:rFonts w:cstheme="minorHAnsi"/>
          <w:sz w:val="20"/>
          <w:szCs w:val="20"/>
        </w:rPr>
      </w:pPr>
    </w:p>
  </w:endnote>
  <w:endnote w:id="104">
    <w:p w14:paraId="48450689" w14:textId="2B158AD0" w:rsidR="007A139C" w:rsidRDefault="009316FC" w:rsidP="000F31A7">
      <w:pPr>
        <w:pStyle w:val="EndnoteText"/>
        <w:spacing w:line="240" w:lineRule="auto"/>
      </w:pPr>
      <w:r w:rsidRPr="000F31A7">
        <w:rPr>
          <w:rStyle w:val="EndnoteReference"/>
          <w:rFonts w:cstheme="minorHAnsi"/>
        </w:rPr>
        <w:endnoteRef/>
      </w:r>
      <w:r w:rsidRPr="000F31A7">
        <w:rPr>
          <w:rFonts w:cstheme="minorHAnsi"/>
        </w:rPr>
        <w:t xml:space="preserve"> </w:t>
      </w:r>
      <w:r w:rsidR="00D76B25" w:rsidRPr="000F31A7">
        <w:rPr>
          <w:rFonts w:cstheme="minorHAnsi"/>
        </w:rPr>
        <w:t>96.AC.41</w:t>
      </w:r>
      <w:r w:rsidR="00566A8F">
        <w:rPr>
          <w:rFonts w:cstheme="minorHAnsi"/>
        </w:rPr>
        <w:t>;</w:t>
      </w:r>
      <w:r w:rsidR="00D76B25" w:rsidRPr="000F31A7">
        <w:rPr>
          <w:rFonts w:cstheme="minorHAnsi"/>
        </w:rPr>
        <w:t xml:space="preserve"> </w:t>
      </w:r>
      <w:hyperlink r:id="rId61" w:history="1">
        <w:r w:rsidR="00D76B25" w:rsidRPr="000F31A7">
          <w:rPr>
            <w:rStyle w:val="Hyperlink"/>
            <w:rFonts w:cstheme="minorHAnsi"/>
          </w:rPr>
          <w:t>https://www.getty.edu/art/collection/object/10402V</w:t>
        </w:r>
      </w:hyperlink>
      <w:r w:rsidR="007A139C">
        <w:t>.</w:t>
      </w:r>
    </w:p>
    <w:p w14:paraId="67426D80" w14:textId="46806F92" w:rsidR="009316FC" w:rsidRPr="000F31A7" w:rsidRDefault="00531FCA" w:rsidP="000F31A7">
      <w:pPr>
        <w:pStyle w:val="EndnoteText"/>
        <w:spacing w:line="240" w:lineRule="auto"/>
        <w:rPr>
          <w:rFonts w:cstheme="minorHAnsi"/>
        </w:rPr>
      </w:pPr>
      <w:r w:rsidRPr="000F31A7">
        <w:rPr>
          <w:rFonts w:cstheme="minorHAnsi"/>
        </w:rPr>
        <w:t xml:space="preserve"> </w:t>
      </w:r>
    </w:p>
  </w:endnote>
  <w:endnote w:id="105">
    <w:p w14:paraId="676CDEC5" w14:textId="48E8EE0B" w:rsidR="000830C6" w:rsidRDefault="000830C6" w:rsidP="000F31A7">
      <w:pPr>
        <w:pStyle w:val="EndnoteText"/>
        <w:spacing w:line="240" w:lineRule="auto"/>
        <w:rPr>
          <w:rStyle w:val="normaltextrun"/>
          <w:rFonts w:cstheme="minorHAnsi"/>
          <w:color w:val="000000"/>
          <w:shd w:val="clear" w:color="auto" w:fill="FFFFFF"/>
        </w:rPr>
      </w:pPr>
      <w:r w:rsidRPr="000F31A7">
        <w:rPr>
          <w:rStyle w:val="EndnoteReference"/>
          <w:rFonts w:cstheme="minorHAnsi"/>
        </w:rPr>
        <w:endnoteRef/>
      </w:r>
      <w:r w:rsidRPr="000F31A7">
        <w:rPr>
          <w:rFonts w:cstheme="minorHAnsi"/>
        </w:rPr>
        <w:t xml:space="preserve"> </w:t>
      </w:r>
      <w:r w:rsidR="00392800">
        <w:rPr>
          <w:rFonts w:cstheme="minorHAnsi"/>
        </w:rPr>
        <w:t>$$</w:t>
      </w:r>
      <w:r w:rsidRPr="00392800">
        <w:rPr>
          <w:rStyle w:val="normaltextrun"/>
          <w:rFonts w:cstheme="minorHAnsi"/>
          <w:color w:val="000000"/>
          <w:shd w:val="clear" w:color="auto" w:fill="FFFFFF"/>
        </w:rPr>
        <w:t>Jadis of London</w:t>
      </w:r>
      <w:r w:rsidR="00D96222" w:rsidRPr="00392800">
        <w:rPr>
          <w:rStyle w:val="normaltextrun"/>
          <w:rFonts w:cstheme="minorHAnsi"/>
          <w:color w:val="000000"/>
          <w:shd w:val="clear" w:color="auto" w:fill="FFFFFF"/>
        </w:rPr>
        <w:t xml:space="preserve"> 1985</w:t>
      </w:r>
      <w:r w:rsidR="006E7B07" w:rsidRPr="00392800">
        <w:rPr>
          <w:rStyle w:val="normaltextrun"/>
          <w:rFonts w:cstheme="minorHAnsi"/>
          <w:color w:val="000000"/>
          <w:shd w:val="clear" w:color="auto" w:fill="FFFFFF"/>
        </w:rPr>
        <w:t xml:space="preserve"> </w:t>
      </w:r>
      <w:r w:rsidR="00392800" w:rsidRPr="00392800">
        <w:rPr>
          <w:rStyle w:val="normaltextrun"/>
          <w:rFonts w:cstheme="minorHAnsi"/>
          <w:color w:val="000000"/>
          <w:shd w:val="clear" w:color="auto" w:fill="FFFFFF"/>
        </w:rPr>
        <w:t xml:space="preserve">| </w:t>
      </w:r>
      <w:r w:rsidR="006E7B07" w:rsidRPr="00392800">
        <w:rPr>
          <w:rStyle w:val="normaltextrun"/>
          <w:rFonts w:cstheme="minorHAnsi"/>
          <w:color w:val="000000"/>
          <w:shd w:val="clear" w:color="auto" w:fill="FFFFFF"/>
        </w:rPr>
        <w:t>52</w:t>
      </w:r>
      <w:r w:rsidR="007B3C70" w:rsidRPr="00392800">
        <w:rPr>
          <w:rStyle w:val="normaltextrun"/>
          <w:rFonts w:cstheme="minorHAnsi"/>
          <w:color w:val="000000"/>
          <w:shd w:val="clear" w:color="auto" w:fill="FFFFFF"/>
        </w:rPr>
        <w:t>–5</w:t>
      </w:r>
      <w:r w:rsidR="006E7B07" w:rsidRPr="00392800">
        <w:rPr>
          <w:rStyle w:val="normaltextrun"/>
          <w:rFonts w:cstheme="minorHAnsi"/>
          <w:color w:val="000000"/>
          <w:shd w:val="clear" w:color="auto" w:fill="FFFFFF"/>
        </w:rPr>
        <w:t>3</w:t>
      </w:r>
      <w:r w:rsidR="00392800" w:rsidRPr="00392800">
        <w:rPr>
          <w:rStyle w:val="normaltextrun"/>
          <w:rFonts w:cstheme="minorHAnsi"/>
          <w:color w:val="000000"/>
          <w:shd w:val="clear" w:color="auto" w:fill="FFFFFF"/>
        </w:rPr>
        <w:t>$$</w:t>
      </w:r>
      <w:r w:rsidR="00E20492" w:rsidRPr="00392800">
        <w:rPr>
          <w:rStyle w:val="normaltextrun"/>
          <w:rFonts w:cstheme="minorHAnsi"/>
          <w:color w:val="000000"/>
          <w:shd w:val="clear" w:color="auto" w:fill="FFFFFF"/>
        </w:rPr>
        <w:t>.</w:t>
      </w:r>
      <w:r w:rsidR="00E20492" w:rsidRPr="000F31A7">
        <w:rPr>
          <w:rStyle w:val="normaltextrun"/>
          <w:rFonts w:cstheme="minorHAnsi"/>
          <w:color w:val="000000"/>
          <w:shd w:val="clear" w:color="auto" w:fill="FFFFFF"/>
        </w:rPr>
        <w:t xml:space="preserve"> </w:t>
      </w:r>
    </w:p>
    <w:p w14:paraId="18360640" w14:textId="77777777" w:rsidR="007A139C" w:rsidRPr="000F31A7" w:rsidRDefault="007A139C" w:rsidP="000F31A7">
      <w:pPr>
        <w:pStyle w:val="EndnoteText"/>
        <w:spacing w:line="240" w:lineRule="auto"/>
        <w:rPr>
          <w:rFonts w:cstheme="minorHAnsi"/>
        </w:rPr>
      </w:pPr>
    </w:p>
  </w:endnote>
  <w:endnote w:id="106">
    <w:p w14:paraId="68743F0F" w14:textId="75F14A65" w:rsidR="000830C6" w:rsidRDefault="000830C6" w:rsidP="000F31A7">
      <w:pPr>
        <w:spacing w:after="0" w:line="240" w:lineRule="auto"/>
        <w:rPr>
          <w:rFonts w:eastAsia="Calibri"/>
          <w:sz w:val="20"/>
          <w:szCs w:val="20"/>
          <w:lang w:val="fr-FR"/>
        </w:rPr>
      </w:pPr>
      <w:r w:rsidRPr="2571BAE6">
        <w:rPr>
          <w:rStyle w:val="EndnoteReference"/>
          <w:sz w:val="20"/>
          <w:szCs w:val="20"/>
        </w:rPr>
        <w:endnoteRef/>
      </w:r>
      <w:r w:rsidR="007A139C">
        <w:rPr>
          <w:rFonts w:eastAsia="Calibri"/>
          <w:color w:val="242424"/>
          <w:sz w:val="20"/>
          <w:szCs w:val="20"/>
          <w:lang w:val="fr-FR"/>
        </w:rPr>
        <w:t xml:space="preserve"> </w:t>
      </w:r>
      <w:r w:rsidR="007B3C70">
        <w:rPr>
          <w:rFonts w:eastAsia="Calibri"/>
          <w:color w:val="242424"/>
          <w:sz w:val="20"/>
          <w:szCs w:val="20"/>
          <w:lang w:val="fr-FR"/>
        </w:rPr>
        <w:t xml:space="preserve">The Rome sketchbook of </w:t>
      </w:r>
      <w:r w:rsidR="2571BAE6" w:rsidRPr="2571BAE6">
        <w:rPr>
          <w:rFonts w:eastAsia="Calibri"/>
          <w:color w:val="242424"/>
          <w:sz w:val="20"/>
          <w:szCs w:val="20"/>
          <w:lang w:val="fr-FR"/>
        </w:rPr>
        <w:t>Pierre</w:t>
      </w:r>
      <w:r w:rsidR="02A1C6DB" w:rsidRPr="2571BAE6">
        <w:rPr>
          <w:rFonts w:eastAsia="Calibri"/>
          <w:color w:val="242424"/>
          <w:sz w:val="20"/>
          <w:szCs w:val="20"/>
          <w:lang w:val="fr-FR"/>
        </w:rPr>
        <w:t xml:space="preserve"> Jacques of Reims </w:t>
      </w:r>
      <w:r w:rsidR="007B3C70">
        <w:rPr>
          <w:rFonts w:eastAsia="Calibri"/>
          <w:color w:val="242424"/>
          <w:sz w:val="20"/>
          <w:szCs w:val="20"/>
          <w:lang w:val="fr-FR"/>
        </w:rPr>
        <w:t>(</w:t>
      </w:r>
      <w:r w:rsidR="00AC3F31" w:rsidRPr="00AC3F31">
        <w:rPr>
          <w:rFonts w:eastAsia="Calibri"/>
          <w:color w:val="242424"/>
          <w:sz w:val="20"/>
          <w:szCs w:val="20"/>
        </w:rPr>
        <w:t>Bibliothèque nationale de France, Paris</w:t>
      </w:r>
      <w:r w:rsidR="007B3C70">
        <w:rPr>
          <w:rFonts w:eastAsia="Calibri"/>
          <w:color w:val="242424"/>
          <w:sz w:val="20"/>
          <w:szCs w:val="20"/>
          <w:lang w:val="fr-FR"/>
        </w:rPr>
        <w:t xml:space="preserve">, </w:t>
      </w:r>
      <w:r w:rsidR="02A1C6DB" w:rsidRPr="2571BAE6">
        <w:rPr>
          <w:rFonts w:eastAsia="Calibri"/>
          <w:color w:val="242424"/>
          <w:sz w:val="20"/>
          <w:szCs w:val="20"/>
          <w:lang w:val="fr-FR"/>
        </w:rPr>
        <w:t>Cod</w:t>
      </w:r>
      <w:r w:rsidR="00AC3F31">
        <w:rPr>
          <w:rFonts w:eastAsia="Calibri"/>
          <w:color w:val="242424"/>
          <w:sz w:val="20"/>
          <w:szCs w:val="20"/>
          <w:lang w:val="fr-FR"/>
        </w:rPr>
        <w:t>ex</w:t>
      </w:r>
      <w:r w:rsidR="02A1C6DB" w:rsidRPr="2571BAE6">
        <w:rPr>
          <w:rFonts w:eastAsia="Calibri"/>
          <w:color w:val="242424"/>
          <w:sz w:val="20"/>
          <w:szCs w:val="20"/>
          <w:lang w:val="fr-FR"/>
        </w:rPr>
        <w:t xml:space="preserve"> Remensis</w:t>
      </w:r>
      <w:r w:rsidR="00E71B74">
        <w:rPr>
          <w:rFonts w:eastAsia="Calibri"/>
          <w:color w:val="242424"/>
          <w:sz w:val="20"/>
          <w:szCs w:val="20"/>
          <w:lang w:val="fr-FR"/>
        </w:rPr>
        <w:t>)</w:t>
      </w:r>
      <w:r w:rsidR="02A1C6DB" w:rsidRPr="2571BAE6">
        <w:rPr>
          <w:rFonts w:eastAsia="Calibri"/>
          <w:color w:val="242424"/>
          <w:sz w:val="20"/>
          <w:szCs w:val="20"/>
          <w:lang w:val="fr-FR"/>
        </w:rPr>
        <w:t>, fol. 60, published in</w:t>
      </w:r>
      <w:r w:rsidRPr="2571BAE6">
        <w:rPr>
          <w:rFonts w:eastAsia="Calibri"/>
          <w:color w:val="242424"/>
          <w:sz w:val="20"/>
          <w:szCs w:val="20"/>
          <w:lang w:val="fr-FR"/>
        </w:rPr>
        <w:t xml:space="preserve"> </w:t>
      </w:r>
      <w:r w:rsidR="00392800">
        <w:rPr>
          <w:rFonts w:eastAsia="Calibri"/>
          <w:color w:val="242424"/>
          <w:sz w:val="20"/>
          <w:szCs w:val="20"/>
          <w:lang w:val="fr-FR"/>
        </w:rPr>
        <w:t>$$</w:t>
      </w:r>
      <w:r w:rsidRPr="2571BAE6">
        <w:rPr>
          <w:sz w:val="20"/>
          <w:szCs w:val="20"/>
          <w:lang w:val="fr-FR"/>
        </w:rPr>
        <w:t>Reinach 1902</w:t>
      </w:r>
      <w:r w:rsidR="00392800">
        <w:rPr>
          <w:sz w:val="20"/>
          <w:szCs w:val="20"/>
          <w:lang w:val="fr-FR"/>
        </w:rPr>
        <w:t xml:space="preserve"> | </w:t>
      </w:r>
      <w:r w:rsidR="02A1C6DB" w:rsidRPr="2571BAE6">
        <w:rPr>
          <w:sz w:val="20"/>
          <w:szCs w:val="20"/>
          <w:lang w:val="fr-FR"/>
        </w:rPr>
        <w:t>130</w:t>
      </w:r>
      <w:r w:rsidR="00392800">
        <w:rPr>
          <w:sz w:val="20"/>
          <w:szCs w:val="20"/>
          <w:lang w:val="fr-FR"/>
        </w:rPr>
        <w:t>$$</w:t>
      </w:r>
      <w:r w:rsidR="02A1C6DB" w:rsidRPr="2571BAE6">
        <w:rPr>
          <w:sz w:val="20"/>
          <w:szCs w:val="20"/>
          <w:lang w:val="fr-FR"/>
        </w:rPr>
        <w:t>. Th</w:t>
      </w:r>
      <w:r w:rsidR="007C5F86" w:rsidRPr="2571BAE6">
        <w:rPr>
          <w:sz w:val="20"/>
          <w:szCs w:val="20"/>
          <w:lang w:val="fr-FR"/>
        </w:rPr>
        <w:t>is</w:t>
      </w:r>
      <w:r w:rsidR="02A1C6DB" w:rsidRPr="2571BAE6">
        <w:rPr>
          <w:sz w:val="20"/>
          <w:szCs w:val="20"/>
          <w:lang w:val="fr-FR"/>
        </w:rPr>
        <w:t xml:space="preserve"> connection between the drawing and the situla </w:t>
      </w:r>
      <w:r w:rsidR="007C5F86" w:rsidRPr="2571BAE6">
        <w:rPr>
          <w:sz w:val="20"/>
          <w:szCs w:val="20"/>
          <w:lang w:val="fr-FR"/>
        </w:rPr>
        <w:t>was</w:t>
      </w:r>
      <w:r w:rsidR="02A1C6DB" w:rsidRPr="2571BAE6">
        <w:rPr>
          <w:sz w:val="20"/>
          <w:szCs w:val="20"/>
          <w:lang w:val="fr-FR"/>
        </w:rPr>
        <w:t xml:space="preserve"> first published in </w:t>
      </w:r>
      <w:r w:rsidR="00392800">
        <w:rPr>
          <w:sz w:val="20"/>
          <w:szCs w:val="20"/>
          <w:lang w:val="fr-FR"/>
        </w:rPr>
        <w:t>$$</w:t>
      </w:r>
      <w:r w:rsidR="02A1C6DB" w:rsidRPr="2571BAE6">
        <w:rPr>
          <w:rFonts w:eastAsia="Calibri"/>
          <w:sz w:val="20"/>
          <w:szCs w:val="20"/>
          <w:lang w:val="fr-FR"/>
        </w:rPr>
        <w:t xml:space="preserve">Untermyer </w:t>
      </w:r>
      <w:r w:rsidR="003C7799" w:rsidRPr="2571BAE6">
        <w:rPr>
          <w:rFonts w:eastAsia="Calibri"/>
          <w:sz w:val="20"/>
          <w:szCs w:val="20"/>
          <w:lang w:val="fr-FR"/>
        </w:rPr>
        <w:t xml:space="preserve">and Hackenbroch </w:t>
      </w:r>
      <w:r w:rsidR="02A1C6DB" w:rsidRPr="2571BAE6">
        <w:rPr>
          <w:rFonts w:eastAsia="Calibri"/>
          <w:sz w:val="20"/>
          <w:szCs w:val="20"/>
          <w:lang w:val="fr-FR"/>
        </w:rPr>
        <w:t>1962</w:t>
      </w:r>
      <w:r w:rsidR="00392800">
        <w:rPr>
          <w:rFonts w:eastAsia="Calibri"/>
          <w:sz w:val="20"/>
          <w:szCs w:val="20"/>
          <w:lang w:val="fr-FR"/>
        </w:rPr>
        <w:t xml:space="preserve"> | </w:t>
      </w:r>
      <w:r w:rsidR="02A1C6DB" w:rsidRPr="2571BAE6">
        <w:rPr>
          <w:rFonts w:eastAsia="Calibri"/>
          <w:sz w:val="20"/>
          <w:szCs w:val="20"/>
          <w:lang w:val="fr-FR"/>
        </w:rPr>
        <w:t>xxxii</w:t>
      </w:r>
      <w:r w:rsidR="00392800">
        <w:rPr>
          <w:rFonts w:eastAsia="Calibri"/>
          <w:sz w:val="20"/>
          <w:szCs w:val="20"/>
          <w:lang w:val="fr-FR"/>
        </w:rPr>
        <w:t>$$</w:t>
      </w:r>
      <w:r w:rsidR="02A1C6DB" w:rsidRPr="2571BAE6">
        <w:rPr>
          <w:rFonts w:eastAsia="Calibri"/>
          <w:sz w:val="20"/>
          <w:szCs w:val="20"/>
          <w:lang w:val="fr-FR"/>
        </w:rPr>
        <w:t xml:space="preserve">, and </w:t>
      </w:r>
      <w:r w:rsidR="00116F82" w:rsidRPr="2571BAE6">
        <w:rPr>
          <w:rFonts w:eastAsia="Calibri"/>
          <w:sz w:val="20"/>
          <w:szCs w:val="20"/>
          <w:lang w:val="fr-FR"/>
        </w:rPr>
        <w:t xml:space="preserve">the drawing </w:t>
      </w:r>
      <w:r w:rsidR="02A1C6DB" w:rsidRPr="2571BAE6">
        <w:rPr>
          <w:rFonts w:eastAsia="Calibri"/>
          <w:sz w:val="20"/>
          <w:szCs w:val="20"/>
          <w:lang w:val="fr-FR"/>
        </w:rPr>
        <w:t xml:space="preserve">only </w:t>
      </w:r>
      <w:r w:rsidR="007B3C70">
        <w:rPr>
          <w:rFonts w:eastAsia="Calibri"/>
          <w:sz w:val="20"/>
          <w:szCs w:val="20"/>
          <w:lang w:val="fr-FR"/>
        </w:rPr>
        <w:t xml:space="preserve">became </w:t>
      </w:r>
      <w:r w:rsidR="02A1C6DB" w:rsidRPr="2571BAE6">
        <w:rPr>
          <w:rFonts w:eastAsia="Calibri"/>
          <w:sz w:val="20"/>
          <w:szCs w:val="20"/>
          <w:lang w:val="fr-FR"/>
        </w:rPr>
        <w:t>associated with 96.AC.41 in 2018.</w:t>
      </w:r>
    </w:p>
    <w:p w14:paraId="54436D8C" w14:textId="77777777" w:rsidR="007A139C" w:rsidRPr="000F31A7" w:rsidRDefault="007A139C" w:rsidP="000F31A7">
      <w:pPr>
        <w:spacing w:after="0" w:line="240" w:lineRule="auto"/>
        <w:rPr>
          <w:rFonts w:eastAsia="Calibri"/>
          <w:sz w:val="20"/>
          <w:szCs w:val="20"/>
          <w:lang w:val="fr-FR"/>
        </w:rPr>
      </w:pPr>
    </w:p>
  </w:endnote>
  <w:endnote w:id="107">
    <w:p w14:paraId="03F68689" w14:textId="6D1C2CA5" w:rsidR="00EE4B1A" w:rsidRPr="00B03BCA" w:rsidRDefault="00EE4B1A" w:rsidP="000F31A7">
      <w:pPr>
        <w:pStyle w:val="EndnoteText"/>
        <w:spacing w:line="240" w:lineRule="auto"/>
        <w:rPr>
          <w:rFonts w:cstheme="minorHAnsi"/>
          <w:lang w:val="fr-FR"/>
        </w:rPr>
      </w:pPr>
      <w:r w:rsidRPr="000F31A7">
        <w:rPr>
          <w:rStyle w:val="EndnoteReference"/>
          <w:rFonts w:cstheme="minorHAnsi"/>
        </w:rPr>
        <w:endnoteRef/>
      </w:r>
      <w:r w:rsidRPr="00B03BCA">
        <w:rPr>
          <w:rFonts w:cstheme="minorHAnsi"/>
          <w:lang w:val="fr-FR"/>
        </w:rPr>
        <w:t xml:space="preserve"> </w:t>
      </w:r>
      <w:r w:rsidR="00392800">
        <w:rPr>
          <w:rFonts w:cstheme="minorHAnsi"/>
          <w:lang w:val="fr-FR"/>
        </w:rPr>
        <w:t>$$</w:t>
      </w:r>
      <w:r w:rsidRPr="00B03BCA">
        <w:rPr>
          <w:rFonts w:cstheme="minorHAnsi"/>
          <w:lang w:val="fr-FR"/>
        </w:rPr>
        <w:t xml:space="preserve">Montfaucon </w:t>
      </w:r>
      <w:r w:rsidR="002B63E5" w:rsidRPr="00B03BCA">
        <w:rPr>
          <w:rFonts w:cstheme="minorHAnsi"/>
          <w:lang w:val="fr-FR"/>
        </w:rPr>
        <w:t>1724</w:t>
      </w:r>
      <w:r w:rsidR="00392800">
        <w:rPr>
          <w:rFonts w:cstheme="minorHAnsi"/>
          <w:lang w:val="fr-FR"/>
        </w:rPr>
        <w:t xml:space="preserve"> | </w:t>
      </w:r>
      <w:r w:rsidR="0076715F" w:rsidRPr="00B03BCA">
        <w:rPr>
          <w:rFonts w:cstheme="minorHAnsi"/>
          <w:lang w:val="fr-FR"/>
        </w:rPr>
        <w:t>181</w:t>
      </w:r>
      <w:r w:rsidR="00392800">
        <w:rPr>
          <w:rFonts w:cstheme="minorHAnsi"/>
          <w:lang w:val="fr-FR"/>
        </w:rPr>
        <w:t>$$</w:t>
      </w:r>
      <w:r w:rsidR="0076715F" w:rsidRPr="00B03BCA">
        <w:rPr>
          <w:rFonts w:cstheme="minorHAnsi"/>
          <w:lang w:val="fr-FR"/>
        </w:rPr>
        <w:t>, pl. 68.</w:t>
      </w:r>
    </w:p>
    <w:p w14:paraId="42A8F74A" w14:textId="77777777" w:rsidR="007A139C" w:rsidRPr="00B03BCA" w:rsidRDefault="007A139C" w:rsidP="000F31A7">
      <w:pPr>
        <w:pStyle w:val="EndnoteText"/>
        <w:spacing w:line="240" w:lineRule="auto"/>
        <w:rPr>
          <w:rFonts w:cstheme="minorHAnsi"/>
          <w:lang w:val="fr-FR"/>
        </w:rPr>
      </w:pPr>
    </w:p>
  </w:endnote>
  <w:endnote w:id="108">
    <w:p w14:paraId="02B431CA" w14:textId="62851EF3" w:rsidR="000830C6" w:rsidRDefault="000830C6" w:rsidP="000F31A7">
      <w:pPr>
        <w:spacing w:after="0" w:line="240" w:lineRule="auto"/>
        <w:rPr>
          <w:rFonts w:eastAsia="Calibri" w:cstheme="minorHAnsi"/>
          <w:sz w:val="20"/>
          <w:szCs w:val="20"/>
          <w:lang w:val="fr-FR"/>
        </w:rPr>
      </w:pPr>
      <w:r w:rsidRPr="000F31A7">
        <w:rPr>
          <w:rStyle w:val="EndnoteReference"/>
          <w:rFonts w:cstheme="minorHAnsi"/>
          <w:sz w:val="20"/>
          <w:szCs w:val="20"/>
        </w:rPr>
        <w:endnoteRef/>
      </w:r>
      <w:r w:rsidRPr="000F31A7">
        <w:rPr>
          <w:rFonts w:cstheme="minorHAnsi"/>
          <w:sz w:val="20"/>
          <w:szCs w:val="20"/>
          <w:lang w:val="fr-FR"/>
        </w:rPr>
        <w:t xml:space="preserve"> </w:t>
      </w:r>
      <w:r w:rsidRPr="000F31A7">
        <w:rPr>
          <w:rFonts w:eastAsia="Calibri" w:cstheme="minorHAnsi"/>
          <w:sz w:val="20"/>
          <w:szCs w:val="20"/>
          <w:lang w:val="fr-FR"/>
        </w:rPr>
        <w:t>Metropolitan Museum of Art 64.101.1464</w:t>
      </w:r>
      <w:r w:rsidR="00D66B96">
        <w:rPr>
          <w:rFonts w:eastAsia="Calibri" w:cstheme="minorHAnsi"/>
          <w:sz w:val="20"/>
          <w:szCs w:val="20"/>
          <w:lang w:val="fr-FR"/>
        </w:rPr>
        <w:t> ;</w:t>
      </w:r>
      <w:r w:rsidRPr="000F31A7">
        <w:rPr>
          <w:rFonts w:eastAsia="Calibri" w:cstheme="minorHAnsi"/>
          <w:sz w:val="20"/>
          <w:szCs w:val="20"/>
          <w:lang w:val="fr-FR"/>
        </w:rPr>
        <w:t xml:space="preserve"> </w:t>
      </w:r>
      <w:hyperlink r:id="rId62">
        <w:r w:rsidRPr="000F31A7">
          <w:rPr>
            <w:rStyle w:val="Hyperlink"/>
            <w:rFonts w:eastAsia="Calibri" w:cstheme="minorHAnsi"/>
            <w:sz w:val="20"/>
            <w:szCs w:val="20"/>
            <w:lang w:val="fr-FR"/>
          </w:rPr>
          <w:t>https://www.metmuseum.org/art/collection/search/203949</w:t>
        </w:r>
      </w:hyperlink>
      <w:r w:rsidRPr="000F31A7">
        <w:rPr>
          <w:rFonts w:eastAsia="Calibri" w:cstheme="minorHAnsi"/>
          <w:sz w:val="20"/>
          <w:szCs w:val="20"/>
          <w:lang w:val="fr-FR"/>
        </w:rPr>
        <w:t xml:space="preserve">; </w:t>
      </w:r>
      <w:r w:rsidR="00392800">
        <w:rPr>
          <w:rFonts w:eastAsia="Calibri" w:cstheme="minorHAnsi"/>
          <w:sz w:val="20"/>
          <w:szCs w:val="20"/>
          <w:lang w:val="fr-FR"/>
        </w:rPr>
        <w:t>$$</w:t>
      </w:r>
      <w:r w:rsidRPr="000F31A7">
        <w:rPr>
          <w:rFonts w:eastAsia="Calibri" w:cstheme="minorHAnsi"/>
          <w:sz w:val="20"/>
          <w:szCs w:val="20"/>
          <w:lang w:val="fr-FR"/>
        </w:rPr>
        <w:t>Untermyer</w:t>
      </w:r>
      <w:r w:rsidR="001C47C8">
        <w:rPr>
          <w:rFonts w:eastAsia="Calibri" w:cstheme="minorHAnsi"/>
          <w:sz w:val="20"/>
          <w:szCs w:val="20"/>
          <w:lang w:val="fr-FR"/>
        </w:rPr>
        <w:t xml:space="preserve"> and Hackenbroch</w:t>
      </w:r>
      <w:r w:rsidRPr="000F31A7">
        <w:rPr>
          <w:rFonts w:eastAsia="Calibri" w:cstheme="minorHAnsi"/>
          <w:sz w:val="20"/>
          <w:szCs w:val="20"/>
          <w:lang w:val="fr-FR"/>
        </w:rPr>
        <w:t xml:space="preserve"> 1962</w:t>
      </w:r>
      <w:r w:rsidR="00392800">
        <w:rPr>
          <w:rFonts w:eastAsia="Calibri" w:cstheme="minorHAnsi"/>
          <w:sz w:val="20"/>
          <w:szCs w:val="20"/>
          <w:lang w:val="fr-FR"/>
        </w:rPr>
        <w:t xml:space="preserve"> | </w:t>
      </w:r>
      <w:r w:rsidRPr="000F31A7">
        <w:rPr>
          <w:rFonts w:eastAsia="Calibri" w:cstheme="minorHAnsi"/>
          <w:sz w:val="20"/>
          <w:szCs w:val="20"/>
          <w:lang w:val="fr-FR"/>
        </w:rPr>
        <w:t>xxxii</w:t>
      </w:r>
      <w:r w:rsidR="00392800">
        <w:rPr>
          <w:rFonts w:eastAsia="Calibri" w:cstheme="minorHAnsi"/>
          <w:sz w:val="20"/>
          <w:szCs w:val="20"/>
          <w:lang w:val="fr-FR"/>
        </w:rPr>
        <w:t>$$</w:t>
      </w:r>
      <w:r w:rsidRPr="000F31A7">
        <w:rPr>
          <w:rFonts w:eastAsia="Calibri" w:cstheme="minorHAnsi"/>
          <w:sz w:val="20"/>
          <w:szCs w:val="20"/>
          <w:lang w:val="fr-FR"/>
        </w:rPr>
        <w:t>.</w:t>
      </w:r>
    </w:p>
    <w:p w14:paraId="5EFB4451" w14:textId="77777777" w:rsidR="007A139C" w:rsidRPr="000F31A7" w:rsidRDefault="007A139C" w:rsidP="000F31A7">
      <w:pPr>
        <w:spacing w:after="0" w:line="240" w:lineRule="auto"/>
        <w:rPr>
          <w:rFonts w:cstheme="minorHAnsi"/>
          <w:sz w:val="20"/>
          <w:szCs w:val="20"/>
          <w:lang w:val="fr-FR"/>
        </w:rPr>
      </w:pPr>
    </w:p>
  </w:endnote>
  <w:endnote w:id="109">
    <w:p w14:paraId="0ACC6EA8" w14:textId="7C2CA167" w:rsidR="000830C6" w:rsidRDefault="000830C6" w:rsidP="000F31A7">
      <w:pPr>
        <w:spacing w:after="0" w:line="240" w:lineRule="auto"/>
        <w:rPr>
          <w:rFonts w:cstheme="minorHAnsi"/>
          <w:sz w:val="20"/>
          <w:szCs w:val="20"/>
        </w:rPr>
      </w:pPr>
      <w:r w:rsidRPr="000F31A7">
        <w:rPr>
          <w:rStyle w:val="EndnoteReference"/>
          <w:rFonts w:cstheme="minorHAnsi"/>
          <w:sz w:val="20"/>
          <w:szCs w:val="20"/>
        </w:rPr>
        <w:endnoteRef/>
      </w:r>
      <w:r w:rsidR="007A139C">
        <w:rPr>
          <w:rFonts w:cstheme="minorHAnsi"/>
          <w:sz w:val="20"/>
          <w:szCs w:val="20"/>
        </w:rPr>
        <w:t xml:space="preserve"> </w:t>
      </w:r>
      <w:r w:rsidR="00392800">
        <w:rPr>
          <w:rFonts w:cstheme="minorHAnsi"/>
          <w:sz w:val="20"/>
          <w:szCs w:val="20"/>
        </w:rPr>
        <w:t>$$</w:t>
      </w:r>
      <w:r w:rsidRPr="000F31A7">
        <w:rPr>
          <w:rFonts w:cstheme="minorHAnsi"/>
          <w:sz w:val="20"/>
          <w:szCs w:val="20"/>
        </w:rPr>
        <w:t xml:space="preserve">Christie’s </w:t>
      </w:r>
      <w:r w:rsidR="005F2013">
        <w:rPr>
          <w:rFonts w:cstheme="minorHAnsi"/>
          <w:sz w:val="20"/>
          <w:szCs w:val="20"/>
        </w:rPr>
        <w:t>1974</w:t>
      </w:r>
      <w:r w:rsidR="00392800">
        <w:rPr>
          <w:rFonts w:cstheme="minorHAnsi"/>
          <w:sz w:val="20"/>
          <w:szCs w:val="20"/>
        </w:rPr>
        <w:t>$$</w:t>
      </w:r>
      <w:r w:rsidR="005F2013">
        <w:rPr>
          <w:rFonts w:cstheme="minorHAnsi"/>
          <w:sz w:val="20"/>
          <w:szCs w:val="20"/>
        </w:rPr>
        <w:t xml:space="preserve">, </w:t>
      </w:r>
      <w:r w:rsidRPr="000F31A7">
        <w:rPr>
          <w:rFonts w:cstheme="minorHAnsi"/>
          <w:sz w:val="20"/>
          <w:szCs w:val="20"/>
        </w:rPr>
        <w:t xml:space="preserve">lot 148. Many thanks to Denise Allen from the Metropolitan Museum of Art </w:t>
      </w:r>
      <w:r w:rsidR="00D66B96">
        <w:rPr>
          <w:rFonts w:cstheme="minorHAnsi"/>
          <w:sz w:val="20"/>
          <w:szCs w:val="20"/>
        </w:rPr>
        <w:t xml:space="preserve">(pers. comm., </w:t>
      </w:r>
      <w:r w:rsidR="009C4732">
        <w:rPr>
          <w:rFonts w:cstheme="minorHAnsi"/>
          <w:sz w:val="20"/>
          <w:szCs w:val="20"/>
        </w:rPr>
        <w:t>September 2019</w:t>
      </w:r>
      <w:r w:rsidR="00D66B96">
        <w:rPr>
          <w:rFonts w:cstheme="minorHAnsi"/>
          <w:sz w:val="20"/>
          <w:szCs w:val="20"/>
        </w:rPr>
        <w:t xml:space="preserve"> ) </w:t>
      </w:r>
      <w:r w:rsidRPr="000F31A7">
        <w:rPr>
          <w:rFonts w:cstheme="minorHAnsi"/>
          <w:sz w:val="20"/>
          <w:szCs w:val="20"/>
        </w:rPr>
        <w:t xml:space="preserve">for this information </w:t>
      </w:r>
      <w:r w:rsidR="00C83464" w:rsidRPr="000F31A7">
        <w:rPr>
          <w:rFonts w:cstheme="minorHAnsi"/>
          <w:sz w:val="20"/>
          <w:szCs w:val="20"/>
        </w:rPr>
        <w:t xml:space="preserve">and </w:t>
      </w:r>
      <w:r w:rsidR="00BB3403" w:rsidRPr="000F31A7">
        <w:rPr>
          <w:rFonts w:cstheme="minorHAnsi"/>
          <w:sz w:val="20"/>
          <w:szCs w:val="20"/>
        </w:rPr>
        <w:t>for history on the situla</w:t>
      </w:r>
      <w:r w:rsidRPr="000F31A7">
        <w:rPr>
          <w:rFonts w:cstheme="minorHAnsi"/>
          <w:sz w:val="20"/>
          <w:szCs w:val="20"/>
        </w:rPr>
        <w:t>.</w:t>
      </w:r>
    </w:p>
    <w:p w14:paraId="772F1C99" w14:textId="77777777" w:rsidR="007A139C" w:rsidRPr="000F31A7" w:rsidRDefault="007A139C" w:rsidP="000F31A7">
      <w:pPr>
        <w:spacing w:after="0" w:line="240" w:lineRule="auto"/>
        <w:rPr>
          <w:rFonts w:cstheme="minorHAnsi"/>
          <w:sz w:val="20"/>
          <w:szCs w:val="20"/>
        </w:rPr>
      </w:pPr>
    </w:p>
  </w:endnote>
  <w:endnote w:id="110">
    <w:p w14:paraId="6B004625" w14:textId="071E3B4E"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For a full consideration of “archives,” see the </w:t>
      </w:r>
      <w:r w:rsidR="003C59DD">
        <w:rPr>
          <w:rFonts w:cstheme="minorHAnsi"/>
        </w:rPr>
        <w:t xml:space="preserve">online </w:t>
      </w:r>
      <w:r w:rsidRPr="000F31A7">
        <w:rPr>
          <w:rFonts w:cstheme="minorHAnsi"/>
        </w:rPr>
        <w:t>Dictionary of Archives Terms</w:t>
      </w:r>
      <w:r w:rsidR="003C59DD">
        <w:rPr>
          <w:rFonts w:cstheme="minorHAnsi"/>
        </w:rPr>
        <w:t>,</w:t>
      </w:r>
      <w:r w:rsidRPr="000F31A7">
        <w:rPr>
          <w:rFonts w:cstheme="minorHAnsi"/>
        </w:rPr>
        <w:t xml:space="preserve"> from the Society of American Archivists</w:t>
      </w:r>
      <w:r w:rsidR="00566A8F">
        <w:rPr>
          <w:rFonts w:cstheme="minorHAnsi"/>
        </w:rPr>
        <w:t>;</w:t>
      </w:r>
      <w:r w:rsidRPr="000F31A7">
        <w:rPr>
          <w:rFonts w:cstheme="minorHAnsi"/>
        </w:rPr>
        <w:t xml:space="preserve"> </w:t>
      </w:r>
      <w:hyperlink r:id="rId63" w:history="1">
        <w:r w:rsidR="00955969" w:rsidRPr="000F31A7">
          <w:rPr>
            <w:rStyle w:val="Hyperlink"/>
            <w:rFonts w:cstheme="minorHAnsi"/>
          </w:rPr>
          <w:t>https://dictionary.archivists.org/entry/archives.html</w:t>
        </w:r>
      </w:hyperlink>
      <w:r w:rsidR="007A139C">
        <w:t>.</w:t>
      </w:r>
    </w:p>
    <w:p w14:paraId="10F7FFB5" w14:textId="096E6408" w:rsidR="000830C6" w:rsidRPr="000F31A7" w:rsidRDefault="00955969" w:rsidP="000F31A7">
      <w:pPr>
        <w:pStyle w:val="EndnoteText"/>
        <w:spacing w:line="240" w:lineRule="auto"/>
        <w:rPr>
          <w:rFonts w:cstheme="minorHAnsi"/>
        </w:rPr>
      </w:pPr>
      <w:r w:rsidRPr="000F31A7">
        <w:rPr>
          <w:rFonts w:cstheme="minorHAnsi"/>
        </w:rPr>
        <w:t xml:space="preserve"> </w:t>
      </w:r>
    </w:p>
  </w:endnote>
  <w:endnote w:id="111">
    <w:p w14:paraId="6D6C66AC" w14:textId="11C2C79C" w:rsidR="00B01A47" w:rsidRDefault="00B01A47" w:rsidP="00B01A4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280E9C">
        <w:rPr>
          <w:rFonts w:cstheme="minorHAnsi"/>
        </w:rPr>
        <w:t xml:space="preserve">The </w:t>
      </w:r>
      <w:r w:rsidR="00280E9C" w:rsidRPr="00280E9C">
        <w:rPr>
          <w:rFonts w:cstheme="minorHAnsi"/>
        </w:rPr>
        <w:t>Society of American Archivists</w:t>
      </w:r>
      <w:r w:rsidR="00280E9C">
        <w:rPr>
          <w:rFonts w:cstheme="minorHAnsi"/>
        </w:rPr>
        <w:t>’</w:t>
      </w:r>
      <w:r w:rsidR="00280E9C" w:rsidRPr="00280E9C">
        <w:rPr>
          <w:rFonts w:cstheme="minorHAnsi"/>
        </w:rPr>
        <w:t xml:space="preserve"> Dictionary of Archives Terminology, under “Provenance</w:t>
      </w:r>
      <w:r w:rsidR="00280E9C">
        <w:rPr>
          <w:rFonts w:cstheme="minorHAnsi"/>
        </w:rPr>
        <w:t>,</w:t>
      </w:r>
      <w:r w:rsidR="00280E9C" w:rsidRPr="00280E9C">
        <w:rPr>
          <w:rFonts w:cstheme="minorHAnsi"/>
        </w:rPr>
        <w:t>”</w:t>
      </w:r>
      <w:r w:rsidR="00280E9C">
        <w:rPr>
          <w:rFonts w:cstheme="minorHAnsi"/>
        </w:rPr>
        <w:t xml:space="preserve"> says:</w:t>
      </w:r>
      <w:r w:rsidR="00280E9C" w:rsidRPr="00280E9C">
        <w:rPr>
          <w:rFonts w:cstheme="minorHAnsi"/>
        </w:rPr>
        <w:t xml:space="preserve"> </w:t>
      </w:r>
      <w:r w:rsidRPr="000F31A7">
        <w:rPr>
          <w:rFonts w:eastAsia="Calibri" w:cstheme="minorHAnsi"/>
        </w:rPr>
        <w:t xml:space="preserve">“The principle of provenance or the </w:t>
      </w:r>
      <w:r w:rsidRPr="000F31A7">
        <w:rPr>
          <w:rFonts w:eastAsia="Calibri" w:cstheme="minorHAnsi"/>
          <w:i/>
          <w:iCs/>
        </w:rPr>
        <w:t xml:space="preserve">respect des fonds </w:t>
      </w:r>
      <w:r w:rsidRPr="000F31A7">
        <w:rPr>
          <w:rFonts w:eastAsia="Calibri" w:cstheme="minorHAnsi"/>
        </w:rPr>
        <w:t>dictates that records of different origins (provenance) be kept separate to preserve their context</w:t>
      </w:r>
      <w:r w:rsidRPr="000F31A7">
        <w:rPr>
          <w:rFonts w:cstheme="minorHAnsi"/>
        </w:rPr>
        <w:t xml:space="preserve">.” </w:t>
      </w:r>
      <w:hyperlink r:id="rId64">
        <w:r w:rsidRPr="000F31A7">
          <w:rPr>
            <w:rStyle w:val="Hyperlink"/>
            <w:rFonts w:cstheme="minorHAnsi"/>
          </w:rPr>
          <w:t>https://dictionary.archivists.org/entry/provenance.html</w:t>
        </w:r>
      </w:hyperlink>
      <w:r w:rsidRPr="000F31A7">
        <w:rPr>
          <w:rFonts w:cstheme="minorHAnsi"/>
        </w:rPr>
        <w:t xml:space="preserve">. For a critical look at the role of provenance in archives, see </w:t>
      </w:r>
      <w:r w:rsidR="00392800">
        <w:rPr>
          <w:rFonts w:cstheme="minorHAnsi"/>
        </w:rPr>
        <w:t>$$</w:t>
      </w:r>
      <w:r w:rsidRPr="000F31A7">
        <w:rPr>
          <w:rFonts w:cstheme="minorHAnsi"/>
        </w:rPr>
        <w:t>Drake 2016</w:t>
      </w:r>
      <w:r w:rsidR="00392800">
        <w:rPr>
          <w:rFonts w:cstheme="minorHAnsi"/>
        </w:rPr>
        <w:t>$$</w:t>
      </w:r>
      <w:r w:rsidRPr="000F31A7">
        <w:rPr>
          <w:rFonts w:cstheme="minorHAnsi"/>
        </w:rPr>
        <w:t xml:space="preserve">. </w:t>
      </w:r>
    </w:p>
    <w:p w14:paraId="72ABD090" w14:textId="77777777" w:rsidR="00B01A47" w:rsidRPr="000F31A7" w:rsidRDefault="00B01A47" w:rsidP="00B01A47">
      <w:pPr>
        <w:pStyle w:val="EndnoteText"/>
        <w:spacing w:line="240" w:lineRule="auto"/>
        <w:rPr>
          <w:rFonts w:cstheme="minorHAnsi"/>
        </w:rPr>
      </w:pPr>
    </w:p>
  </w:endnote>
  <w:endnote w:id="112">
    <w:p w14:paraId="446D1CB9" w14:textId="77777777" w:rsidR="00B01A47" w:rsidRDefault="00B01A47" w:rsidP="00B01A47">
      <w:pPr>
        <w:pStyle w:val="EndnoteText"/>
        <w:spacing w:line="240" w:lineRule="auto"/>
      </w:pPr>
      <w:r w:rsidRPr="000F31A7">
        <w:rPr>
          <w:rStyle w:val="EndnoteReference"/>
          <w:rFonts w:cstheme="minorHAnsi"/>
        </w:rPr>
        <w:endnoteRef/>
      </w:r>
      <w:r w:rsidRPr="000F31A7">
        <w:rPr>
          <w:rFonts w:cstheme="minorHAnsi"/>
        </w:rPr>
        <w:t xml:space="preserve"> </w:t>
      </w:r>
      <w:hyperlink r:id="rId65" w:history="1">
        <w:r w:rsidRPr="000F31A7">
          <w:rPr>
            <w:rStyle w:val="Hyperlink"/>
            <w:rFonts w:cstheme="minorHAnsi"/>
          </w:rPr>
          <w:t>https://www.oclc.org/research/areas/research-collections/archivegrid.html</w:t>
        </w:r>
      </w:hyperlink>
      <w:r w:rsidRPr="000F31A7">
        <w:rPr>
          <w:rFonts w:cstheme="minorHAnsi"/>
        </w:rPr>
        <w:t xml:space="preserve">; </w:t>
      </w:r>
      <w:hyperlink r:id="rId66" w:history="1">
        <w:r w:rsidRPr="000F31A7">
          <w:rPr>
            <w:rStyle w:val="Hyperlink"/>
            <w:rFonts w:cstheme="minorHAnsi"/>
          </w:rPr>
          <w:t>https://oac.cdlib.org/</w:t>
        </w:r>
      </w:hyperlink>
      <w:r>
        <w:t>.</w:t>
      </w:r>
    </w:p>
    <w:p w14:paraId="28F3BB27" w14:textId="77777777" w:rsidR="00B01A47" w:rsidRPr="000F31A7" w:rsidRDefault="00B01A47" w:rsidP="00B01A47">
      <w:pPr>
        <w:pStyle w:val="EndnoteText"/>
        <w:spacing w:line="240" w:lineRule="auto"/>
        <w:rPr>
          <w:rFonts w:cstheme="minorHAnsi"/>
        </w:rPr>
      </w:pPr>
      <w:r w:rsidRPr="000F31A7">
        <w:rPr>
          <w:rFonts w:cstheme="minorHAnsi"/>
        </w:rPr>
        <w:t xml:space="preserve"> </w:t>
      </w:r>
    </w:p>
  </w:endnote>
  <w:endnote w:id="113">
    <w:p w14:paraId="295F87C2" w14:textId="77777777" w:rsidR="00B01A47" w:rsidRDefault="00B01A47" w:rsidP="00B01A47">
      <w:pPr>
        <w:pStyle w:val="EndnoteText"/>
        <w:spacing w:line="240" w:lineRule="auto"/>
      </w:pPr>
      <w:r w:rsidRPr="000F31A7">
        <w:rPr>
          <w:rStyle w:val="EndnoteReference"/>
          <w:rFonts w:cstheme="minorHAnsi"/>
        </w:rPr>
        <w:endnoteRef/>
      </w:r>
      <w:r w:rsidRPr="000F31A7">
        <w:rPr>
          <w:rFonts w:cstheme="minorHAnsi"/>
        </w:rPr>
        <w:t xml:space="preserve"> </w:t>
      </w:r>
      <w:hyperlink r:id="rId67" w:history="1">
        <w:r w:rsidRPr="000F31A7">
          <w:rPr>
            <w:rStyle w:val="Hyperlink"/>
            <w:rFonts w:cstheme="minorHAnsi"/>
          </w:rPr>
          <w:t>https://research.frick.org/directory</w:t>
        </w:r>
      </w:hyperlink>
      <w:r>
        <w:t>.</w:t>
      </w:r>
    </w:p>
    <w:p w14:paraId="50E7E6FB" w14:textId="77777777" w:rsidR="00B01A47" w:rsidRPr="000F31A7" w:rsidRDefault="00B01A47" w:rsidP="00B01A47">
      <w:pPr>
        <w:pStyle w:val="EndnoteText"/>
        <w:spacing w:line="240" w:lineRule="auto"/>
        <w:rPr>
          <w:rFonts w:cstheme="minorHAnsi"/>
        </w:rPr>
      </w:pPr>
      <w:r w:rsidRPr="000F31A7">
        <w:rPr>
          <w:rFonts w:cstheme="minorHAnsi"/>
        </w:rPr>
        <w:t xml:space="preserve"> </w:t>
      </w:r>
    </w:p>
  </w:endnote>
  <w:endnote w:id="114">
    <w:p w14:paraId="2596591E" w14:textId="0CAF8ED6" w:rsidR="000830C6" w:rsidRDefault="000830C6" w:rsidP="000F31A7">
      <w:pPr>
        <w:pStyle w:val="EndnoteText"/>
        <w:spacing w:line="240" w:lineRule="auto"/>
        <w:rPr>
          <w:rFonts w:cstheme="minorHAnsi"/>
        </w:rPr>
      </w:pPr>
      <w:r w:rsidRPr="000F31A7">
        <w:rPr>
          <w:rStyle w:val="EndnoteReference"/>
          <w:rFonts w:cstheme="minorHAnsi"/>
        </w:rPr>
        <w:endnoteRef/>
      </w:r>
      <w:r w:rsidR="140E894C" w:rsidRPr="000F31A7">
        <w:rPr>
          <w:rFonts w:cstheme="minorHAnsi"/>
        </w:rPr>
        <w:t xml:space="preserve"> </w:t>
      </w:r>
      <w:r w:rsidR="00392800">
        <w:rPr>
          <w:rFonts w:cstheme="minorHAnsi"/>
        </w:rPr>
        <w:t>$$</w:t>
      </w:r>
      <w:r w:rsidR="140E894C" w:rsidRPr="000F31A7">
        <w:rPr>
          <w:rFonts w:cstheme="minorHAnsi"/>
        </w:rPr>
        <w:t>Berry</w:t>
      </w:r>
      <w:r w:rsidR="00221D73" w:rsidRPr="000F31A7">
        <w:rPr>
          <w:rFonts w:cstheme="minorHAnsi"/>
        </w:rPr>
        <w:t xml:space="preserve"> 2020</w:t>
      </w:r>
      <w:r w:rsidR="00392800">
        <w:rPr>
          <w:rFonts w:cstheme="minorHAnsi"/>
        </w:rPr>
        <w:t>$$</w:t>
      </w:r>
      <w:r w:rsidR="00720056" w:rsidRPr="000F31A7">
        <w:rPr>
          <w:rFonts w:cstheme="minorHAnsi"/>
        </w:rPr>
        <w:t>;</w:t>
      </w:r>
      <w:r w:rsidR="140E894C" w:rsidRPr="000F31A7">
        <w:rPr>
          <w:rFonts w:cstheme="minorHAnsi"/>
        </w:rPr>
        <w:t xml:space="preserve"> </w:t>
      </w:r>
      <w:r w:rsidR="00720056" w:rsidRPr="000F31A7">
        <w:rPr>
          <w:rFonts w:cstheme="minorHAnsi"/>
        </w:rPr>
        <w:t>s</w:t>
      </w:r>
      <w:r w:rsidR="140E894C" w:rsidRPr="000F31A7">
        <w:rPr>
          <w:rFonts w:cstheme="minorHAnsi"/>
        </w:rPr>
        <w:t xml:space="preserve">ee also </w:t>
      </w:r>
      <w:r w:rsidR="00392800">
        <w:rPr>
          <w:rFonts w:cstheme="minorHAnsi"/>
        </w:rPr>
        <w:t>$$</w:t>
      </w:r>
      <w:r w:rsidR="140E894C" w:rsidRPr="000F31A7">
        <w:rPr>
          <w:rFonts w:cstheme="minorHAnsi"/>
        </w:rPr>
        <w:t>Brilmyer</w:t>
      </w:r>
      <w:r w:rsidR="00720056" w:rsidRPr="000F31A7">
        <w:rPr>
          <w:rFonts w:cstheme="minorHAnsi"/>
        </w:rPr>
        <w:t xml:space="preserve"> 2022</w:t>
      </w:r>
      <w:r w:rsidR="00392800">
        <w:rPr>
          <w:rFonts w:cstheme="minorHAnsi"/>
        </w:rPr>
        <w:t>$$</w:t>
      </w:r>
      <w:r w:rsidR="00720056" w:rsidRPr="000F31A7">
        <w:rPr>
          <w:rFonts w:cstheme="minorHAnsi"/>
        </w:rPr>
        <w:t>.</w:t>
      </w:r>
    </w:p>
    <w:p w14:paraId="1E69AEBB" w14:textId="77777777" w:rsidR="007A139C" w:rsidRPr="000F31A7" w:rsidRDefault="007A139C" w:rsidP="000F31A7">
      <w:pPr>
        <w:pStyle w:val="EndnoteText"/>
        <w:spacing w:line="240" w:lineRule="auto"/>
        <w:rPr>
          <w:rFonts w:cstheme="minorHAnsi"/>
          <w:i/>
          <w:iCs/>
          <w:color w:val="000000"/>
        </w:rPr>
      </w:pPr>
    </w:p>
  </w:endnote>
  <w:endnote w:id="115">
    <w:p w14:paraId="193B8B48" w14:textId="77777777"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hyperlink r:id="rId68" w:history="1">
        <w:r w:rsidR="00423492" w:rsidRPr="000F31A7">
          <w:rPr>
            <w:rStyle w:val="Hyperlink"/>
            <w:rFonts w:cstheme="minorHAnsi"/>
          </w:rPr>
          <w:t>https://www.metmuseum.org/art/libraries-and-research-centers/watson-digital-collections/cloisters-archives-collections/the-brummer-gallery-records</w:t>
        </w:r>
      </w:hyperlink>
      <w:r w:rsidR="007A139C">
        <w:t>.</w:t>
      </w:r>
    </w:p>
    <w:p w14:paraId="6DD38FA0" w14:textId="76D6605B" w:rsidR="000830C6" w:rsidRPr="000F31A7" w:rsidRDefault="00423492" w:rsidP="000F31A7">
      <w:pPr>
        <w:pStyle w:val="EndnoteText"/>
        <w:spacing w:line="240" w:lineRule="auto"/>
        <w:rPr>
          <w:rFonts w:cstheme="minorHAnsi"/>
          <w:color w:val="C00000"/>
        </w:rPr>
      </w:pPr>
      <w:r w:rsidRPr="000F31A7">
        <w:rPr>
          <w:rFonts w:cstheme="minorHAnsi"/>
        </w:rPr>
        <w:t xml:space="preserve"> </w:t>
      </w:r>
    </w:p>
  </w:endnote>
  <w:endnote w:id="116">
    <w:p w14:paraId="0801A99C" w14:textId="77777777"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hyperlink r:id="rId69" w:history="1">
        <w:r w:rsidR="00423492" w:rsidRPr="000F31A7">
          <w:rPr>
            <w:rStyle w:val="Hyperlink"/>
            <w:rFonts w:cstheme="minorHAnsi"/>
          </w:rPr>
          <w:t>https://www.aaa.si.edu/collections/jacques-seligmann--co-records-9936</w:t>
        </w:r>
      </w:hyperlink>
      <w:r w:rsidR="007A139C">
        <w:t>.</w:t>
      </w:r>
    </w:p>
    <w:p w14:paraId="6839EED3" w14:textId="6AE255C7" w:rsidR="000830C6" w:rsidRPr="000F31A7" w:rsidRDefault="00423492" w:rsidP="000F31A7">
      <w:pPr>
        <w:pStyle w:val="EndnoteText"/>
        <w:spacing w:line="240" w:lineRule="auto"/>
        <w:rPr>
          <w:rFonts w:cstheme="minorHAnsi"/>
        </w:rPr>
      </w:pPr>
      <w:r w:rsidRPr="000F31A7">
        <w:rPr>
          <w:rFonts w:cstheme="minorHAnsi"/>
        </w:rPr>
        <w:t xml:space="preserve"> </w:t>
      </w:r>
    </w:p>
  </w:endnote>
  <w:endnote w:id="117">
    <w:p w14:paraId="730B0434" w14:textId="77777777"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hyperlink r:id="rId70" w:history="1">
        <w:r w:rsidR="00274FD8" w:rsidRPr="000F31A7">
          <w:rPr>
            <w:rStyle w:val="Hyperlink"/>
            <w:rFonts w:cstheme="minorHAnsi"/>
          </w:rPr>
          <w:t>https://www.getty.edu/research/special_collections/notable/knoedler.html</w:t>
        </w:r>
      </w:hyperlink>
      <w:r w:rsidR="007A139C">
        <w:t>.</w:t>
      </w:r>
    </w:p>
    <w:p w14:paraId="3AD051E6" w14:textId="6B2484E4" w:rsidR="000830C6" w:rsidRPr="000F31A7" w:rsidRDefault="00274FD8" w:rsidP="000F31A7">
      <w:pPr>
        <w:pStyle w:val="EndnoteText"/>
        <w:spacing w:line="240" w:lineRule="auto"/>
        <w:rPr>
          <w:rFonts w:cstheme="minorHAnsi"/>
        </w:rPr>
      </w:pPr>
      <w:r w:rsidRPr="000F31A7">
        <w:rPr>
          <w:rFonts w:cstheme="minorHAnsi"/>
        </w:rPr>
        <w:t xml:space="preserve"> </w:t>
      </w:r>
    </w:p>
  </w:endnote>
  <w:endnote w:id="118">
    <w:p w14:paraId="578A6839" w14:textId="51A7D313" w:rsidR="007A139C" w:rsidRPr="009C28F5" w:rsidRDefault="00586E72" w:rsidP="000F31A7">
      <w:pPr>
        <w:pStyle w:val="EndnoteText"/>
        <w:spacing w:line="240" w:lineRule="auto"/>
        <w:rPr>
          <w:lang w:val="de-DE"/>
        </w:rPr>
      </w:pPr>
      <w:r w:rsidRPr="000F31A7">
        <w:rPr>
          <w:rStyle w:val="EndnoteReference"/>
          <w:rFonts w:cstheme="minorHAnsi"/>
        </w:rPr>
        <w:endnoteRef/>
      </w:r>
      <w:r w:rsidRPr="000F31A7">
        <w:rPr>
          <w:rFonts w:cstheme="minorHAnsi"/>
          <w:lang w:val="de-DE"/>
        </w:rPr>
        <w:t xml:space="preserve"> </w:t>
      </w:r>
      <w:r w:rsidR="000D0B52" w:rsidRPr="000F31A7">
        <w:rPr>
          <w:rFonts w:cstheme="minorHAnsi"/>
          <w:lang w:val="de-DE"/>
        </w:rPr>
        <w:t>73.AA.125</w:t>
      </w:r>
      <w:r w:rsidR="00566A8F">
        <w:rPr>
          <w:rFonts w:cstheme="minorHAnsi"/>
          <w:lang w:val="de-DE"/>
        </w:rPr>
        <w:t>;</w:t>
      </w:r>
      <w:r w:rsidR="000D0B52" w:rsidRPr="000F31A7">
        <w:rPr>
          <w:rFonts w:cstheme="minorHAnsi"/>
          <w:lang w:val="de-DE"/>
        </w:rPr>
        <w:t xml:space="preserve"> </w:t>
      </w:r>
      <w:hyperlink r:id="rId71" w:history="1">
        <w:r w:rsidR="000D0B52" w:rsidRPr="000F31A7">
          <w:rPr>
            <w:rStyle w:val="Hyperlink"/>
            <w:rFonts w:cstheme="minorHAnsi"/>
            <w:lang w:val="de-DE"/>
          </w:rPr>
          <w:t>https://www.getty.edu/art/collection/object/105XKE</w:t>
        </w:r>
      </w:hyperlink>
      <w:r w:rsidR="007A139C" w:rsidRPr="009C28F5">
        <w:rPr>
          <w:lang w:val="de-DE"/>
        </w:rPr>
        <w:t>.</w:t>
      </w:r>
    </w:p>
    <w:p w14:paraId="7131414F" w14:textId="0ACC37EE" w:rsidR="00586E72" w:rsidRPr="000F31A7" w:rsidRDefault="000D5A34" w:rsidP="000F31A7">
      <w:pPr>
        <w:pStyle w:val="EndnoteText"/>
        <w:spacing w:line="240" w:lineRule="auto"/>
        <w:rPr>
          <w:rFonts w:cstheme="minorHAnsi"/>
          <w:lang w:val="de-DE"/>
        </w:rPr>
      </w:pPr>
      <w:r w:rsidRPr="000F31A7">
        <w:rPr>
          <w:rFonts w:cstheme="minorHAnsi"/>
          <w:lang w:val="de-DE"/>
        </w:rPr>
        <w:t xml:space="preserve"> </w:t>
      </w:r>
    </w:p>
  </w:endnote>
  <w:endnote w:id="119">
    <w:p w14:paraId="3434C438" w14:textId="28AC7B63" w:rsidR="003C6580" w:rsidRDefault="003C6580" w:rsidP="003C6580">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Our thanks to the staff of the Textile Museum for their assistance with this research. </w:t>
      </w:r>
      <w:r w:rsidR="003067D9">
        <w:rPr>
          <w:rFonts w:cstheme="minorHAnsi"/>
        </w:rPr>
        <w:t>For t</w:t>
      </w:r>
      <w:r w:rsidRPr="000F31A7">
        <w:rPr>
          <w:rFonts w:cstheme="minorHAnsi"/>
        </w:rPr>
        <w:t xml:space="preserve">he Brummer Gallery Records, Metropolitan Museum of Art, </w:t>
      </w:r>
      <w:r w:rsidR="003067D9">
        <w:rPr>
          <w:rFonts w:cstheme="minorHAnsi"/>
        </w:rPr>
        <w:t>c</w:t>
      </w:r>
      <w:r w:rsidRPr="000F31A7">
        <w:rPr>
          <w:rFonts w:cstheme="minorHAnsi"/>
        </w:rPr>
        <w:t>atalog</w:t>
      </w:r>
      <w:r w:rsidR="003067D9">
        <w:rPr>
          <w:rFonts w:cstheme="minorHAnsi"/>
        </w:rPr>
        <w:t>ue</w:t>
      </w:r>
      <w:r w:rsidRPr="000F31A7">
        <w:rPr>
          <w:rFonts w:cstheme="minorHAnsi"/>
        </w:rPr>
        <w:t xml:space="preserve"> card P2328</w:t>
      </w:r>
      <w:r w:rsidR="003067D9">
        <w:rPr>
          <w:rFonts w:cstheme="minorHAnsi"/>
        </w:rPr>
        <w:t>, see</w:t>
      </w:r>
      <w:r w:rsidR="00B953AF">
        <w:rPr>
          <w:rFonts w:cstheme="minorHAnsi"/>
        </w:rPr>
        <w:t xml:space="preserve"> </w:t>
      </w:r>
      <w:hyperlink r:id="rId72" w:history="1">
        <w:r w:rsidRPr="000F31A7">
          <w:rPr>
            <w:rStyle w:val="Hyperlink"/>
            <w:rFonts w:cstheme="minorHAnsi"/>
          </w:rPr>
          <w:t>https://libmma.contentdm.oclc.org/digital/collection/p16028coll9/id/26784</w:t>
        </w:r>
      </w:hyperlink>
      <w:r w:rsidRPr="000F31A7">
        <w:rPr>
          <w:rFonts w:cstheme="minorHAnsi"/>
        </w:rPr>
        <w:t>.</w:t>
      </w:r>
    </w:p>
    <w:p w14:paraId="2049F302" w14:textId="77777777" w:rsidR="007A139C" w:rsidRPr="000F31A7" w:rsidRDefault="007A139C" w:rsidP="003C6580">
      <w:pPr>
        <w:pStyle w:val="EndnoteText"/>
        <w:spacing w:line="240" w:lineRule="auto"/>
        <w:rPr>
          <w:rFonts w:cstheme="minorHAnsi"/>
        </w:rPr>
      </w:pPr>
    </w:p>
  </w:endnote>
  <w:endnote w:id="120">
    <w:p w14:paraId="3F6C1CD0" w14:textId="744536E0"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Bernard J. Reis papers, </w:t>
      </w:r>
      <w:r w:rsidR="00EF0AAF">
        <w:rPr>
          <w:rFonts w:cstheme="minorHAnsi"/>
        </w:rPr>
        <w:t>ca.</w:t>
      </w:r>
      <w:r w:rsidR="00EF0AAF" w:rsidRPr="000F31A7">
        <w:rPr>
          <w:rFonts w:cstheme="minorHAnsi"/>
        </w:rPr>
        <w:t xml:space="preserve"> </w:t>
      </w:r>
      <w:r w:rsidRPr="000F31A7">
        <w:rPr>
          <w:rFonts w:cstheme="minorHAnsi"/>
        </w:rPr>
        <w:t>1913</w:t>
      </w:r>
      <w:r w:rsidR="00EF0AAF">
        <w:rPr>
          <w:rFonts w:cstheme="minorHAnsi"/>
        </w:rPr>
        <w:t>–</w:t>
      </w:r>
      <w:r w:rsidRPr="000F31A7">
        <w:rPr>
          <w:rFonts w:cstheme="minorHAnsi"/>
        </w:rPr>
        <w:t>1983. Archives of American Art, Smithsonian Institution</w:t>
      </w:r>
      <w:r w:rsidR="00181496">
        <w:rPr>
          <w:rFonts w:cstheme="minorHAnsi"/>
        </w:rPr>
        <w:t>;</w:t>
      </w:r>
      <w:r w:rsidRPr="000F31A7">
        <w:rPr>
          <w:rFonts w:cstheme="minorHAnsi"/>
        </w:rPr>
        <w:t xml:space="preserve"> Bernard and Rebecca Reis papers, ca. 1924</w:t>
      </w:r>
      <w:r w:rsidR="00EF0AAF">
        <w:rPr>
          <w:rFonts w:cstheme="minorHAnsi"/>
        </w:rPr>
        <w:t>–</w:t>
      </w:r>
      <w:r w:rsidRPr="000F31A7">
        <w:rPr>
          <w:rFonts w:cstheme="minorHAnsi"/>
        </w:rPr>
        <w:t>1985, Getty Research Institute, Research Library, Accession no. 900184.</w:t>
      </w:r>
    </w:p>
    <w:p w14:paraId="203DF9C9" w14:textId="77777777" w:rsidR="007A139C" w:rsidRPr="000F31A7" w:rsidRDefault="007A139C" w:rsidP="000F31A7">
      <w:pPr>
        <w:pStyle w:val="EndnoteText"/>
        <w:spacing w:line="240" w:lineRule="auto"/>
        <w:rPr>
          <w:rFonts w:cstheme="minorHAnsi"/>
        </w:rPr>
      </w:pPr>
    </w:p>
  </w:endnote>
  <w:endnote w:id="121">
    <w:p w14:paraId="453B995B" w14:textId="1E57186D" w:rsidR="00DF066B" w:rsidRDefault="00DF066B" w:rsidP="00DF066B">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Pr>
          <w:rFonts w:cstheme="minorHAnsi"/>
        </w:rPr>
        <w:t xml:space="preserve">2002.85; </w:t>
      </w:r>
      <w:hyperlink r:id="rId73" w:history="1">
        <w:r w:rsidRPr="00566A8F">
          <w:rPr>
            <w:rStyle w:val="Hyperlink"/>
            <w:rFonts w:cstheme="minorHAnsi"/>
          </w:rPr>
          <w:t>https://www.getty.edu/art/collection/objects/212678</w:t>
        </w:r>
      </w:hyperlink>
      <w:r>
        <w:rPr>
          <w:rFonts w:cstheme="minorHAnsi"/>
        </w:rPr>
        <w:t xml:space="preserve">. </w:t>
      </w:r>
      <w:r w:rsidRPr="000F31A7">
        <w:rPr>
          <w:rFonts w:cstheme="minorHAnsi"/>
        </w:rPr>
        <w:t xml:space="preserve">The donation also included two Boeotian statuettes (2002.81 and 2002.82), a modern imitation of a Cycladic violin-shaped figure (2002.80), several bronze objects including human figures (2002.83, 2002.84, 2002.86), a Scythian appliqué (2002.79), and a </w:t>
      </w:r>
      <w:r>
        <w:rPr>
          <w:rFonts w:cstheme="minorHAnsi"/>
        </w:rPr>
        <w:t>m</w:t>
      </w:r>
      <w:r w:rsidRPr="000F31A7">
        <w:rPr>
          <w:rFonts w:cstheme="minorHAnsi"/>
        </w:rPr>
        <w:t xml:space="preserve">edieval sphinx (2002.87); for all Reis donations: </w:t>
      </w:r>
      <w:hyperlink r:id="rId74" w:history="1">
        <w:r w:rsidRPr="009700C2">
          <w:rPr>
            <w:rStyle w:val="Hyperlink"/>
            <w:rFonts w:cstheme="minorHAnsi"/>
          </w:rPr>
          <w:t>https://www.getty.edu/art/collection/person/1058XZ</w:t>
        </w:r>
      </w:hyperlink>
      <w:r w:rsidRPr="000F31A7">
        <w:rPr>
          <w:rFonts w:cstheme="minorHAnsi"/>
        </w:rPr>
        <w:t>.</w:t>
      </w:r>
      <w:r>
        <w:rPr>
          <w:rFonts w:cstheme="minorHAnsi"/>
        </w:rPr>
        <w:t xml:space="preserve"> </w:t>
      </w:r>
    </w:p>
    <w:p w14:paraId="1A7713EC" w14:textId="77777777" w:rsidR="00DF066B" w:rsidRPr="000F31A7" w:rsidRDefault="00DF066B" w:rsidP="00DF066B">
      <w:pPr>
        <w:pStyle w:val="EndnoteText"/>
        <w:spacing w:line="240" w:lineRule="auto"/>
        <w:rPr>
          <w:rFonts w:cstheme="minorHAnsi"/>
        </w:rPr>
      </w:pPr>
    </w:p>
  </w:endnote>
  <w:endnote w:id="122">
    <w:p w14:paraId="7D482F72" w14:textId="4B4847DF" w:rsidR="007A139C" w:rsidRDefault="00976AA2" w:rsidP="000F31A7">
      <w:pPr>
        <w:pStyle w:val="EndnoteText"/>
        <w:spacing w:line="240" w:lineRule="auto"/>
      </w:pPr>
      <w:r w:rsidRPr="000F31A7">
        <w:rPr>
          <w:rStyle w:val="EndnoteReference"/>
          <w:rFonts w:cstheme="minorHAnsi"/>
        </w:rPr>
        <w:endnoteRef/>
      </w:r>
      <w:r w:rsidRPr="000F31A7">
        <w:rPr>
          <w:rFonts w:cstheme="minorHAnsi"/>
        </w:rPr>
        <w:t xml:space="preserve"> </w:t>
      </w:r>
      <w:r w:rsidR="002737E8" w:rsidRPr="000F31A7">
        <w:rPr>
          <w:rFonts w:cstheme="minorHAnsi"/>
        </w:rPr>
        <w:t>2002.80</w:t>
      </w:r>
      <w:r w:rsidR="00280C6D">
        <w:rPr>
          <w:rFonts w:cstheme="minorHAnsi"/>
        </w:rPr>
        <w:t>;</w:t>
      </w:r>
      <w:r w:rsidR="002737E8" w:rsidRPr="000F31A7">
        <w:rPr>
          <w:rFonts w:cstheme="minorHAnsi"/>
        </w:rPr>
        <w:t xml:space="preserve"> </w:t>
      </w:r>
      <w:hyperlink r:id="rId75" w:history="1">
        <w:r w:rsidR="002737E8" w:rsidRPr="000F31A7">
          <w:rPr>
            <w:rStyle w:val="Hyperlink"/>
            <w:rFonts w:cstheme="minorHAnsi"/>
          </w:rPr>
          <w:t>https://www.getty.edu/art/collection/object/10920W</w:t>
        </w:r>
      </w:hyperlink>
      <w:r w:rsidR="007A139C">
        <w:t>.</w:t>
      </w:r>
    </w:p>
    <w:p w14:paraId="262B0DFD" w14:textId="1605F301" w:rsidR="00976AA2" w:rsidRPr="000F31A7" w:rsidRDefault="00E012B8" w:rsidP="000F31A7">
      <w:pPr>
        <w:pStyle w:val="EndnoteText"/>
        <w:spacing w:line="240" w:lineRule="auto"/>
        <w:rPr>
          <w:rFonts w:cstheme="minorHAnsi"/>
        </w:rPr>
      </w:pPr>
      <w:r w:rsidRPr="000F31A7">
        <w:rPr>
          <w:rFonts w:cstheme="minorHAnsi"/>
        </w:rPr>
        <w:t xml:space="preserve"> </w:t>
      </w:r>
    </w:p>
  </w:endnote>
  <w:endnote w:id="123">
    <w:p w14:paraId="16981613" w14:textId="41C18718" w:rsidR="007A139C" w:rsidRDefault="0081013D" w:rsidP="000F31A7">
      <w:pPr>
        <w:pStyle w:val="EndnoteText"/>
        <w:spacing w:line="240" w:lineRule="auto"/>
      </w:pPr>
      <w:r w:rsidRPr="000F31A7">
        <w:rPr>
          <w:rStyle w:val="EndnoteReference"/>
          <w:rFonts w:cstheme="minorHAnsi"/>
        </w:rPr>
        <w:endnoteRef/>
      </w:r>
      <w:r w:rsidRPr="000F31A7">
        <w:rPr>
          <w:rFonts w:cstheme="minorHAnsi"/>
        </w:rPr>
        <w:t xml:space="preserve"> </w:t>
      </w:r>
      <w:r w:rsidR="002737E8" w:rsidRPr="000F31A7">
        <w:rPr>
          <w:rFonts w:cstheme="minorHAnsi"/>
        </w:rPr>
        <w:t>2002.86</w:t>
      </w:r>
      <w:r w:rsidR="00280C6D">
        <w:rPr>
          <w:rFonts w:cstheme="minorHAnsi"/>
        </w:rPr>
        <w:t>;</w:t>
      </w:r>
      <w:r w:rsidR="002737E8" w:rsidRPr="000F31A7">
        <w:rPr>
          <w:rFonts w:cstheme="minorHAnsi"/>
        </w:rPr>
        <w:t xml:space="preserve"> </w:t>
      </w:r>
      <w:hyperlink r:id="rId76" w:history="1">
        <w:r w:rsidR="002737E8" w:rsidRPr="000F31A7">
          <w:rPr>
            <w:rStyle w:val="Hyperlink"/>
            <w:rFonts w:cstheme="minorHAnsi"/>
          </w:rPr>
          <w:t>https://www.getty.edu/art/collection/object/10921A</w:t>
        </w:r>
      </w:hyperlink>
      <w:r w:rsidR="007A139C">
        <w:t>.</w:t>
      </w:r>
    </w:p>
    <w:p w14:paraId="16E13388" w14:textId="4A96CF36" w:rsidR="0081013D" w:rsidRPr="000F31A7" w:rsidRDefault="0010145E" w:rsidP="000F31A7">
      <w:pPr>
        <w:pStyle w:val="EndnoteText"/>
        <w:spacing w:line="240" w:lineRule="auto"/>
        <w:rPr>
          <w:rFonts w:cstheme="minorHAnsi"/>
        </w:rPr>
      </w:pPr>
      <w:r w:rsidRPr="000F31A7">
        <w:rPr>
          <w:rFonts w:cstheme="minorHAnsi"/>
        </w:rPr>
        <w:t xml:space="preserve"> </w:t>
      </w:r>
    </w:p>
  </w:endnote>
  <w:endnote w:id="124">
    <w:p w14:paraId="6856221A" w14:textId="67C07BB4" w:rsidR="000830C6" w:rsidRDefault="000830C6" w:rsidP="000F31A7">
      <w:pPr>
        <w:pStyle w:val="EndnoteText"/>
        <w:spacing w:line="240" w:lineRule="auto"/>
        <w:rPr>
          <w:rFonts w:eastAsia="Calibri"/>
          <w:color w:val="000000" w:themeColor="text1"/>
        </w:rPr>
      </w:pPr>
      <w:r w:rsidRPr="33A8C310">
        <w:rPr>
          <w:rStyle w:val="EndnoteReference"/>
        </w:rPr>
        <w:endnoteRef/>
      </w:r>
      <w:r w:rsidRPr="33A8C310">
        <w:t xml:space="preserve"> </w:t>
      </w:r>
      <w:r w:rsidR="00392800">
        <w:t>$$</w:t>
      </w:r>
      <w:r w:rsidRPr="00392800">
        <w:rPr>
          <w:i/>
        </w:rPr>
        <w:t xml:space="preserve">Ancient Art </w:t>
      </w:r>
      <w:r w:rsidR="00C3667F" w:rsidRPr="00392800">
        <w:t>1955</w:t>
      </w:r>
      <w:r w:rsidR="00392800">
        <w:t>$$</w:t>
      </w:r>
      <w:r w:rsidR="0024648C" w:rsidRPr="00392800">
        <w:t xml:space="preserve">, </w:t>
      </w:r>
      <w:r w:rsidRPr="00392800">
        <w:t xml:space="preserve">no. 124. </w:t>
      </w:r>
      <w:r w:rsidRPr="00392800">
        <w:rPr>
          <w:rFonts w:eastAsia="Calibri"/>
        </w:rPr>
        <w:t xml:space="preserve">The only </w:t>
      </w:r>
      <w:r w:rsidRPr="33A8C310">
        <w:rPr>
          <w:rFonts w:eastAsia="Calibri"/>
          <w:color w:val="000000" w:themeColor="text1"/>
        </w:rPr>
        <w:t>other object with a verified earlier published provenance at the time of donation was a bronze sphinx appliqué (2002.87</w:t>
      </w:r>
      <w:r w:rsidR="003067D9">
        <w:rPr>
          <w:rFonts w:eastAsia="Calibri"/>
          <w:color w:val="000000" w:themeColor="text1"/>
        </w:rPr>
        <w:t>;</w:t>
      </w:r>
      <w:r w:rsidR="00517332" w:rsidRPr="33A8C310">
        <w:rPr>
          <w:rFonts w:eastAsia="Calibri"/>
          <w:color w:val="000000" w:themeColor="text1"/>
        </w:rPr>
        <w:t xml:space="preserve"> </w:t>
      </w:r>
      <w:hyperlink r:id="rId77" w:history="1">
        <w:r w:rsidR="00517332" w:rsidRPr="33A8C310">
          <w:rPr>
            <w:rStyle w:val="Hyperlink"/>
            <w:rFonts w:eastAsia="Calibri"/>
          </w:rPr>
          <w:t>https://www.getty.edu/art/collection/object/10921D</w:t>
        </w:r>
      </w:hyperlink>
      <w:r w:rsidR="003067D9">
        <w:t>)</w:t>
      </w:r>
      <w:r w:rsidR="6F85EBEB" w:rsidRPr="6F85EBEB">
        <w:rPr>
          <w:rFonts w:eastAsia="Calibri"/>
          <w:color w:val="000000" w:themeColor="text1"/>
        </w:rPr>
        <w:t>,</w:t>
      </w:r>
      <w:r w:rsidRPr="33A8C310">
        <w:rPr>
          <w:rFonts w:eastAsia="Calibri"/>
          <w:color w:val="000000" w:themeColor="text1"/>
        </w:rPr>
        <w:t xml:space="preserve"> which </w:t>
      </w:r>
      <w:r w:rsidR="218178A8" w:rsidRPr="218178A8">
        <w:rPr>
          <w:rFonts w:eastAsia="Calibri"/>
          <w:color w:val="000000" w:themeColor="text1"/>
        </w:rPr>
        <w:t>had</w:t>
      </w:r>
      <w:r w:rsidRPr="33A8C310">
        <w:rPr>
          <w:rFonts w:eastAsia="Calibri"/>
          <w:color w:val="000000" w:themeColor="text1"/>
        </w:rPr>
        <w:t xml:space="preserve"> been sold in the estate sale of Joseph Brummer in 1949. </w:t>
      </w:r>
    </w:p>
    <w:p w14:paraId="2DAF22BB" w14:textId="77777777" w:rsidR="007A139C" w:rsidRPr="000F31A7" w:rsidRDefault="007A139C" w:rsidP="000F31A7">
      <w:pPr>
        <w:pStyle w:val="EndnoteText"/>
        <w:spacing w:line="240" w:lineRule="auto"/>
        <w:rPr>
          <w:color w:val="333333"/>
        </w:rPr>
      </w:pPr>
    </w:p>
  </w:endnote>
  <w:endnote w:id="125">
    <w:p w14:paraId="470F87E3" w14:textId="1B60FE86" w:rsidR="000830C6" w:rsidRDefault="000830C6" w:rsidP="000F31A7">
      <w:pPr>
        <w:pStyle w:val="EndnoteText"/>
        <w:spacing w:line="240" w:lineRule="auto"/>
        <w:rPr>
          <w:rFonts w:eastAsia="Calibri" w:cstheme="minorHAnsi"/>
        </w:rPr>
      </w:pPr>
      <w:r w:rsidRPr="000F31A7">
        <w:rPr>
          <w:rStyle w:val="EndnoteReference"/>
          <w:rFonts w:cstheme="minorHAnsi"/>
        </w:rPr>
        <w:endnoteRef/>
      </w:r>
      <w:r w:rsidRPr="000F31A7">
        <w:rPr>
          <w:rFonts w:cstheme="minorHAnsi"/>
        </w:rPr>
        <w:t xml:space="preserve"> </w:t>
      </w:r>
      <w:r w:rsidRPr="000F31A7">
        <w:rPr>
          <w:rFonts w:eastAsia="Calibri" w:cstheme="minorHAnsi"/>
        </w:rPr>
        <w:t>Two are blank (affixed to 2002.81 and 2002.82) and three have undated written annotations: “#R1” (on 2002.79), “R4” (on 2002.84), and “B-9 Lorna” (previously on 2002.85, removed by conservation).</w:t>
      </w:r>
    </w:p>
    <w:p w14:paraId="11B39E60" w14:textId="77777777" w:rsidR="007A139C" w:rsidRPr="000F31A7" w:rsidRDefault="007A139C" w:rsidP="000F31A7">
      <w:pPr>
        <w:pStyle w:val="EndnoteText"/>
        <w:spacing w:line="240" w:lineRule="auto"/>
        <w:rPr>
          <w:rFonts w:eastAsia="Calibri" w:cstheme="minorHAnsi"/>
        </w:rPr>
      </w:pPr>
    </w:p>
  </w:endnote>
  <w:endnote w:id="126">
    <w:p w14:paraId="536994C4" w14:textId="5D39CD9D" w:rsidR="007A139C" w:rsidRPr="00C03E83" w:rsidRDefault="005868D9" w:rsidP="000F31A7">
      <w:pPr>
        <w:pStyle w:val="EndnoteText"/>
        <w:spacing w:line="240" w:lineRule="auto"/>
        <w:rPr>
          <w:lang w:val="it-IT"/>
        </w:rPr>
      </w:pPr>
      <w:r w:rsidRPr="000F31A7">
        <w:rPr>
          <w:rStyle w:val="EndnoteReference"/>
          <w:rFonts w:cstheme="minorHAnsi"/>
        </w:rPr>
        <w:endnoteRef/>
      </w:r>
      <w:r w:rsidRPr="00A40756">
        <w:rPr>
          <w:rFonts w:cstheme="minorHAnsi"/>
          <w:lang w:val="it-IT"/>
        </w:rPr>
        <w:t xml:space="preserve"> </w:t>
      </w:r>
      <w:r w:rsidRPr="009D2F94">
        <w:rPr>
          <w:rFonts w:cstheme="minorHAnsi"/>
          <w:i/>
          <w:lang w:val="it-IT"/>
        </w:rPr>
        <w:t>Index</w:t>
      </w:r>
      <w:r w:rsidRPr="00181496">
        <w:rPr>
          <w:rFonts w:cstheme="minorHAnsi"/>
          <w:iCs/>
          <w:lang w:val="it-IT"/>
        </w:rPr>
        <w:t xml:space="preserve"> </w:t>
      </w:r>
      <w:r w:rsidRPr="000F31A7">
        <w:rPr>
          <w:rFonts w:eastAsia="Calibri" w:cstheme="minorHAnsi"/>
          <w:lang w:val="it-IT"/>
        </w:rPr>
        <w:t>19</w:t>
      </w:r>
      <w:r w:rsidR="00620504" w:rsidRPr="000F31A7">
        <w:rPr>
          <w:rFonts w:eastAsia="Calibri" w:cstheme="minorHAnsi"/>
          <w:lang w:val="it-IT"/>
        </w:rPr>
        <w:t>9</w:t>
      </w:r>
      <w:r w:rsidR="00B8187F">
        <w:rPr>
          <w:rFonts w:eastAsia="Calibri" w:cstheme="minorHAnsi"/>
          <w:lang w:val="it-IT"/>
        </w:rPr>
        <w:t>1</w:t>
      </w:r>
      <w:r w:rsidRPr="000F31A7">
        <w:rPr>
          <w:rFonts w:eastAsia="Calibri" w:cstheme="minorHAnsi"/>
          <w:lang w:val="it-IT"/>
        </w:rPr>
        <w:t>, fiche 1768, D14</w:t>
      </w:r>
      <w:r w:rsidR="00280C6D">
        <w:rPr>
          <w:rFonts w:eastAsia="Calibri" w:cstheme="minorHAnsi"/>
          <w:lang w:val="it-IT"/>
        </w:rPr>
        <w:t>;</w:t>
      </w:r>
      <w:r w:rsidRPr="000F31A7">
        <w:rPr>
          <w:rFonts w:eastAsia="Calibri" w:cstheme="minorHAnsi"/>
          <w:lang w:val="it-IT"/>
        </w:rPr>
        <w:t xml:space="preserve"> </w:t>
      </w:r>
      <w:hyperlink r:id="rId78">
        <w:r w:rsidRPr="000F31A7">
          <w:rPr>
            <w:rStyle w:val="Hyperlink"/>
            <w:rFonts w:eastAsia="Calibri" w:cstheme="minorHAnsi"/>
            <w:lang w:val="it-IT"/>
          </w:rPr>
          <w:t>https://arachne.dainst.org/entity/710155</w:t>
        </w:r>
      </w:hyperlink>
      <w:r w:rsidR="007A139C" w:rsidRPr="00C03E83">
        <w:rPr>
          <w:lang w:val="it-IT"/>
        </w:rPr>
        <w:t>.</w:t>
      </w:r>
    </w:p>
    <w:p w14:paraId="1CA04FF8" w14:textId="37F08B15" w:rsidR="005868D9" w:rsidRPr="000F31A7" w:rsidRDefault="007739AA" w:rsidP="000F31A7">
      <w:pPr>
        <w:pStyle w:val="EndnoteText"/>
        <w:spacing w:line="240" w:lineRule="auto"/>
        <w:rPr>
          <w:rFonts w:eastAsia="Calibri" w:cstheme="minorHAnsi"/>
          <w:lang w:val="it-IT"/>
        </w:rPr>
      </w:pPr>
      <w:r>
        <w:rPr>
          <w:rFonts w:eastAsia="Calibri" w:cstheme="minorHAnsi"/>
          <w:lang w:val="it-IT"/>
        </w:rPr>
        <w:t xml:space="preserve"> </w:t>
      </w:r>
    </w:p>
  </w:endnote>
  <w:endnote w:id="127">
    <w:p w14:paraId="6D9A8CA5" w14:textId="5F1A5C8A" w:rsidR="007A139C" w:rsidRPr="00C03E83" w:rsidRDefault="008A7A36" w:rsidP="000F31A7">
      <w:pPr>
        <w:pStyle w:val="EndnoteText"/>
        <w:spacing w:line="240" w:lineRule="auto"/>
        <w:rPr>
          <w:lang w:val="it-IT"/>
        </w:rPr>
      </w:pPr>
      <w:r w:rsidRPr="000F31A7">
        <w:rPr>
          <w:rStyle w:val="EndnoteReference"/>
          <w:rFonts w:cstheme="minorHAnsi"/>
        </w:rPr>
        <w:endnoteRef/>
      </w:r>
      <w:r w:rsidRPr="000F31A7">
        <w:rPr>
          <w:rFonts w:cstheme="minorHAnsi"/>
          <w:lang w:val="it-IT"/>
        </w:rPr>
        <w:t xml:space="preserve"> </w:t>
      </w:r>
      <w:bookmarkStart w:id="15" w:name="_Hlk189812545"/>
      <w:r w:rsidR="002737E8" w:rsidRPr="000F31A7">
        <w:rPr>
          <w:rFonts w:cstheme="minorHAnsi"/>
          <w:lang w:val="it-IT"/>
        </w:rPr>
        <w:t>2002.79</w:t>
      </w:r>
      <w:r w:rsidR="00F83E0A">
        <w:rPr>
          <w:rFonts w:cstheme="minorHAnsi"/>
          <w:lang w:val="it-IT"/>
        </w:rPr>
        <w:t>;</w:t>
      </w:r>
      <w:r w:rsidR="002737E8" w:rsidRPr="000F31A7">
        <w:rPr>
          <w:rFonts w:cstheme="minorHAnsi"/>
          <w:lang w:val="it-IT"/>
        </w:rPr>
        <w:t xml:space="preserve"> </w:t>
      </w:r>
      <w:hyperlink r:id="rId79" w:history="1">
        <w:r w:rsidR="002737E8" w:rsidRPr="000F31A7">
          <w:rPr>
            <w:rStyle w:val="Hyperlink"/>
            <w:rFonts w:cstheme="minorHAnsi"/>
            <w:lang w:val="it-IT"/>
          </w:rPr>
          <w:t>https://www.getty.edu/art/collection/object/10920V</w:t>
        </w:r>
      </w:hyperlink>
      <w:r w:rsidR="00F83E0A">
        <w:rPr>
          <w:rFonts w:cstheme="minorHAnsi"/>
          <w:lang w:val="it-IT"/>
        </w:rPr>
        <w:t>.</w:t>
      </w:r>
      <w:r w:rsidR="007B5F62" w:rsidRPr="000F31A7">
        <w:rPr>
          <w:rFonts w:cstheme="minorHAnsi"/>
          <w:lang w:val="it-IT"/>
        </w:rPr>
        <w:t xml:space="preserve"> </w:t>
      </w:r>
      <w:r w:rsidR="002737E8" w:rsidRPr="000F31A7">
        <w:rPr>
          <w:rFonts w:cstheme="minorHAnsi"/>
          <w:lang w:val="it-IT"/>
        </w:rPr>
        <w:t>2002.83</w:t>
      </w:r>
      <w:r w:rsidR="00F83E0A">
        <w:rPr>
          <w:rFonts w:cstheme="minorHAnsi"/>
          <w:lang w:val="it-IT"/>
        </w:rPr>
        <w:t>;</w:t>
      </w:r>
      <w:r w:rsidR="002737E8" w:rsidRPr="000F31A7">
        <w:rPr>
          <w:rFonts w:cstheme="minorHAnsi"/>
          <w:lang w:val="it-IT"/>
        </w:rPr>
        <w:t xml:space="preserve"> </w:t>
      </w:r>
      <w:hyperlink r:id="rId80" w:history="1">
        <w:r w:rsidR="002737E8" w:rsidRPr="000F31A7">
          <w:rPr>
            <w:rStyle w:val="Hyperlink"/>
            <w:rFonts w:cstheme="minorHAnsi"/>
            <w:lang w:val="it-IT"/>
          </w:rPr>
          <w:t>https://www.getty.edu/art/collection/object/109214</w:t>
        </w:r>
      </w:hyperlink>
      <w:r w:rsidR="00F83E0A">
        <w:rPr>
          <w:rFonts w:cstheme="minorHAnsi"/>
          <w:lang w:val="it-IT"/>
        </w:rPr>
        <w:t>.</w:t>
      </w:r>
      <w:r w:rsidR="007B5F62" w:rsidRPr="000F31A7">
        <w:rPr>
          <w:rFonts w:cstheme="minorHAnsi"/>
          <w:lang w:val="it-IT"/>
        </w:rPr>
        <w:t xml:space="preserve"> </w:t>
      </w:r>
      <w:r w:rsidR="002737E8" w:rsidRPr="000F31A7">
        <w:rPr>
          <w:rFonts w:cstheme="minorHAnsi"/>
          <w:lang w:val="it-IT"/>
        </w:rPr>
        <w:t>2002.84</w:t>
      </w:r>
      <w:r w:rsidR="00F83E0A">
        <w:rPr>
          <w:rFonts w:cstheme="minorHAnsi"/>
          <w:lang w:val="it-IT"/>
        </w:rPr>
        <w:t>;</w:t>
      </w:r>
      <w:r w:rsidR="002737E8" w:rsidRPr="000F31A7">
        <w:rPr>
          <w:rFonts w:cstheme="minorHAnsi"/>
          <w:lang w:val="it-IT"/>
        </w:rPr>
        <w:t xml:space="preserve"> </w:t>
      </w:r>
      <w:hyperlink r:id="rId81" w:history="1">
        <w:r w:rsidR="002737E8" w:rsidRPr="000F31A7">
          <w:rPr>
            <w:rStyle w:val="Hyperlink"/>
            <w:rFonts w:cstheme="minorHAnsi"/>
            <w:lang w:val="it-IT"/>
          </w:rPr>
          <w:t>https://www.getty.edu/art/collection/object/109215</w:t>
        </w:r>
      </w:hyperlink>
      <w:r w:rsidR="007A139C" w:rsidRPr="00C03E83">
        <w:rPr>
          <w:lang w:val="it-IT"/>
        </w:rPr>
        <w:t>.</w:t>
      </w:r>
      <w:bookmarkEnd w:id="15"/>
    </w:p>
    <w:p w14:paraId="43C67441" w14:textId="1CFB3E87" w:rsidR="008A7A36" w:rsidRPr="000F31A7" w:rsidRDefault="007B5F62" w:rsidP="000F31A7">
      <w:pPr>
        <w:pStyle w:val="EndnoteText"/>
        <w:spacing w:line="240" w:lineRule="auto"/>
        <w:rPr>
          <w:rFonts w:cstheme="minorHAnsi"/>
          <w:lang w:val="it-IT"/>
        </w:rPr>
      </w:pPr>
      <w:r w:rsidRPr="000F31A7">
        <w:rPr>
          <w:rFonts w:cstheme="minorHAnsi"/>
          <w:lang w:val="it-IT"/>
        </w:rPr>
        <w:t xml:space="preserve"> </w:t>
      </w:r>
    </w:p>
  </w:endnote>
  <w:endnote w:id="128">
    <w:p w14:paraId="10D54B7E" w14:textId="6AAAF0CD"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Of note, Arachne </w:t>
      </w:r>
      <w:r w:rsidR="007D20D5" w:rsidRPr="000F31A7">
        <w:rPr>
          <w:rFonts w:cstheme="minorHAnsi"/>
        </w:rPr>
        <w:t>is primarily a</w:t>
      </w:r>
      <w:r w:rsidR="001D27AB" w:rsidRPr="000F31A7">
        <w:rPr>
          <w:rFonts w:cstheme="minorHAnsi"/>
        </w:rPr>
        <w:t xml:space="preserve"> </w:t>
      </w:r>
      <w:r w:rsidRPr="000F31A7">
        <w:rPr>
          <w:rFonts w:cstheme="minorHAnsi"/>
        </w:rPr>
        <w:t>German language database</w:t>
      </w:r>
      <w:r w:rsidR="00B346C5">
        <w:rPr>
          <w:rFonts w:cstheme="minorHAnsi"/>
        </w:rPr>
        <w:t>;</w:t>
      </w:r>
      <w:r w:rsidR="007D20D5" w:rsidRPr="000F31A7">
        <w:rPr>
          <w:rFonts w:cstheme="minorHAnsi"/>
        </w:rPr>
        <w:t xml:space="preserve"> </w:t>
      </w:r>
      <w:hyperlink r:id="rId82" w:history="1">
        <w:r w:rsidR="00731302" w:rsidRPr="000F31A7">
          <w:rPr>
            <w:rStyle w:val="Hyperlink"/>
            <w:rFonts w:cstheme="minorHAnsi"/>
          </w:rPr>
          <w:t>https://arachne.dainst.org/</w:t>
        </w:r>
      </w:hyperlink>
      <w:r w:rsidR="007D20D5" w:rsidRPr="000F31A7">
        <w:rPr>
          <w:rFonts w:cstheme="minorHAnsi"/>
        </w:rPr>
        <w:t>.</w:t>
      </w:r>
      <w:r w:rsidR="00E63569" w:rsidRPr="000F31A7">
        <w:rPr>
          <w:rFonts w:cstheme="minorHAnsi"/>
        </w:rPr>
        <w:t xml:space="preserve"> </w:t>
      </w:r>
      <w:r w:rsidR="007D20D5" w:rsidRPr="000F31A7">
        <w:rPr>
          <w:rFonts w:cstheme="minorHAnsi"/>
        </w:rPr>
        <w:t>S</w:t>
      </w:r>
      <w:r w:rsidR="00E63569" w:rsidRPr="000F31A7">
        <w:rPr>
          <w:rFonts w:cstheme="minorHAnsi"/>
        </w:rPr>
        <w:t xml:space="preserve">ee the </w:t>
      </w:r>
      <w:r w:rsidR="00F65280">
        <w:rPr>
          <w:rFonts w:cstheme="minorHAnsi"/>
        </w:rPr>
        <w:t>A</w:t>
      </w:r>
      <w:r w:rsidR="00E63569" w:rsidRPr="000F31A7">
        <w:rPr>
          <w:rFonts w:cstheme="minorHAnsi"/>
        </w:rPr>
        <w:t>bout page for the latest sta</w:t>
      </w:r>
      <w:r w:rsidR="009B5236" w:rsidRPr="000F31A7">
        <w:rPr>
          <w:rFonts w:cstheme="minorHAnsi"/>
        </w:rPr>
        <w:t xml:space="preserve">tistics, background, and information on how to use: </w:t>
      </w:r>
      <w:hyperlink r:id="rId83" w:history="1">
        <w:r w:rsidR="00142FCF" w:rsidRPr="000F31A7">
          <w:rPr>
            <w:rStyle w:val="Hyperlink"/>
            <w:rFonts w:cstheme="minorHAnsi"/>
          </w:rPr>
          <w:t>https://arachne.dainst.org/info/about</w:t>
        </w:r>
      </w:hyperlink>
      <w:r w:rsidR="007A139C">
        <w:t>.</w:t>
      </w:r>
    </w:p>
    <w:p w14:paraId="4FF54909" w14:textId="28EC6B18" w:rsidR="000830C6" w:rsidRPr="000F31A7" w:rsidRDefault="00142FCF" w:rsidP="000F31A7">
      <w:pPr>
        <w:pStyle w:val="EndnoteText"/>
        <w:spacing w:line="240" w:lineRule="auto"/>
        <w:rPr>
          <w:rFonts w:cstheme="minorHAnsi"/>
        </w:rPr>
      </w:pPr>
      <w:r w:rsidRPr="000F31A7">
        <w:rPr>
          <w:rFonts w:cstheme="minorHAnsi"/>
        </w:rPr>
        <w:t xml:space="preserve"> </w:t>
      </w:r>
    </w:p>
  </w:endnote>
  <w:endnote w:id="129">
    <w:p w14:paraId="3F03655B" w14:textId="773E79C1" w:rsidR="00731E94" w:rsidRPr="00C03E83" w:rsidRDefault="00731E94" w:rsidP="000F31A7">
      <w:pPr>
        <w:pStyle w:val="EndnoteText"/>
        <w:spacing w:line="240" w:lineRule="auto"/>
        <w:rPr>
          <w:lang w:val="it-IT"/>
        </w:rPr>
      </w:pPr>
      <w:r w:rsidRPr="000F31A7">
        <w:rPr>
          <w:rStyle w:val="EndnoteReference"/>
          <w:rFonts w:cstheme="minorHAnsi"/>
        </w:rPr>
        <w:endnoteRef/>
      </w:r>
      <w:r w:rsidRPr="000F31A7">
        <w:rPr>
          <w:rFonts w:cstheme="minorHAnsi"/>
          <w:lang w:val="it-IT"/>
        </w:rPr>
        <w:t xml:space="preserve"> </w:t>
      </w:r>
      <w:r w:rsidRPr="000F31A7">
        <w:rPr>
          <w:rFonts w:eastAsia="Calibri" w:cstheme="minorHAnsi"/>
          <w:lang w:val="it-IT"/>
        </w:rPr>
        <w:t xml:space="preserve">The German Archaeological Institute (DAI) Rome photo archive information page: </w:t>
      </w:r>
      <w:hyperlink r:id="rId84" w:history="1">
        <w:r w:rsidR="002737E8" w:rsidRPr="000F31A7">
          <w:rPr>
            <w:rStyle w:val="Hyperlink"/>
            <w:rFonts w:eastAsia="Calibri" w:cstheme="minorHAnsi"/>
            <w:lang w:val="it-IT"/>
          </w:rPr>
          <w:t>https://arachne.dainst.org/project/fotorom</w:t>
        </w:r>
      </w:hyperlink>
      <w:r w:rsidRPr="000F31A7">
        <w:rPr>
          <w:rFonts w:eastAsia="Calibri" w:cstheme="minorHAnsi"/>
          <w:lang w:val="it-IT"/>
        </w:rPr>
        <w:t>;</w:t>
      </w:r>
      <w:r w:rsidR="00B953AF">
        <w:rPr>
          <w:rFonts w:eastAsia="Calibri" w:cstheme="minorHAnsi"/>
          <w:lang w:val="it-IT"/>
        </w:rPr>
        <w:t xml:space="preserve"> </w:t>
      </w:r>
      <w:r w:rsidRPr="000F31A7">
        <w:rPr>
          <w:rFonts w:eastAsia="Calibri" w:cstheme="minorHAnsi"/>
          <w:lang w:val="it-IT"/>
        </w:rPr>
        <w:t xml:space="preserve">Categories of DAI Rome’s photo archive: </w:t>
      </w:r>
      <w:hyperlink r:id="rId85" w:history="1">
        <w:r w:rsidR="00E27DAE" w:rsidRPr="000F31A7">
          <w:rPr>
            <w:rStyle w:val="Hyperlink"/>
            <w:rFonts w:eastAsia="Calibri" w:cstheme="minorHAnsi"/>
            <w:lang w:val="it-IT"/>
          </w:rPr>
          <w:t>https://arachne.dainst.org/project/fotoromcategories</w:t>
        </w:r>
      </w:hyperlink>
      <w:r w:rsidRPr="000F31A7">
        <w:rPr>
          <w:rFonts w:eastAsia="Calibri" w:cstheme="minorHAnsi"/>
          <w:lang w:val="it-IT"/>
        </w:rPr>
        <w:t>;</w:t>
      </w:r>
      <w:r w:rsidR="00B953AF">
        <w:rPr>
          <w:rFonts w:eastAsia="Calibri" w:cstheme="minorHAnsi"/>
          <w:lang w:val="it-IT"/>
        </w:rPr>
        <w:t xml:space="preserve"> </w:t>
      </w:r>
      <w:r w:rsidRPr="000F31A7">
        <w:rPr>
          <w:rFonts w:eastAsia="Calibri" w:cstheme="minorHAnsi"/>
          <w:lang w:val="it-IT"/>
        </w:rPr>
        <w:t>DAI</w:t>
      </w:r>
      <w:r w:rsidR="00DC24D0" w:rsidRPr="000F31A7">
        <w:rPr>
          <w:rFonts w:eastAsia="Calibri" w:cstheme="minorHAnsi"/>
          <w:lang w:val="it-IT"/>
        </w:rPr>
        <w:t xml:space="preserve"> </w:t>
      </w:r>
      <w:r w:rsidRPr="000F31A7">
        <w:rPr>
          <w:rFonts w:eastAsia="Calibri" w:cstheme="minorHAnsi"/>
          <w:lang w:val="it-IT"/>
        </w:rPr>
        <w:t>Rom</w:t>
      </w:r>
      <w:r w:rsidR="00A735E8" w:rsidRPr="000F31A7">
        <w:rPr>
          <w:rFonts w:eastAsia="Calibri" w:cstheme="minorHAnsi"/>
          <w:lang w:val="it-IT"/>
        </w:rPr>
        <w:t>e</w:t>
      </w:r>
      <w:r w:rsidRPr="000F31A7">
        <w:rPr>
          <w:rFonts w:eastAsia="Calibri" w:cstheme="minorHAnsi"/>
          <w:lang w:val="it-IT"/>
        </w:rPr>
        <w:t xml:space="preserve"> Microfiche: </w:t>
      </w:r>
      <w:hyperlink r:id="rId86" w:history="1">
        <w:r w:rsidR="00E27DAE" w:rsidRPr="000F31A7">
          <w:rPr>
            <w:rStyle w:val="Hyperlink"/>
            <w:rFonts w:eastAsia="Calibri" w:cstheme="minorHAnsi"/>
            <w:lang w:val="it-IT"/>
          </w:rPr>
          <w:t>https://arachne.dainst.org/search?q=&amp;fq=facet_subkategoriebestand_level1:%22Microfiche%22&amp;fq=facet_bestandsname:%22dai-fotothek-rom%22</w:t>
        </w:r>
      </w:hyperlink>
      <w:r w:rsidRPr="000F31A7">
        <w:rPr>
          <w:rFonts w:eastAsia="Calibri" w:cstheme="minorHAnsi"/>
          <w:lang w:val="it-IT"/>
        </w:rPr>
        <w:t>;</w:t>
      </w:r>
      <w:r w:rsidR="00B953AF">
        <w:rPr>
          <w:rFonts w:eastAsia="Calibri" w:cstheme="minorHAnsi"/>
          <w:lang w:val="it-IT"/>
        </w:rPr>
        <w:t xml:space="preserve"> </w:t>
      </w:r>
      <w:r w:rsidRPr="000F31A7">
        <w:rPr>
          <w:rFonts w:eastAsia="Calibri" w:cstheme="minorHAnsi"/>
          <w:lang w:val="it-IT"/>
        </w:rPr>
        <w:t xml:space="preserve">DAI Arachne search page: </w:t>
      </w:r>
      <w:hyperlink r:id="rId87" w:history="1">
        <w:r w:rsidR="00B54E5A" w:rsidRPr="000F31A7">
          <w:rPr>
            <w:rStyle w:val="Hyperlink"/>
            <w:rFonts w:eastAsia="Calibri" w:cstheme="minorHAnsi"/>
            <w:lang w:val="it-IT"/>
          </w:rPr>
          <w:t>https://arachne.dainst.org/</w:t>
        </w:r>
      </w:hyperlink>
      <w:r w:rsidR="007A139C" w:rsidRPr="00C03E83">
        <w:rPr>
          <w:lang w:val="it-IT"/>
        </w:rPr>
        <w:t>.</w:t>
      </w:r>
    </w:p>
    <w:p w14:paraId="04A662C7" w14:textId="77777777" w:rsidR="007A139C" w:rsidRPr="000F31A7" w:rsidRDefault="007A139C" w:rsidP="000F31A7">
      <w:pPr>
        <w:pStyle w:val="EndnoteText"/>
        <w:spacing w:line="240" w:lineRule="auto"/>
        <w:rPr>
          <w:rFonts w:cstheme="minorHAnsi"/>
          <w:lang w:val="it-IT"/>
        </w:rPr>
      </w:pPr>
    </w:p>
  </w:endnote>
  <w:endnote w:id="130">
    <w:p w14:paraId="6301873B" w14:textId="01D91BB8" w:rsidR="001C5224" w:rsidRPr="00C03E83" w:rsidRDefault="001C5224" w:rsidP="000F31A7">
      <w:pPr>
        <w:pStyle w:val="EndnoteText"/>
        <w:spacing w:line="240" w:lineRule="auto"/>
        <w:rPr>
          <w:rFonts w:eastAsia="Calibri" w:cstheme="minorHAnsi"/>
          <w:i/>
          <w:iCs/>
          <w:color w:val="000000" w:themeColor="text1"/>
          <w:lang w:val="it-IT"/>
        </w:rPr>
      </w:pPr>
      <w:r w:rsidRPr="000F31A7">
        <w:rPr>
          <w:rStyle w:val="EndnoteReference"/>
          <w:rFonts w:cstheme="minorHAnsi"/>
        </w:rPr>
        <w:endnoteRef/>
      </w:r>
      <w:r w:rsidRPr="00C03E83">
        <w:rPr>
          <w:rFonts w:cstheme="minorHAnsi"/>
          <w:lang w:val="it-IT"/>
        </w:rPr>
        <w:t xml:space="preserve"> </w:t>
      </w:r>
      <w:r w:rsidR="00392800">
        <w:rPr>
          <w:rFonts w:cstheme="minorHAnsi"/>
          <w:lang w:val="it-IT"/>
        </w:rPr>
        <w:t>$$</w:t>
      </w:r>
      <w:r w:rsidR="006E5512" w:rsidRPr="00C03E83">
        <w:rPr>
          <w:rFonts w:cstheme="minorHAnsi"/>
          <w:color w:val="000000"/>
          <w:shd w:val="clear" w:color="auto" w:fill="FFFFFF"/>
          <w:lang w:val="it-IT"/>
        </w:rPr>
        <w:t xml:space="preserve">Andreae </w:t>
      </w:r>
      <w:r w:rsidR="00EC1CFE" w:rsidRPr="00C03E83">
        <w:rPr>
          <w:rFonts w:cstheme="minorHAnsi"/>
          <w:color w:val="000000"/>
          <w:shd w:val="clear" w:color="auto" w:fill="FFFFFF"/>
          <w:lang w:val="it-IT"/>
        </w:rPr>
        <w:t xml:space="preserve">et al. </w:t>
      </w:r>
      <w:r w:rsidR="00D14AC8" w:rsidRPr="00C03E83">
        <w:rPr>
          <w:rFonts w:eastAsia="Calibri" w:cstheme="minorHAnsi"/>
          <w:color w:val="000000" w:themeColor="text1"/>
          <w:lang w:val="it-IT"/>
        </w:rPr>
        <w:t>19</w:t>
      </w:r>
      <w:r w:rsidR="0057419C" w:rsidRPr="00C03E83">
        <w:rPr>
          <w:rFonts w:eastAsia="Calibri" w:cstheme="minorHAnsi"/>
          <w:color w:val="000000" w:themeColor="text1"/>
          <w:lang w:val="it-IT"/>
        </w:rPr>
        <w:t>91</w:t>
      </w:r>
      <w:r w:rsidR="00392800">
        <w:rPr>
          <w:rFonts w:eastAsia="Calibri" w:cstheme="minorHAnsi"/>
          <w:color w:val="000000" w:themeColor="text1"/>
          <w:lang w:val="it-IT"/>
        </w:rPr>
        <w:t>$$</w:t>
      </w:r>
      <w:r w:rsidR="0057419C" w:rsidRPr="00C03E83">
        <w:rPr>
          <w:rFonts w:eastAsia="Calibri" w:cstheme="minorHAnsi"/>
          <w:color w:val="000000" w:themeColor="text1"/>
          <w:lang w:val="it-IT"/>
        </w:rPr>
        <w:t>.</w:t>
      </w:r>
      <w:r w:rsidR="00D14AC8" w:rsidRPr="00C03E83">
        <w:rPr>
          <w:rFonts w:eastAsia="Calibri" w:cstheme="minorHAnsi"/>
          <w:i/>
          <w:iCs/>
          <w:color w:val="000000" w:themeColor="text1"/>
          <w:lang w:val="it-IT"/>
        </w:rPr>
        <w:t xml:space="preserve"> </w:t>
      </w:r>
    </w:p>
    <w:p w14:paraId="659F4B7E" w14:textId="77777777" w:rsidR="007A139C" w:rsidRPr="00C03E83" w:rsidRDefault="007A139C" w:rsidP="000F31A7">
      <w:pPr>
        <w:pStyle w:val="EndnoteText"/>
        <w:spacing w:line="240" w:lineRule="auto"/>
        <w:rPr>
          <w:rFonts w:cstheme="minorHAnsi"/>
          <w:lang w:val="it-IT"/>
        </w:rPr>
      </w:pPr>
    </w:p>
  </w:endnote>
  <w:endnote w:id="131">
    <w:p w14:paraId="0A9E6999" w14:textId="77777777" w:rsidR="007A139C" w:rsidRPr="00C03E83" w:rsidRDefault="0C7C111F" w:rsidP="000F31A7">
      <w:pPr>
        <w:pStyle w:val="EndnoteText"/>
        <w:spacing w:line="240" w:lineRule="auto"/>
        <w:rPr>
          <w:lang w:val="it-IT"/>
        </w:rPr>
      </w:pPr>
      <w:r w:rsidRPr="000F31A7">
        <w:rPr>
          <w:rStyle w:val="EndnoteReference"/>
          <w:rFonts w:cstheme="minorHAnsi"/>
        </w:rPr>
        <w:endnoteRef/>
      </w:r>
      <w:r w:rsidRPr="00C03E83">
        <w:rPr>
          <w:rFonts w:cstheme="minorHAnsi"/>
          <w:lang w:val="it-IT"/>
        </w:rPr>
        <w:t xml:space="preserve"> </w:t>
      </w:r>
      <w:hyperlink r:id="rId88" w:history="1">
        <w:r w:rsidR="003A6F3E" w:rsidRPr="00C03E83">
          <w:rPr>
            <w:rStyle w:val="Hyperlink"/>
            <w:rFonts w:cstheme="minorHAnsi"/>
            <w:lang w:val="it-IT"/>
          </w:rPr>
          <w:t>https://arachne.dainst.org/entity/578725?fl=20&amp;q=0270_G04&amp;resultIndex=1</w:t>
        </w:r>
      </w:hyperlink>
      <w:r w:rsidR="007A139C" w:rsidRPr="00C03E83">
        <w:rPr>
          <w:lang w:val="it-IT"/>
        </w:rPr>
        <w:t>.</w:t>
      </w:r>
    </w:p>
    <w:p w14:paraId="761C01F0" w14:textId="09227991" w:rsidR="0C7C111F" w:rsidRPr="00C03E83" w:rsidRDefault="003A6F3E" w:rsidP="000F31A7">
      <w:pPr>
        <w:pStyle w:val="EndnoteText"/>
        <w:spacing w:line="240" w:lineRule="auto"/>
        <w:rPr>
          <w:rFonts w:cstheme="minorHAnsi"/>
          <w:lang w:val="it-IT"/>
        </w:rPr>
      </w:pPr>
      <w:r w:rsidRPr="00C03E83">
        <w:rPr>
          <w:rFonts w:cstheme="minorHAnsi"/>
          <w:lang w:val="it-IT"/>
        </w:rPr>
        <w:t xml:space="preserve"> </w:t>
      </w:r>
    </w:p>
  </w:endnote>
  <w:endnote w:id="132">
    <w:p w14:paraId="63D720B3" w14:textId="71E08BF8" w:rsidR="00495259" w:rsidRDefault="00495259"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9A0633" w:rsidRPr="00A76F23">
        <w:rPr>
          <w:rFonts w:cstheme="minorHAnsi"/>
          <w:i/>
          <w:iCs/>
        </w:rPr>
        <w:t>Index</w:t>
      </w:r>
      <w:r w:rsidR="009A0633" w:rsidRPr="00181496">
        <w:rPr>
          <w:rFonts w:cstheme="minorHAnsi"/>
        </w:rPr>
        <w:t xml:space="preserve"> </w:t>
      </w:r>
      <w:r w:rsidR="009A0633" w:rsidRPr="000F31A7">
        <w:rPr>
          <w:rFonts w:cstheme="minorHAnsi"/>
        </w:rPr>
        <w:t>199</w:t>
      </w:r>
      <w:r w:rsidR="00B8187F">
        <w:rPr>
          <w:rFonts w:cstheme="minorHAnsi"/>
        </w:rPr>
        <w:t>1</w:t>
      </w:r>
      <w:r w:rsidR="009A0633" w:rsidRPr="000F31A7">
        <w:rPr>
          <w:rFonts w:cstheme="minorHAnsi"/>
        </w:rPr>
        <w:t xml:space="preserve">. </w:t>
      </w:r>
    </w:p>
    <w:p w14:paraId="6424C417" w14:textId="77777777" w:rsidR="007A139C" w:rsidRPr="000F31A7" w:rsidRDefault="007A139C" w:rsidP="000F31A7">
      <w:pPr>
        <w:pStyle w:val="EndnoteText"/>
        <w:spacing w:line="240" w:lineRule="auto"/>
        <w:rPr>
          <w:rFonts w:cstheme="minorHAnsi"/>
        </w:rPr>
      </w:pPr>
    </w:p>
  </w:endnote>
  <w:endnote w:id="133">
    <w:p w14:paraId="0EF147F5" w14:textId="77777777" w:rsidR="007A139C" w:rsidRDefault="00933D32" w:rsidP="000F31A7">
      <w:pPr>
        <w:pStyle w:val="EndnoteText"/>
        <w:spacing w:line="240" w:lineRule="auto"/>
      </w:pPr>
      <w:r w:rsidRPr="000F31A7">
        <w:rPr>
          <w:rStyle w:val="EndnoteReference"/>
          <w:rFonts w:cstheme="minorHAnsi"/>
        </w:rPr>
        <w:endnoteRef/>
      </w:r>
      <w:r w:rsidRPr="000F31A7">
        <w:rPr>
          <w:rFonts w:cstheme="minorHAnsi"/>
        </w:rPr>
        <w:t xml:space="preserve"> For additional background</w:t>
      </w:r>
      <w:r w:rsidR="004E0B97" w:rsidRPr="000F31A7">
        <w:rPr>
          <w:rFonts w:cstheme="minorHAnsi"/>
        </w:rPr>
        <w:t xml:space="preserve"> on the</w:t>
      </w:r>
      <w:r w:rsidR="003F3B5B" w:rsidRPr="000F31A7">
        <w:rPr>
          <w:rFonts w:cstheme="minorHAnsi"/>
        </w:rPr>
        <w:t xml:space="preserve">se inventory books: </w:t>
      </w:r>
      <w:hyperlink r:id="rId89" w:history="1">
        <w:r w:rsidR="009C62F1" w:rsidRPr="000F31A7">
          <w:rPr>
            <w:rStyle w:val="Hyperlink"/>
            <w:rFonts w:cstheme="minorHAnsi"/>
          </w:rPr>
          <w:t>https://arachne.dainst.org/project/invbuecherrom</w:t>
        </w:r>
      </w:hyperlink>
      <w:r w:rsidR="007A139C">
        <w:t>.</w:t>
      </w:r>
    </w:p>
    <w:p w14:paraId="02C98886" w14:textId="5FF32C24" w:rsidR="009C62F1" w:rsidRPr="000F31A7" w:rsidRDefault="009C62F1" w:rsidP="000F31A7">
      <w:pPr>
        <w:pStyle w:val="EndnoteText"/>
        <w:spacing w:line="240" w:lineRule="auto"/>
        <w:rPr>
          <w:rFonts w:cstheme="minorHAnsi"/>
        </w:rPr>
      </w:pPr>
      <w:r w:rsidRPr="000F31A7">
        <w:rPr>
          <w:rFonts w:cstheme="minorHAnsi"/>
        </w:rPr>
        <w:t xml:space="preserve"> </w:t>
      </w:r>
    </w:p>
  </w:endnote>
  <w:endnote w:id="134">
    <w:p w14:paraId="2378FEE9" w14:textId="5B3D508C" w:rsidR="00D72A66" w:rsidRDefault="00D72A66">
      <w:pPr>
        <w:pStyle w:val="EndnoteText"/>
      </w:pPr>
      <w:r>
        <w:rPr>
          <w:rStyle w:val="EndnoteReference"/>
        </w:rPr>
        <w:endnoteRef/>
      </w:r>
      <w:r>
        <w:t xml:space="preserve"> </w:t>
      </w:r>
      <w:hyperlink r:id="rId90" w:history="1">
        <w:r w:rsidRPr="00D72A66">
          <w:rPr>
            <w:rStyle w:val="Hyperlink"/>
          </w:rPr>
          <w:t>https://arachne.dainst.org/project/invbuecherrom/search?q=*</w:t>
        </w:r>
      </w:hyperlink>
      <w:r>
        <w:t>.</w:t>
      </w:r>
    </w:p>
    <w:p w14:paraId="1F2C5865" w14:textId="77777777" w:rsidR="00D72A66" w:rsidRDefault="00D72A66">
      <w:pPr>
        <w:pStyle w:val="EndnoteText"/>
      </w:pPr>
    </w:p>
  </w:endnote>
  <w:endnote w:id="135">
    <w:p w14:paraId="687A7D78" w14:textId="294C025F" w:rsidR="007A139C" w:rsidRPr="00B30E89" w:rsidRDefault="007C5C21" w:rsidP="000F31A7">
      <w:pPr>
        <w:pStyle w:val="EndnoteText"/>
        <w:spacing w:line="240" w:lineRule="auto"/>
        <w:rPr>
          <w:lang w:val="de-DE"/>
        </w:rPr>
      </w:pPr>
      <w:r w:rsidRPr="000F31A7">
        <w:rPr>
          <w:rStyle w:val="EndnoteReference"/>
          <w:rFonts w:cstheme="minorHAnsi"/>
        </w:rPr>
        <w:endnoteRef/>
      </w:r>
      <w:r w:rsidRPr="000F31A7">
        <w:rPr>
          <w:rFonts w:cstheme="minorHAnsi"/>
        </w:rPr>
        <w:t xml:space="preserve"> The photo number range is written at the bottom of the page and must appear on the spine of the volume based on the note, which reads, “Buchrücken: 19 1934 Phot. Nr. 4401-6740 Inst. Neg.</w:t>
      </w:r>
      <w:r w:rsidR="00B953AF">
        <w:rPr>
          <w:rFonts w:cstheme="minorHAnsi"/>
        </w:rPr>
        <w:t xml:space="preserve"> </w:t>
      </w:r>
      <w:r w:rsidRPr="00B30E89">
        <w:rPr>
          <w:rFonts w:cstheme="minorHAnsi"/>
        </w:rPr>
        <w:t>1001-1551</w:t>
      </w:r>
      <w:r w:rsidR="001C2E71" w:rsidRPr="00B30E89">
        <w:rPr>
          <w:rFonts w:cstheme="minorHAnsi"/>
        </w:rPr>
        <w:t>.</w:t>
      </w:r>
      <w:r w:rsidRPr="00B30E89">
        <w:rPr>
          <w:rFonts w:cstheme="minorHAnsi"/>
        </w:rPr>
        <w:t xml:space="preserve">” </w:t>
      </w:r>
      <w:hyperlink r:id="rId91" w:history="1">
        <w:r w:rsidRPr="000F31A7">
          <w:rPr>
            <w:rStyle w:val="Hyperlink"/>
            <w:rFonts w:cstheme="minorHAnsi"/>
            <w:lang w:val="de-DE"/>
          </w:rPr>
          <w:t>https://arachne.dainst.org/entity/15317</w:t>
        </w:r>
      </w:hyperlink>
      <w:r w:rsidR="007A139C" w:rsidRPr="00B30E89">
        <w:rPr>
          <w:lang w:val="de-DE"/>
        </w:rPr>
        <w:t>.</w:t>
      </w:r>
    </w:p>
    <w:p w14:paraId="47776C27" w14:textId="29EC475D" w:rsidR="007C5C21" w:rsidRPr="000F31A7" w:rsidRDefault="007C5C21" w:rsidP="000F31A7">
      <w:pPr>
        <w:pStyle w:val="EndnoteText"/>
        <w:spacing w:line="240" w:lineRule="auto"/>
        <w:rPr>
          <w:rFonts w:cstheme="minorHAnsi"/>
          <w:lang w:val="de-DE"/>
        </w:rPr>
      </w:pPr>
      <w:r w:rsidRPr="000F31A7">
        <w:rPr>
          <w:rFonts w:cstheme="minorHAnsi"/>
          <w:lang w:val="de-DE"/>
        </w:rPr>
        <w:t xml:space="preserve"> </w:t>
      </w:r>
    </w:p>
  </w:endnote>
  <w:endnote w:id="136">
    <w:p w14:paraId="2386DC91" w14:textId="1286F4C2" w:rsidR="00174E9F" w:rsidRDefault="00174E9F" w:rsidP="000F31A7">
      <w:pPr>
        <w:pStyle w:val="EndnoteText"/>
        <w:spacing w:line="240" w:lineRule="auto"/>
        <w:rPr>
          <w:rFonts w:cstheme="minorHAnsi"/>
        </w:rPr>
      </w:pPr>
      <w:r w:rsidRPr="000F31A7">
        <w:rPr>
          <w:rStyle w:val="EndnoteReference"/>
          <w:rFonts w:cstheme="minorHAnsi"/>
        </w:rPr>
        <w:endnoteRef/>
      </w:r>
      <w:r w:rsidRPr="000F31A7">
        <w:rPr>
          <w:rFonts w:cstheme="minorHAnsi"/>
          <w:lang w:val="de-DE"/>
        </w:rPr>
        <w:t xml:space="preserve"> </w:t>
      </w:r>
      <w:r w:rsidR="00181496">
        <w:rPr>
          <w:rFonts w:cstheme="minorHAnsi"/>
          <w:lang w:val="de-DE"/>
        </w:rPr>
        <w:t xml:space="preserve">Arachne </w:t>
      </w:r>
      <w:r w:rsidRPr="006E0154">
        <w:rPr>
          <w:rFonts w:cstheme="minorHAnsi"/>
          <w:i/>
          <w:iCs/>
          <w:lang w:val="de-DE"/>
        </w:rPr>
        <w:t>Inventarbuch</w:t>
      </w:r>
      <w:r w:rsidRPr="000F31A7">
        <w:rPr>
          <w:rFonts w:cstheme="minorHAnsi"/>
          <w:lang w:val="de-DE"/>
        </w:rPr>
        <w:t xml:space="preserve"> 1934, 94, Arachne ID 1572804</w:t>
      </w:r>
      <w:r w:rsidR="000102DF">
        <w:rPr>
          <w:rFonts w:cstheme="minorHAnsi"/>
          <w:lang w:val="de-DE"/>
        </w:rPr>
        <w:t>:</w:t>
      </w:r>
      <w:r w:rsidRPr="000F31A7">
        <w:rPr>
          <w:rFonts w:cstheme="minorHAnsi"/>
          <w:lang w:val="de-DE"/>
        </w:rPr>
        <w:t xml:space="preserve"> </w:t>
      </w:r>
      <w:hyperlink r:id="rId92" w:history="1">
        <w:r w:rsidR="02A1C6DB" w:rsidRPr="00B30E89">
          <w:rPr>
            <w:rStyle w:val="Hyperlink"/>
            <w:rFonts w:cstheme="minorHAnsi"/>
            <w:lang w:val="de-DE"/>
          </w:rPr>
          <w:t>https://arachne.dainst.org/entity/1572804.</w:t>
        </w:r>
        <w:r w:rsidR="02A1C6DB" w:rsidRPr="00B30E89">
          <w:rPr>
            <w:rFonts w:cstheme="minorHAnsi"/>
            <w:lang w:val="de-DE"/>
          </w:rPr>
          <w:t xml:space="preserve"> </w:t>
        </w:r>
        <w:r w:rsidR="02A1C6DB" w:rsidRPr="000F31A7">
          <w:rPr>
            <w:rFonts w:cstheme="minorHAnsi"/>
          </w:rPr>
          <w:t xml:space="preserve">Ludwig Curtius </w:t>
        </w:r>
      </w:hyperlink>
      <w:r w:rsidR="02A1C6DB" w:rsidRPr="000F31A7">
        <w:rPr>
          <w:rFonts w:cstheme="minorHAnsi"/>
        </w:rPr>
        <w:t>(1874</w:t>
      </w:r>
      <w:r w:rsidR="006E0154">
        <w:rPr>
          <w:rFonts w:cstheme="minorHAnsi"/>
        </w:rPr>
        <w:t>–</w:t>
      </w:r>
      <w:r w:rsidR="02A1C6DB" w:rsidRPr="000F31A7">
        <w:rPr>
          <w:rFonts w:cstheme="minorHAnsi"/>
        </w:rPr>
        <w:t>1954) was a German archaeologist who served as director of the DAI-Rome from 1928</w:t>
      </w:r>
      <w:r w:rsidR="00127AF9">
        <w:rPr>
          <w:rFonts w:cstheme="minorHAnsi"/>
        </w:rPr>
        <w:t xml:space="preserve"> to </w:t>
      </w:r>
      <w:r w:rsidR="02A1C6DB" w:rsidRPr="000F31A7">
        <w:rPr>
          <w:rFonts w:cstheme="minorHAnsi"/>
        </w:rPr>
        <w:t xml:space="preserve">1938; no complete inventory or catalogue of his collection is known. </w:t>
      </w:r>
    </w:p>
    <w:p w14:paraId="462F8E49" w14:textId="77777777" w:rsidR="007A139C" w:rsidRPr="000F31A7" w:rsidRDefault="007A139C" w:rsidP="000F31A7">
      <w:pPr>
        <w:pStyle w:val="EndnoteText"/>
        <w:spacing w:line="240" w:lineRule="auto"/>
        <w:rPr>
          <w:rFonts w:cstheme="minorHAnsi"/>
        </w:rPr>
      </w:pPr>
    </w:p>
  </w:endnote>
  <w:endnote w:id="137">
    <w:p w14:paraId="5D4E4B0A" w14:textId="1A764CF1" w:rsidR="007A139C" w:rsidRDefault="0072427D" w:rsidP="000F31A7">
      <w:pPr>
        <w:pStyle w:val="EndnoteText"/>
        <w:spacing w:line="240" w:lineRule="auto"/>
      </w:pPr>
      <w:r w:rsidRPr="000F31A7">
        <w:rPr>
          <w:rStyle w:val="EndnoteReference"/>
          <w:rFonts w:cstheme="minorHAnsi"/>
        </w:rPr>
        <w:endnoteRef/>
      </w:r>
      <w:r w:rsidRPr="000F31A7">
        <w:rPr>
          <w:rFonts w:cstheme="minorHAnsi"/>
        </w:rPr>
        <w:t xml:space="preserve"> </w:t>
      </w:r>
      <w:r w:rsidR="00F94A77" w:rsidRPr="000F31A7">
        <w:rPr>
          <w:rFonts w:cstheme="minorHAnsi"/>
        </w:rPr>
        <w:t>2018.31</w:t>
      </w:r>
      <w:r w:rsidR="00770AB6">
        <w:rPr>
          <w:rFonts w:cstheme="minorHAnsi"/>
        </w:rPr>
        <w:t>;</w:t>
      </w:r>
      <w:r w:rsidR="00F94A77" w:rsidRPr="000F31A7">
        <w:rPr>
          <w:rFonts w:cstheme="minorHAnsi"/>
        </w:rPr>
        <w:t xml:space="preserve"> </w:t>
      </w:r>
      <w:hyperlink r:id="rId93" w:history="1">
        <w:r w:rsidR="00D1036E" w:rsidRPr="009700C2">
          <w:rPr>
            <w:rStyle w:val="Hyperlink"/>
            <w:rFonts w:cstheme="minorHAnsi"/>
          </w:rPr>
          <w:t>https://www.getty.edu/art/collection/object/109P06</w:t>
        </w:r>
      </w:hyperlink>
      <w:r w:rsidR="007A139C">
        <w:t>.</w:t>
      </w:r>
    </w:p>
    <w:p w14:paraId="6D4F5A7B" w14:textId="2210104E" w:rsidR="0072427D" w:rsidRPr="000F31A7" w:rsidRDefault="00D1036E" w:rsidP="000F31A7">
      <w:pPr>
        <w:pStyle w:val="EndnoteText"/>
        <w:spacing w:line="240" w:lineRule="auto"/>
        <w:rPr>
          <w:rFonts w:cstheme="minorHAnsi"/>
        </w:rPr>
      </w:pPr>
      <w:r>
        <w:rPr>
          <w:rFonts w:cstheme="minorHAnsi"/>
        </w:rPr>
        <w:t xml:space="preserve"> </w:t>
      </w:r>
    </w:p>
  </w:endnote>
  <w:endnote w:id="138">
    <w:p w14:paraId="56DE5F41" w14:textId="5B7A4A8B" w:rsidR="000830C6" w:rsidRDefault="000830C6" w:rsidP="000F31A7">
      <w:pPr>
        <w:pStyle w:val="EndnoteText"/>
        <w:spacing w:line="240" w:lineRule="auto"/>
        <w:rPr>
          <w:rFonts w:eastAsia="Calibri" w:cstheme="minorHAnsi"/>
          <w:color w:val="000000" w:themeColor="text1"/>
        </w:rPr>
      </w:pPr>
      <w:r w:rsidRPr="000F31A7">
        <w:rPr>
          <w:rStyle w:val="EndnoteReference"/>
          <w:rFonts w:cstheme="minorHAnsi"/>
        </w:rPr>
        <w:endnoteRef/>
      </w:r>
      <w:r w:rsidRPr="000F31A7">
        <w:rPr>
          <w:rFonts w:cstheme="minorHAnsi"/>
        </w:rPr>
        <w:t xml:space="preserve"> </w:t>
      </w:r>
      <w:r w:rsidRPr="000F31A7">
        <w:rPr>
          <w:rFonts w:cstheme="minorHAnsi"/>
          <w:color w:val="000000"/>
        </w:rPr>
        <w:t>DAI-Rome negative n</w:t>
      </w:r>
      <w:r w:rsidR="006E0154">
        <w:rPr>
          <w:rFonts w:cstheme="minorHAnsi"/>
          <w:color w:val="000000"/>
        </w:rPr>
        <w:t>os.</w:t>
      </w:r>
      <w:r w:rsidRPr="000F31A7">
        <w:rPr>
          <w:rFonts w:cstheme="minorHAnsi"/>
          <w:color w:val="000000"/>
        </w:rPr>
        <w:t xml:space="preserve"> </w:t>
      </w:r>
      <w:r w:rsidRPr="000F31A7">
        <w:rPr>
          <w:rFonts w:eastAsia="Calibri" w:cstheme="minorHAnsi"/>
          <w:color w:val="000000" w:themeColor="text1"/>
        </w:rPr>
        <w:t>60.2432</w:t>
      </w:r>
      <w:r w:rsidR="00127AF9">
        <w:rPr>
          <w:rFonts w:eastAsia="Calibri" w:cstheme="minorHAnsi"/>
          <w:color w:val="000000" w:themeColor="text1"/>
        </w:rPr>
        <w:t>–</w:t>
      </w:r>
      <w:r w:rsidRPr="000F31A7">
        <w:rPr>
          <w:rFonts w:eastAsia="Calibri" w:cstheme="minorHAnsi"/>
          <w:color w:val="000000" w:themeColor="text1"/>
        </w:rPr>
        <w:t>34.</w:t>
      </w:r>
    </w:p>
    <w:p w14:paraId="15F0054B" w14:textId="77777777" w:rsidR="007A139C" w:rsidRPr="000F31A7" w:rsidRDefault="007A139C" w:rsidP="000F31A7">
      <w:pPr>
        <w:pStyle w:val="EndnoteText"/>
        <w:spacing w:line="240" w:lineRule="auto"/>
        <w:rPr>
          <w:rFonts w:eastAsia="Calibri" w:cstheme="minorHAnsi"/>
          <w:color w:val="000000" w:themeColor="text1"/>
        </w:rPr>
      </w:pPr>
    </w:p>
  </w:endnote>
  <w:endnote w:id="139">
    <w:p w14:paraId="4BFBBE20" w14:textId="002C1B20" w:rsidR="000830C6" w:rsidRPr="00B30E89" w:rsidRDefault="000830C6" w:rsidP="000F31A7">
      <w:pPr>
        <w:pStyle w:val="EndnoteText"/>
        <w:spacing w:line="240" w:lineRule="auto"/>
        <w:rPr>
          <w:rFonts w:cstheme="minorHAnsi"/>
        </w:rPr>
      </w:pPr>
      <w:r w:rsidRPr="000F31A7">
        <w:rPr>
          <w:rStyle w:val="EndnoteReference"/>
          <w:rFonts w:cstheme="minorHAnsi"/>
        </w:rPr>
        <w:endnoteRef/>
      </w:r>
      <w:r w:rsidR="00903B5B" w:rsidRPr="000F31A7">
        <w:rPr>
          <w:rFonts w:cstheme="minorHAnsi"/>
        </w:rPr>
        <w:t xml:space="preserve"> </w:t>
      </w:r>
      <w:r w:rsidR="00903B5B" w:rsidRPr="00B30E89">
        <w:rPr>
          <w:rFonts w:cstheme="minorHAnsi"/>
        </w:rPr>
        <w:t>Getty Research Institute</w:t>
      </w:r>
      <w:r w:rsidR="008B7DBF" w:rsidRPr="00B30E89">
        <w:rPr>
          <w:rFonts w:cstheme="minorHAnsi"/>
        </w:rPr>
        <w:t>,</w:t>
      </w:r>
      <w:r w:rsidRPr="00B30E89">
        <w:rPr>
          <w:rFonts w:cstheme="minorHAnsi"/>
        </w:rPr>
        <w:t xml:space="preserve"> “Felbermeyer photographs for the Central Collecting Point, Munich</w:t>
      </w:r>
      <w:r w:rsidR="008B7DBF" w:rsidRPr="00B30E89">
        <w:rPr>
          <w:rFonts w:cstheme="minorHAnsi"/>
        </w:rPr>
        <w:t>,</w:t>
      </w:r>
      <w:r w:rsidRPr="00B30E89">
        <w:rPr>
          <w:rFonts w:cstheme="minorHAnsi"/>
        </w:rPr>
        <w:t xml:space="preserve">” </w:t>
      </w:r>
      <w:r w:rsidR="003D06E8" w:rsidRPr="00B30E89">
        <w:rPr>
          <w:rFonts w:cstheme="minorHAnsi"/>
        </w:rPr>
        <w:t>N5740 .F45</w:t>
      </w:r>
      <w:r w:rsidR="00E845A2" w:rsidRPr="00B30E89">
        <w:rPr>
          <w:rFonts w:cstheme="minorHAnsi"/>
        </w:rPr>
        <w:t xml:space="preserve">, </w:t>
      </w:r>
      <w:r w:rsidR="00E845A2" w:rsidRPr="00B30E89">
        <w:rPr>
          <w:rFonts w:cstheme="minorHAnsi"/>
          <w:color w:val="333333"/>
          <w:shd w:val="clear" w:color="auto" w:fill="FFFFFF"/>
        </w:rPr>
        <w:t>Box</w:t>
      </w:r>
      <w:r w:rsidR="008B7DBF" w:rsidRPr="00B30E89">
        <w:rPr>
          <w:rFonts w:cstheme="minorHAnsi"/>
          <w:color w:val="333333"/>
          <w:shd w:val="clear" w:color="auto" w:fill="FFFFFF"/>
        </w:rPr>
        <w:t>es</w:t>
      </w:r>
      <w:r w:rsidR="00E845A2" w:rsidRPr="00B30E89">
        <w:rPr>
          <w:rFonts w:cstheme="minorHAnsi"/>
          <w:color w:val="333333"/>
          <w:shd w:val="clear" w:color="auto" w:fill="FFFFFF"/>
        </w:rPr>
        <w:t xml:space="preserve"> 73</w:t>
      </w:r>
      <w:r w:rsidR="008B7DBF" w:rsidRPr="00B30E89">
        <w:rPr>
          <w:rFonts w:cstheme="minorHAnsi"/>
          <w:color w:val="333333"/>
          <w:shd w:val="clear" w:color="auto" w:fill="FFFFFF"/>
        </w:rPr>
        <w:t>–</w:t>
      </w:r>
      <w:r w:rsidR="00E845A2" w:rsidRPr="00B30E89">
        <w:rPr>
          <w:rFonts w:cstheme="minorHAnsi"/>
          <w:color w:val="333333"/>
          <w:shd w:val="clear" w:color="auto" w:fill="FFFFFF"/>
        </w:rPr>
        <w:t>82</w:t>
      </w:r>
      <w:r w:rsidR="008B7DBF" w:rsidRPr="00B30E89">
        <w:rPr>
          <w:rFonts w:cstheme="minorHAnsi"/>
          <w:color w:val="333333"/>
          <w:shd w:val="clear" w:color="auto" w:fill="FFFFFF"/>
        </w:rPr>
        <w:t>;</w:t>
      </w:r>
      <w:r w:rsidR="00E845A2" w:rsidRPr="00B30E89">
        <w:rPr>
          <w:rFonts w:cstheme="minorHAnsi"/>
          <w:color w:val="333333"/>
          <w:shd w:val="clear" w:color="auto" w:fill="FFFFFF"/>
        </w:rPr>
        <w:t> </w:t>
      </w:r>
      <w:r w:rsidRPr="00B30E89">
        <w:rPr>
          <w:rFonts w:cstheme="minorHAnsi"/>
        </w:rPr>
        <w:t xml:space="preserve">and </w:t>
      </w:r>
      <w:r w:rsidR="00E845A2" w:rsidRPr="00B30E89">
        <w:rPr>
          <w:rFonts w:cstheme="minorHAnsi"/>
        </w:rPr>
        <w:t>Getty Research Institute</w:t>
      </w:r>
      <w:r w:rsidR="008B7DBF" w:rsidRPr="00B30E89">
        <w:rPr>
          <w:rFonts w:cstheme="minorHAnsi"/>
        </w:rPr>
        <w:t>,</w:t>
      </w:r>
      <w:r w:rsidR="009F6F8A" w:rsidRPr="00B30E89">
        <w:rPr>
          <w:rFonts w:cstheme="minorHAnsi"/>
        </w:rPr>
        <w:t xml:space="preserve"> </w:t>
      </w:r>
      <w:r w:rsidRPr="00B30E89">
        <w:rPr>
          <w:rFonts w:cstheme="minorHAnsi"/>
        </w:rPr>
        <w:t>“Felbermeyer photographs of antiquities and art in Italy</w:t>
      </w:r>
      <w:r w:rsidR="008B7DBF" w:rsidRPr="00B30E89">
        <w:rPr>
          <w:rFonts w:cstheme="minorHAnsi"/>
        </w:rPr>
        <w:t>,</w:t>
      </w:r>
      <w:r w:rsidRPr="00B30E89">
        <w:rPr>
          <w:rFonts w:cstheme="minorHAnsi"/>
        </w:rPr>
        <w:t>”</w:t>
      </w:r>
      <w:r w:rsidR="009F6F8A" w:rsidRPr="00B30E89">
        <w:rPr>
          <w:rFonts w:cstheme="minorHAnsi"/>
        </w:rPr>
        <w:t xml:space="preserve"> N5740 .F45</w:t>
      </w:r>
      <w:r w:rsidR="00B84F6E" w:rsidRPr="00B30E89">
        <w:rPr>
          <w:rFonts w:cstheme="minorHAnsi"/>
        </w:rPr>
        <w:t>.</w:t>
      </w:r>
    </w:p>
    <w:p w14:paraId="2CCA17E7" w14:textId="77777777" w:rsidR="007A139C" w:rsidRPr="00B30E89" w:rsidRDefault="007A139C" w:rsidP="000F31A7">
      <w:pPr>
        <w:pStyle w:val="EndnoteText"/>
        <w:spacing w:line="240" w:lineRule="auto"/>
        <w:rPr>
          <w:rFonts w:cstheme="minorHAnsi"/>
          <w:b/>
          <w:bCs/>
        </w:rPr>
      </w:pPr>
    </w:p>
  </w:endnote>
  <w:endnote w:id="140">
    <w:p w14:paraId="657285A3" w14:textId="352F0B47" w:rsidR="000830C6" w:rsidRPr="00B30E89" w:rsidRDefault="000830C6" w:rsidP="000F31A7">
      <w:pPr>
        <w:pStyle w:val="EndnoteText"/>
        <w:spacing w:line="240" w:lineRule="auto"/>
        <w:rPr>
          <w:rFonts w:cstheme="minorHAnsi"/>
        </w:rPr>
      </w:pPr>
      <w:r w:rsidRPr="00B30E89">
        <w:rPr>
          <w:rStyle w:val="EndnoteReference"/>
          <w:rFonts w:cstheme="minorHAnsi"/>
        </w:rPr>
        <w:endnoteRef/>
      </w:r>
      <w:r w:rsidR="76B7CDCE" w:rsidRPr="00B30E89">
        <w:rPr>
          <w:rFonts w:cstheme="minorHAnsi"/>
        </w:rPr>
        <w:t xml:space="preserve">On the history of the Felbermeyer collection and its organization, see </w:t>
      </w:r>
      <w:r w:rsidR="00392800">
        <w:rPr>
          <w:rFonts w:cstheme="minorHAnsi"/>
        </w:rPr>
        <w:t>$$</w:t>
      </w:r>
      <w:r w:rsidR="76B7CDCE" w:rsidRPr="00B30E89">
        <w:rPr>
          <w:rFonts w:cstheme="minorHAnsi"/>
        </w:rPr>
        <w:t>Blecksmith</w:t>
      </w:r>
      <w:r w:rsidR="00AB5F9A" w:rsidRPr="00B30E89">
        <w:rPr>
          <w:rFonts w:cstheme="minorHAnsi"/>
        </w:rPr>
        <w:t xml:space="preserve"> 2012</w:t>
      </w:r>
      <w:r w:rsidR="00392800">
        <w:rPr>
          <w:rFonts w:cstheme="minorHAnsi"/>
        </w:rPr>
        <w:t xml:space="preserve"> | </w:t>
      </w:r>
      <w:r w:rsidR="00A4074C" w:rsidRPr="00B30E89">
        <w:rPr>
          <w:rFonts w:cstheme="minorHAnsi"/>
        </w:rPr>
        <w:t>1</w:t>
      </w:r>
      <w:r w:rsidR="00392800">
        <w:rPr>
          <w:rFonts w:cstheme="minorHAnsi"/>
        </w:rPr>
        <w:t>$$</w:t>
      </w:r>
      <w:r w:rsidR="00A4074C" w:rsidRPr="00B30E89">
        <w:rPr>
          <w:rFonts w:cstheme="minorHAnsi"/>
        </w:rPr>
        <w:t>.</w:t>
      </w:r>
      <w:r w:rsidR="76B7CDCE" w:rsidRPr="00B30E89">
        <w:rPr>
          <w:rFonts w:cstheme="minorHAnsi"/>
        </w:rPr>
        <w:t xml:space="preserve"> </w:t>
      </w:r>
    </w:p>
    <w:p w14:paraId="7DA48F41" w14:textId="77777777" w:rsidR="007A139C" w:rsidRPr="00B30E89" w:rsidRDefault="007A139C" w:rsidP="000F31A7">
      <w:pPr>
        <w:pStyle w:val="EndnoteText"/>
        <w:spacing w:line="240" w:lineRule="auto"/>
        <w:rPr>
          <w:rFonts w:cstheme="minorHAnsi"/>
          <w:color w:val="C00000"/>
        </w:rPr>
      </w:pPr>
    </w:p>
  </w:endnote>
  <w:endnote w:id="141">
    <w:p w14:paraId="7E3DAA80" w14:textId="5E0A4D52" w:rsidR="000830C6" w:rsidRPr="00B30E89" w:rsidRDefault="000830C6" w:rsidP="000F31A7">
      <w:pPr>
        <w:pStyle w:val="EndnoteText"/>
        <w:spacing w:line="240" w:lineRule="auto"/>
        <w:rPr>
          <w:rFonts w:eastAsia="Calibri" w:cstheme="minorHAnsi"/>
          <w:b/>
          <w:bCs/>
          <w:color w:val="000000" w:themeColor="text1"/>
        </w:rPr>
      </w:pPr>
      <w:r w:rsidRPr="00B30E89">
        <w:rPr>
          <w:rStyle w:val="EndnoteReference"/>
          <w:rFonts w:cstheme="minorHAnsi"/>
        </w:rPr>
        <w:endnoteRef/>
      </w:r>
      <w:r w:rsidRPr="00B30E89">
        <w:rPr>
          <w:rFonts w:cstheme="minorHAnsi"/>
        </w:rPr>
        <w:t xml:space="preserve"> Getty Research Institute</w:t>
      </w:r>
      <w:r w:rsidR="008B7DBF" w:rsidRPr="00B30E89">
        <w:rPr>
          <w:rFonts w:cstheme="minorHAnsi"/>
        </w:rPr>
        <w:t>,</w:t>
      </w:r>
      <w:r w:rsidR="00903B5B" w:rsidRPr="00B30E89">
        <w:rPr>
          <w:rFonts w:cstheme="minorHAnsi"/>
        </w:rPr>
        <w:t xml:space="preserve"> </w:t>
      </w:r>
      <w:r w:rsidR="00554200" w:rsidRPr="00B30E89">
        <w:rPr>
          <w:rFonts w:cstheme="minorHAnsi"/>
        </w:rPr>
        <w:t>“</w:t>
      </w:r>
      <w:r w:rsidRPr="00B30E89">
        <w:rPr>
          <w:rFonts w:cstheme="minorHAnsi"/>
        </w:rPr>
        <w:t>Felbermeyer photographs of antiquities and art in Italy</w:t>
      </w:r>
      <w:r w:rsidR="008B7DBF" w:rsidRPr="00B30E89">
        <w:rPr>
          <w:rFonts w:cstheme="minorHAnsi"/>
        </w:rPr>
        <w:t>,</w:t>
      </w:r>
      <w:r w:rsidR="00554200" w:rsidRPr="00B30E89">
        <w:rPr>
          <w:rFonts w:cstheme="minorHAnsi"/>
        </w:rPr>
        <w:t>”</w:t>
      </w:r>
      <w:r w:rsidRPr="00B30E89">
        <w:rPr>
          <w:rFonts w:cstheme="minorHAnsi"/>
        </w:rPr>
        <w:t xml:space="preserve"> N5740 .F45</w:t>
      </w:r>
      <w:r w:rsidR="008B7DBF" w:rsidRPr="00B30E89">
        <w:rPr>
          <w:rFonts w:cstheme="minorHAnsi"/>
        </w:rPr>
        <w:t>,</w:t>
      </w:r>
      <w:r w:rsidR="00B953AF" w:rsidRPr="00B30E89">
        <w:rPr>
          <w:rFonts w:cstheme="minorHAnsi"/>
        </w:rPr>
        <w:t xml:space="preserve"> </w:t>
      </w:r>
    </w:p>
    <w:p w14:paraId="1867F013" w14:textId="19123265" w:rsidR="000830C6" w:rsidRDefault="5E1BDD6D" w:rsidP="000F31A7">
      <w:pPr>
        <w:pStyle w:val="EndnoteText"/>
        <w:spacing w:line="240" w:lineRule="auto"/>
        <w:rPr>
          <w:rFonts w:eastAsia="Calibri" w:cstheme="minorHAnsi"/>
        </w:rPr>
      </w:pPr>
      <w:r w:rsidRPr="00B30E89">
        <w:rPr>
          <w:rFonts w:eastAsia="Calibri" w:cstheme="minorHAnsi"/>
          <w:color w:val="000000" w:themeColor="text1"/>
        </w:rPr>
        <w:t xml:space="preserve">Box 27, folder 3. </w:t>
      </w:r>
      <w:r w:rsidRPr="00B30E89">
        <w:rPr>
          <w:rFonts w:cstheme="minorHAnsi"/>
        </w:rPr>
        <w:t>This is undated and otherwise unlabeled aside from a piece of graph paper with an undeciphered word an</w:t>
      </w:r>
      <w:r w:rsidRPr="000F31A7">
        <w:rPr>
          <w:rFonts w:cstheme="minorHAnsi"/>
        </w:rPr>
        <w:t>d “Hadrian?” written in green ink.</w:t>
      </w:r>
      <w:r w:rsidRPr="000F31A7">
        <w:rPr>
          <w:rFonts w:eastAsia="Calibri" w:cstheme="minorHAnsi"/>
          <w:color w:val="000000" w:themeColor="text1"/>
        </w:rPr>
        <w:t xml:space="preserve"> It was </w:t>
      </w:r>
      <w:r w:rsidRPr="000F31A7">
        <w:rPr>
          <w:rFonts w:eastAsia="Calibri" w:cstheme="minorHAnsi"/>
          <w:color w:val="000000"/>
        </w:rPr>
        <w:t xml:space="preserve">reassociated with the bust in </w:t>
      </w:r>
      <w:r w:rsidRPr="000F31A7">
        <w:rPr>
          <w:rFonts w:eastAsia="Calibri" w:cstheme="minorHAnsi"/>
        </w:rPr>
        <w:t>2019</w:t>
      </w:r>
      <w:r w:rsidR="00CA668E" w:rsidRPr="000F31A7">
        <w:rPr>
          <w:rFonts w:eastAsia="Calibri" w:cstheme="minorHAnsi"/>
        </w:rPr>
        <w:t>.</w:t>
      </w:r>
    </w:p>
    <w:p w14:paraId="267ADCBA" w14:textId="77777777" w:rsidR="007A139C" w:rsidRPr="000F31A7" w:rsidRDefault="007A139C" w:rsidP="000F31A7">
      <w:pPr>
        <w:pStyle w:val="EndnoteText"/>
        <w:spacing w:line="240" w:lineRule="auto"/>
        <w:rPr>
          <w:rFonts w:eastAsia="Calibri" w:cstheme="minorHAnsi"/>
          <w:b/>
          <w:bCs/>
          <w:color w:val="000000" w:themeColor="text1"/>
        </w:rPr>
      </w:pPr>
    </w:p>
  </w:endnote>
  <w:endnote w:id="142">
    <w:p w14:paraId="4AFB53B8" w14:textId="631B9866"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The sticker was discovered by Jens Daehner, curator at the J. Paul Getty Museum. </w:t>
      </w:r>
    </w:p>
    <w:p w14:paraId="11777362" w14:textId="77777777" w:rsidR="007A139C" w:rsidRPr="000F31A7" w:rsidRDefault="007A139C" w:rsidP="000F31A7">
      <w:pPr>
        <w:pStyle w:val="EndnoteText"/>
        <w:spacing w:line="240" w:lineRule="auto"/>
        <w:rPr>
          <w:rFonts w:cstheme="minorHAnsi"/>
        </w:rPr>
      </w:pPr>
    </w:p>
  </w:endnote>
  <w:endnote w:id="143">
    <w:p w14:paraId="03702A30" w14:textId="7F4A66F6" w:rsidR="00207379" w:rsidRDefault="00207379">
      <w:pPr>
        <w:pStyle w:val="EndnoteText"/>
      </w:pPr>
      <w:r>
        <w:rPr>
          <w:rStyle w:val="EndnoteReference"/>
        </w:rPr>
        <w:endnoteRef/>
      </w:r>
      <w:r>
        <w:t xml:space="preserve"> E.g.,</w:t>
      </w:r>
      <w:r w:rsidR="00103A82">
        <w:t xml:space="preserve"> the 1694 </w:t>
      </w:r>
      <w:r w:rsidR="00103A82">
        <w:rPr>
          <w:i/>
          <w:iCs/>
        </w:rPr>
        <w:t>Biblioteca Wrightiana</w:t>
      </w:r>
      <w:r w:rsidR="00103A82">
        <w:t>, a catalogue for a collection to be auctioned in Covent Garden, London</w:t>
      </w:r>
      <w:r w:rsidR="009A361D">
        <w:t xml:space="preserve">, </w:t>
      </w:r>
      <w:r w:rsidR="00B61598">
        <w:t>$$</w:t>
      </w:r>
      <w:r w:rsidR="009A361D">
        <w:t>Bullord and Sloane 1694</w:t>
      </w:r>
      <w:r w:rsidR="00B61598">
        <w:t>$$</w:t>
      </w:r>
      <w:r w:rsidR="009A361D">
        <w:t>.</w:t>
      </w:r>
      <w:r w:rsidR="009A361D" w:rsidRPr="00207379">
        <w:rPr>
          <w:highlight w:val="cyan"/>
        </w:rPr>
        <w:t xml:space="preserve"> </w:t>
      </w:r>
    </w:p>
    <w:p w14:paraId="1EC6D7D3" w14:textId="77777777" w:rsidR="00207379" w:rsidRDefault="00207379">
      <w:pPr>
        <w:pStyle w:val="EndnoteText"/>
      </w:pPr>
    </w:p>
  </w:endnote>
  <w:endnote w:id="144">
    <w:p w14:paraId="76BC6D87" w14:textId="4E8DF7D1" w:rsidR="005E79FC" w:rsidRDefault="005E79FC" w:rsidP="005E79FC">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For an example involving manuscripts, </w:t>
      </w:r>
      <w:r>
        <w:rPr>
          <w:rFonts w:cstheme="minorHAnsi"/>
        </w:rPr>
        <w:t xml:space="preserve">see </w:t>
      </w:r>
      <w:r w:rsidR="00B61598">
        <w:rPr>
          <w:rFonts w:cstheme="minorHAnsi"/>
        </w:rPr>
        <w:t>$$</w:t>
      </w:r>
      <w:r w:rsidRPr="000F31A7">
        <w:rPr>
          <w:rFonts w:cstheme="minorHAnsi"/>
        </w:rPr>
        <w:t>Kidd</w:t>
      </w:r>
      <w:r>
        <w:rPr>
          <w:rFonts w:cstheme="minorHAnsi"/>
        </w:rPr>
        <w:t xml:space="preserve"> 2021</w:t>
      </w:r>
      <w:r w:rsidR="00B61598">
        <w:rPr>
          <w:rFonts w:cstheme="minorHAnsi"/>
        </w:rPr>
        <w:t>$$</w:t>
      </w:r>
      <w:r>
        <w:rPr>
          <w:rFonts w:cstheme="minorHAnsi"/>
        </w:rPr>
        <w:t>.</w:t>
      </w:r>
      <w:r w:rsidRPr="000F31A7">
        <w:rPr>
          <w:rFonts w:cstheme="minorHAnsi"/>
        </w:rPr>
        <w:t xml:space="preserve"> </w:t>
      </w:r>
    </w:p>
    <w:p w14:paraId="35C2C303" w14:textId="77777777" w:rsidR="005E79FC" w:rsidRPr="000F31A7" w:rsidRDefault="005E79FC" w:rsidP="005E79FC">
      <w:pPr>
        <w:pStyle w:val="EndnoteText"/>
        <w:spacing w:line="240" w:lineRule="auto"/>
        <w:rPr>
          <w:rFonts w:cstheme="minorHAnsi"/>
        </w:rPr>
      </w:pPr>
    </w:p>
  </w:endnote>
  <w:endnote w:id="145">
    <w:p w14:paraId="1DC8CB90" w14:textId="5337D15F" w:rsidR="00AD48CC" w:rsidRDefault="00AD48CC" w:rsidP="00AD48CC">
      <w:pPr>
        <w:pStyle w:val="EndnoteText"/>
        <w:spacing w:line="240" w:lineRule="auto"/>
        <w:rPr>
          <w:rFonts w:eastAsiaTheme="minorEastAsia" w:cstheme="minorHAnsi"/>
        </w:rPr>
      </w:pPr>
      <w:r w:rsidRPr="000F31A7">
        <w:rPr>
          <w:rStyle w:val="EndnoteReference"/>
          <w:rFonts w:eastAsiaTheme="minorEastAsia" w:cstheme="minorHAnsi"/>
        </w:rPr>
        <w:endnoteRef/>
      </w:r>
      <w:r w:rsidRPr="000F31A7">
        <w:rPr>
          <w:rFonts w:eastAsiaTheme="minorEastAsia" w:cstheme="minorHAnsi"/>
        </w:rPr>
        <w:t xml:space="preserve"> This practice is noted in varying ways for different firms, particularly in the 1960s</w:t>
      </w:r>
      <w:r w:rsidR="008B7DBF">
        <w:rPr>
          <w:rFonts w:eastAsiaTheme="minorEastAsia" w:cstheme="minorHAnsi"/>
        </w:rPr>
        <w:t xml:space="preserve"> to </w:t>
      </w:r>
      <w:r w:rsidRPr="000F31A7">
        <w:rPr>
          <w:rFonts w:eastAsiaTheme="minorEastAsia" w:cstheme="minorHAnsi"/>
        </w:rPr>
        <w:t>1970s</w:t>
      </w:r>
      <w:r w:rsidR="00F97C8E">
        <w:rPr>
          <w:rFonts w:eastAsiaTheme="minorEastAsia" w:cstheme="minorHAnsi"/>
        </w:rPr>
        <w:t>;</w:t>
      </w:r>
      <w:r w:rsidRPr="000F31A7">
        <w:rPr>
          <w:rFonts w:eastAsiaTheme="minorEastAsia" w:cstheme="minorHAnsi"/>
        </w:rPr>
        <w:t xml:space="preserve"> </w:t>
      </w:r>
      <w:r w:rsidR="00F97C8E">
        <w:rPr>
          <w:rFonts w:eastAsiaTheme="minorEastAsia" w:cstheme="minorHAnsi"/>
        </w:rPr>
        <w:t>s</w:t>
      </w:r>
      <w:r w:rsidRPr="000F31A7">
        <w:rPr>
          <w:rFonts w:eastAsiaTheme="minorEastAsia" w:cstheme="minorHAnsi"/>
        </w:rPr>
        <w:t xml:space="preserve">ee </w:t>
      </w:r>
      <w:r w:rsidR="00B61598">
        <w:rPr>
          <w:rFonts w:eastAsiaTheme="minorEastAsia" w:cstheme="minorHAnsi"/>
        </w:rPr>
        <w:t>$$</w:t>
      </w:r>
      <w:r w:rsidRPr="000F31A7">
        <w:rPr>
          <w:rFonts w:eastAsiaTheme="minorEastAsia" w:cstheme="minorHAnsi"/>
        </w:rPr>
        <w:t>Burnham 1973</w:t>
      </w:r>
      <w:r w:rsidR="00B61598">
        <w:rPr>
          <w:rFonts w:eastAsiaTheme="minorEastAsia" w:cstheme="minorHAnsi"/>
        </w:rPr>
        <w:t>$$</w:t>
      </w:r>
      <w:r w:rsidR="006E0154" w:rsidRPr="000F31A7">
        <w:rPr>
          <w:rFonts w:eastAsiaTheme="minorEastAsia" w:cstheme="minorHAnsi"/>
        </w:rPr>
        <w:t xml:space="preserve">; </w:t>
      </w:r>
      <w:r w:rsidR="00B61598">
        <w:rPr>
          <w:rFonts w:eastAsiaTheme="minorEastAsia" w:cstheme="minorHAnsi"/>
        </w:rPr>
        <w:t>$$</w:t>
      </w:r>
      <w:r w:rsidR="006E0154" w:rsidRPr="000F31A7">
        <w:rPr>
          <w:rFonts w:eastAsiaTheme="minorEastAsia" w:cstheme="minorHAnsi"/>
        </w:rPr>
        <w:t>Birmingham 1977</w:t>
      </w:r>
      <w:r w:rsidR="00B61598">
        <w:rPr>
          <w:rFonts w:eastAsiaTheme="minorEastAsia" w:cstheme="minorHAnsi"/>
        </w:rPr>
        <w:t xml:space="preserve"> | </w:t>
      </w:r>
      <w:r w:rsidR="006E0154" w:rsidRPr="000F31A7">
        <w:rPr>
          <w:rFonts w:eastAsiaTheme="minorEastAsia" w:cstheme="minorHAnsi"/>
        </w:rPr>
        <w:t>40</w:t>
      </w:r>
      <w:r w:rsidR="00B61598">
        <w:rPr>
          <w:rFonts w:eastAsiaTheme="minorEastAsia" w:cstheme="minorHAnsi"/>
        </w:rPr>
        <w:t>$$</w:t>
      </w:r>
      <w:r w:rsidR="006E0154" w:rsidRPr="000F31A7">
        <w:rPr>
          <w:rFonts w:eastAsiaTheme="minorEastAsia" w:cstheme="minorHAnsi"/>
        </w:rPr>
        <w:t>;</w:t>
      </w:r>
      <w:r w:rsidR="006E0154">
        <w:rPr>
          <w:rFonts w:eastAsiaTheme="minorEastAsia" w:cstheme="minorHAnsi"/>
        </w:rPr>
        <w:t xml:space="preserve"> </w:t>
      </w:r>
      <w:r w:rsidR="00B61598">
        <w:rPr>
          <w:rFonts w:eastAsiaTheme="minorEastAsia" w:cstheme="minorHAnsi"/>
        </w:rPr>
        <w:t>$$</w:t>
      </w:r>
      <w:r w:rsidR="006E0154" w:rsidRPr="000F31A7">
        <w:rPr>
          <w:rFonts w:eastAsiaTheme="minorEastAsia" w:cstheme="minorHAnsi"/>
        </w:rPr>
        <w:t>Huda 2008</w:t>
      </w:r>
      <w:r w:rsidR="00B61598">
        <w:rPr>
          <w:rFonts w:eastAsiaTheme="minorEastAsia" w:cstheme="minorHAnsi"/>
        </w:rPr>
        <w:t xml:space="preserve"> | </w:t>
      </w:r>
      <w:r w:rsidR="006E0154" w:rsidRPr="000F31A7">
        <w:rPr>
          <w:rFonts w:eastAsiaTheme="minorEastAsia" w:cstheme="minorHAnsi"/>
        </w:rPr>
        <w:t>124</w:t>
      </w:r>
      <w:r w:rsidR="006E0154">
        <w:rPr>
          <w:rFonts w:eastAsiaTheme="minorEastAsia" w:cstheme="minorHAnsi"/>
        </w:rPr>
        <w:t>–2</w:t>
      </w:r>
      <w:r w:rsidR="006E0154" w:rsidRPr="000F31A7">
        <w:rPr>
          <w:rFonts w:eastAsiaTheme="minorEastAsia" w:cstheme="minorHAnsi"/>
        </w:rPr>
        <w:t>5</w:t>
      </w:r>
      <w:r w:rsidR="00B61598">
        <w:rPr>
          <w:rFonts w:eastAsiaTheme="minorEastAsia" w:cstheme="minorHAnsi"/>
        </w:rPr>
        <w:t>$$</w:t>
      </w:r>
      <w:r w:rsidR="006E0154">
        <w:rPr>
          <w:rFonts w:eastAsiaTheme="minorEastAsia" w:cstheme="minorHAnsi"/>
        </w:rPr>
        <w:t>.</w:t>
      </w:r>
    </w:p>
    <w:p w14:paraId="01D2A517" w14:textId="77777777" w:rsidR="007A139C" w:rsidRPr="000F31A7" w:rsidRDefault="007A139C" w:rsidP="00AD48CC">
      <w:pPr>
        <w:pStyle w:val="EndnoteText"/>
        <w:spacing w:line="240" w:lineRule="auto"/>
        <w:rPr>
          <w:rFonts w:eastAsiaTheme="minorEastAsia" w:cstheme="minorHAnsi"/>
        </w:rPr>
      </w:pPr>
    </w:p>
  </w:endnote>
  <w:endnote w:id="146">
    <w:p w14:paraId="29485CD4" w14:textId="6311EC5E" w:rsidR="000830C6" w:rsidRPr="007A139C" w:rsidRDefault="000830C6" w:rsidP="000F31A7">
      <w:pPr>
        <w:pStyle w:val="EndnoteText"/>
        <w:spacing w:line="240" w:lineRule="auto"/>
        <w:rPr>
          <w:rFonts w:eastAsia="Calibri" w:cstheme="minorHAnsi"/>
          <w:color w:val="000000" w:themeColor="text1"/>
        </w:rPr>
      </w:pPr>
      <w:r w:rsidRPr="000F31A7">
        <w:rPr>
          <w:rStyle w:val="EndnoteReference"/>
          <w:rFonts w:eastAsia="Calibri" w:cstheme="minorHAnsi"/>
        </w:rPr>
        <w:endnoteRef/>
      </w:r>
      <w:r w:rsidRPr="000F31A7">
        <w:rPr>
          <w:rFonts w:eastAsia="Calibri" w:cstheme="minorHAnsi"/>
        </w:rPr>
        <w:t xml:space="preserve"> See</w:t>
      </w:r>
      <w:r w:rsidR="00F6260D">
        <w:rPr>
          <w:rFonts w:eastAsia="Calibri" w:cstheme="minorHAnsi"/>
        </w:rPr>
        <w:t xml:space="preserve">, </w:t>
      </w:r>
      <w:r w:rsidR="00FA7E71" w:rsidRPr="00FA7E71">
        <w:rPr>
          <w:rFonts w:eastAsia="Calibri" w:cstheme="minorHAnsi"/>
          <w:iCs/>
        </w:rPr>
        <w:t>e.g</w:t>
      </w:r>
      <w:r w:rsidR="00F6260D">
        <w:rPr>
          <w:rFonts w:eastAsia="Calibri" w:cstheme="minorHAnsi"/>
        </w:rPr>
        <w:t>.,</w:t>
      </w:r>
      <w:r w:rsidR="00916963">
        <w:rPr>
          <w:rFonts w:eastAsia="Calibri" w:cstheme="minorHAnsi"/>
        </w:rPr>
        <w:t xml:space="preserve"> a bronze belt buckle (</w:t>
      </w:r>
      <w:r w:rsidRPr="000F31A7">
        <w:rPr>
          <w:rFonts w:eastAsia="Calibri" w:cstheme="minorHAnsi"/>
        </w:rPr>
        <w:t>71.AC.185</w:t>
      </w:r>
      <w:r w:rsidR="00B953AF">
        <w:rPr>
          <w:rFonts w:eastAsia="Calibri" w:cstheme="minorHAnsi"/>
        </w:rPr>
        <w:t>;</w:t>
      </w:r>
      <w:r w:rsidR="008536DA" w:rsidRPr="000F31A7">
        <w:rPr>
          <w:rFonts w:eastAsia="Calibri" w:cstheme="minorHAnsi"/>
        </w:rPr>
        <w:t xml:space="preserve"> </w:t>
      </w:r>
      <w:hyperlink r:id="rId94" w:history="1">
        <w:r w:rsidR="001D280C" w:rsidRPr="009700C2">
          <w:rPr>
            <w:rStyle w:val="Hyperlink"/>
            <w:rFonts w:eastAsia="Calibri" w:cstheme="minorHAnsi"/>
          </w:rPr>
          <w:t>https://www.getty.edu/art/collection/object/103SR9</w:t>
        </w:r>
      </w:hyperlink>
      <w:r w:rsidR="00916963">
        <w:rPr>
          <w:rFonts w:eastAsia="Calibri" w:cstheme="minorHAnsi"/>
        </w:rPr>
        <w:t>)</w:t>
      </w:r>
      <w:r w:rsidR="00EE31FF">
        <w:rPr>
          <w:rFonts w:eastAsia="Calibri" w:cstheme="minorHAnsi"/>
        </w:rPr>
        <w:t xml:space="preserve"> and</w:t>
      </w:r>
      <w:r w:rsidR="00E950CB">
        <w:rPr>
          <w:rFonts w:eastAsia="Calibri" w:cstheme="minorHAnsi"/>
        </w:rPr>
        <w:t xml:space="preserve"> two spoons</w:t>
      </w:r>
      <w:r w:rsidRPr="000F31A7">
        <w:rPr>
          <w:rFonts w:eastAsia="Calibri" w:cstheme="minorHAnsi"/>
        </w:rPr>
        <w:t xml:space="preserve"> </w:t>
      </w:r>
      <w:r w:rsidR="00E950CB">
        <w:rPr>
          <w:rFonts w:eastAsia="Calibri" w:cstheme="minorHAnsi"/>
        </w:rPr>
        <w:t>(</w:t>
      </w:r>
      <w:r w:rsidRPr="000F31A7">
        <w:rPr>
          <w:rFonts w:eastAsia="Calibri" w:cstheme="minorHAnsi"/>
        </w:rPr>
        <w:t>71.AC.340</w:t>
      </w:r>
      <w:r w:rsidR="006F286C">
        <w:rPr>
          <w:rFonts w:eastAsia="Calibri" w:cstheme="minorHAnsi"/>
        </w:rPr>
        <w:t xml:space="preserve"> and</w:t>
      </w:r>
      <w:r w:rsidR="00E950CB">
        <w:rPr>
          <w:rFonts w:eastAsia="Calibri" w:cstheme="minorHAnsi"/>
        </w:rPr>
        <w:t xml:space="preserve"> 71.AC.341</w:t>
      </w:r>
      <w:r w:rsidR="00B953AF">
        <w:rPr>
          <w:rFonts w:eastAsia="Calibri" w:cstheme="minorHAnsi"/>
        </w:rPr>
        <w:t xml:space="preserve">; </w:t>
      </w:r>
      <w:hyperlink r:id="rId95" w:history="1">
        <w:r w:rsidR="00B21D3E" w:rsidRPr="009700C2">
          <w:rPr>
            <w:rStyle w:val="Hyperlink"/>
            <w:rFonts w:eastAsia="Calibri" w:cstheme="minorHAnsi"/>
          </w:rPr>
          <w:t>https://www.getty.edu/art/collection/object/105XEN</w:t>
        </w:r>
      </w:hyperlink>
      <w:r w:rsidR="00043DA5">
        <w:rPr>
          <w:rFonts w:eastAsia="Calibri" w:cstheme="minorHAnsi"/>
        </w:rPr>
        <w:t xml:space="preserve"> and </w:t>
      </w:r>
      <w:hyperlink r:id="rId96" w:history="1">
        <w:r w:rsidR="00043DA5" w:rsidRPr="009700C2">
          <w:rPr>
            <w:rStyle w:val="Hyperlink"/>
            <w:rFonts w:eastAsia="Calibri" w:cstheme="minorHAnsi"/>
          </w:rPr>
          <w:t>https://www.getty.edu/art/collection/object/105XEP</w:t>
        </w:r>
      </w:hyperlink>
      <w:r w:rsidR="00043DA5">
        <w:rPr>
          <w:rFonts w:eastAsia="Calibri" w:cstheme="minorHAnsi"/>
        </w:rPr>
        <w:t>)</w:t>
      </w:r>
      <w:r w:rsidRPr="000F31A7">
        <w:rPr>
          <w:rFonts w:eastAsia="Calibri" w:cstheme="minorHAnsi"/>
        </w:rPr>
        <w:t xml:space="preserve">, previously sold at Sotheby’s with a provenance suggesting the group be considered a single </w:t>
      </w:r>
      <w:r w:rsidRPr="007A139C">
        <w:rPr>
          <w:rFonts w:eastAsia="Calibri" w:cstheme="minorHAnsi"/>
          <w:color w:val="000000" w:themeColor="text1"/>
        </w:rPr>
        <w:t>hoard with a probable shared findspot: ”The present owner discovered them in the roof of a shed</w:t>
      </w:r>
      <w:r w:rsidR="007A139C" w:rsidRPr="007A139C">
        <w:rPr>
          <w:rFonts w:eastAsia="Calibri" w:cstheme="minorHAnsi"/>
          <w:color w:val="000000" w:themeColor="text1"/>
        </w:rPr>
        <w:t>.</w:t>
      </w:r>
      <w:r w:rsidRPr="007A139C">
        <w:rPr>
          <w:rFonts w:eastAsia="Calibri" w:cstheme="minorHAnsi"/>
          <w:color w:val="000000" w:themeColor="text1"/>
        </w:rPr>
        <w:t xml:space="preserve">” This has not been verified and the current whereabouts of the other objects sold at the same time are unknown. </w:t>
      </w:r>
    </w:p>
    <w:p w14:paraId="4B808DA4" w14:textId="77777777" w:rsidR="007A139C" w:rsidRPr="000F31A7" w:rsidRDefault="007A139C" w:rsidP="000F31A7">
      <w:pPr>
        <w:pStyle w:val="EndnoteText"/>
        <w:spacing w:line="240" w:lineRule="auto"/>
        <w:rPr>
          <w:rFonts w:eastAsia="Calibri" w:cstheme="minorHAnsi"/>
          <w:color w:val="333333"/>
        </w:rPr>
      </w:pPr>
    </w:p>
  </w:endnote>
  <w:endnote w:id="147">
    <w:p w14:paraId="05909FBB" w14:textId="6B3935F8" w:rsidR="000830C6" w:rsidRDefault="000830C6" w:rsidP="000F31A7">
      <w:pPr>
        <w:pStyle w:val="EndnoteText"/>
        <w:spacing w:line="240" w:lineRule="auto"/>
        <w:rPr>
          <w:rFonts w:eastAsia="Arial Unicode MS" w:cstheme="minorHAnsi"/>
          <w:color w:val="000000" w:themeColor="text1"/>
        </w:rPr>
      </w:pPr>
      <w:r w:rsidRPr="000F31A7">
        <w:rPr>
          <w:rStyle w:val="EndnoteReference"/>
          <w:rFonts w:cstheme="minorHAnsi"/>
        </w:rPr>
        <w:endnoteRef/>
      </w:r>
      <w:r w:rsidRPr="000F31A7">
        <w:rPr>
          <w:rFonts w:cstheme="minorHAnsi"/>
        </w:rPr>
        <w:t xml:space="preserve"> For an example listing both buyers and prices</w:t>
      </w:r>
      <w:r w:rsidR="003D7ACD">
        <w:rPr>
          <w:rFonts w:cstheme="minorHAnsi"/>
        </w:rPr>
        <w:t>,</w:t>
      </w:r>
      <w:r w:rsidRPr="000F31A7">
        <w:rPr>
          <w:rFonts w:cstheme="minorHAnsi"/>
        </w:rPr>
        <w:t xml:space="preserve"> see </w:t>
      </w:r>
      <w:r w:rsidR="00B61598">
        <w:rPr>
          <w:rFonts w:cstheme="minorHAnsi"/>
        </w:rPr>
        <w:t>$$</w:t>
      </w:r>
      <w:r w:rsidRPr="00E939CF">
        <w:rPr>
          <w:rFonts w:eastAsia="Arial Unicode MS" w:cstheme="minorHAnsi"/>
          <w:color w:val="000000" w:themeColor="text1"/>
        </w:rPr>
        <w:t>Hamilton Palace</w:t>
      </w:r>
      <w:r w:rsidR="00FF70D8" w:rsidRPr="000F31A7">
        <w:rPr>
          <w:rFonts w:eastAsia="Arial Unicode MS" w:cstheme="minorHAnsi"/>
          <w:i/>
          <w:iCs/>
          <w:color w:val="000000" w:themeColor="text1"/>
        </w:rPr>
        <w:t xml:space="preserve"> </w:t>
      </w:r>
      <w:r w:rsidR="00FF70D8" w:rsidRPr="000F31A7">
        <w:rPr>
          <w:rFonts w:eastAsia="Arial Unicode MS" w:cstheme="minorHAnsi"/>
          <w:color w:val="000000" w:themeColor="text1"/>
        </w:rPr>
        <w:t>1882</w:t>
      </w:r>
      <w:r w:rsidR="00B61598">
        <w:rPr>
          <w:rFonts w:eastAsia="Arial Unicode MS" w:cstheme="minorHAnsi"/>
          <w:color w:val="000000" w:themeColor="text1"/>
        </w:rPr>
        <w:t>$$</w:t>
      </w:r>
      <w:r w:rsidR="00FF70D8" w:rsidRPr="000F31A7">
        <w:rPr>
          <w:rFonts w:eastAsia="Arial Unicode MS" w:cstheme="minorHAnsi"/>
          <w:color w:val="000000" w:themeColor="text1"/>
        </w:rPr>
        <w:t>.</w:t>
      </w:r>
    </w:p>
    <w:p w14:paraId="6821F198" w14:textId="77777777" w:rsidR="007A139C" w:rsidRPr="000F31A7" w:rsidRDefault="007A139C" w:rsidP="000F31A7">
      <w:pPr>
        <w:pStyle w:val="EndnoteText"/>
        <w:spacing w:line="240" w:lineRule="auto"/>
        <w:rPr>
          <w:rFonts w:eastAsia="Arial Unicode MS" w:cstheme="minorHAnsi"/>
          <w:color w:val="000000" w:themeColor="text1"/>
        </w:rPr>
      </w:pPr>
    </w:p>
  </w:endnote>
  <w:endnote w:id="148">
    <w:p w14:paraId="526D0AFD" w14:textId="0572E838"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These may further be described as ”hand copies” and ”protocol catalogues</w:t>
      </w:r>
      <w:r w:rsidR="003D7ACD">
        <w:rPr>
          <w:rFonts w:cstheme="minorHAnsi"/>
        </w:rPr>
        <w:t>,</w:t>
      </w:r>
      <w:r w:rsidRPr="000F31A7">
        <w:rPr>
          <w:rFonts w:cstheme="minorHAnsi"/>
        </w:rPr>
        <w:t>”</w:t>
      </w:r>
      <w:r w:rsidR="007739AA">
        <w:rPr>
          <w:rFonts w:cstheme="minorHAnsi"/>
        </w:rPr>
        <w:t xml:space="preserve"> </w:t>
      </w:r>
      <w:r w:rsidRPr="000F31A7">
        <w:rPr>
          <w:rFonts w:cstheme="minorHAnsi"/>
        </w:rPr>
        <w:t>as</w:t>
      </w:r>
      <w:r w:rsidR="003D7ACD">
        <w:rPr>
          <w:rFonts w:cstheme="minorHAnsi"/>
        </w:rPr>
        <w:t xml:space="preserve"> in</w:t>
      </w:r>
      <w:r w:rsidRPr="000F31A7">
        <w:rPr>
          <w:rFonts w:cstheme="minorHAnsi"/>
        </w:rPr>
        <w:t xml:space="preserve"> the corpus of auctioneer catalogues from the</w:t>
      </w:r>
      <w:r w:rsidR="003D7ACD" w:rsidRPr="003D7ACD">
        <w:rPr>
          <w:rFonts w:cstheme="minorHAnsi"/>
        </w:rPr>
        <w:t xml:space="preserve"> </w:t>
      </w:r>
      <w:r w:rsidR="003D7ACD" w:rsidRPr="000F31A7">
        <w:rPr>
          <w:rFonts w:cstheme="minorHAnsi"/>
        </w:rPr>
        <w:t>Hugo Helbing</w:t>
      </w:r>
      <w:r w:rsidRPr="000F31A7">
        <w:rPr>
          <w:rFonts w:cstheme="minorHAnsi"/>
        </w:rPr>
        <w:t xml:space="preserve"> auction house </w:t>
      </w:r>
      <w:r w:rsidR="003D7ACD">
        <w:rPr>
          <w:rFonts w:cstheme="minorHAnsi"/>
        </w:rPr>
        <w:t>(there, “Protokollkatalogs”)</w:t>
      </w:r>
      <w:r w:rsidR="000749BB">
        <w:rPr>
          <w:rFonts w:cstheme="minorHAnsi"/>
        </w:rPr>
        <w:t>; see</w:t>
      </w:r>
      <w:r w:rsidRPr="000F31A7">
        <w:rPr>
          <w:rFonts w:cstheme="minorHAnsi"/>
        </w:rPr>
        <w:t xml:space="preserve"> </w:t>
      </w:r>
      <w:hyperlink r:id="rId97" w:history="1">
        <w:r w:rsidR="00E845A2" w:rsidRPr="000F31A7">
          <w:rPr>
            <w:rStyle w:val="Hyperlink"/>
            <w:rFonts w:cstheme="minorHAnsi"/>
          </w:rPr>
          <w:t>https://www.arthistoricum.net/en/subjects/thematic-portals/german-sales/helbing/handcopies</w:t>
        </w:r>
      </w:hyperlink>
      <w:r w:rsidRPr="000F31A7">
        <w:rPr>
          <w:rFonts w:cstheme="minorHAnsi"/>
        </w:rPr>
        <w:t xml:space="preserve">. </w:t>
      </w:r>
    </w:p>
    <w:p w14:paraId="6465257F" w14:textId="77777777" w:rsidR="007A139C" w:rsidRPr="000F31A7" w:rsidRDefault="007A139C" w:rsidP="000F31A7">
      <w:pPr>
        <w:pStyle w:val="EndnoteText"/>
        <w:spacing w:line="240" w:lineRule="auto"/>
        <w:rPr>
          <w:rFonts w:cstheme="minorHAnsi"/>
          <w:b/>
          <w:color w:val="5B9AD5"/>
        </w:rPr>
      </w:pPr>
    </w:p>
  </w:endnote>
  <w:endnote w:id="149">
    <w:p w14:paraId="1E520932" w14:textId="0031E81B"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Produced for Sotheby’s (London) by May 30, 1927</w:t>
      </w:r>
      <w:r w:rsidR="00D23E9C">
        <w:rPr>
          <w:rFonts w:cstheme="minorHAnsi"/>
        </w:rPr>
        <w:t>,</w:t>
      </w:r>
      <w:r w:rsidRPr="000F31A7">
        <w:rPr>
          <w:rFonts w:cstheme="minorHAnsi"/>
        </w:rPr>
        <w:t xml:space="preserve"> through October 28, 1974; for Christie’s (London), by February 20, 1959</w:t>
      </w:r>
      <w:r w:rsidR="00D23E9C">
        <w:rPr>
          <w:rFonts w:cstheme="minorHAnsi"/>
        </w:rPr>
        <w:t>,</w:t>
      </w:r>
      <w:r w:rsidRPr="000F31A7">
        <w:rPr>
          <w:rFonts w:cstheme="minorHAnsi"/>
        </w:rPr>
        <w:t xml:space="preserve"> through February 25, 1975. For an example from a smaller firm, see the auction of antiquities owned by the late Sir Henry Wellcome through Harrods in conjunction with Allsop &amp; Co</w:t>
      </w:r>
      <w:r w:rsidR="00B2542E">
        <w:rPr>
          <w:rFonts w:cstheme="minorHAnsi"/>
        </w:rPr>
        <w:t>mpany</w:t>
      </w:r>
      <w:r w:rsidRPr="000F31A7">
        <w:rPr>
          <w:rFonts w:cstheme="minorHAnsi"/>
        </w:rPr>
        <w:t xml:space="preserve"> on February 28, 1939. Subscription package contents, including price result lists, vary by auction house. </w:t>
      </w:r>
    </w:p>
    <w:p w14:paraId="074B66AF" w14:textId="77777777" w:rsidR="007A139C" w:rsidRPr="000F31A7" w:rsidRDefault="007A139C" w:rsidP="000F31A7">
      <w:pPr>
        <w:pStyle w:val="EndnoteText"/>
        <w:spacing w:line="240" w:lineRule="auto"/>
        <w:rPr>
          <w:rFonts w:cstheme="minorHAnsi"/>
        </w:rPr>
      </w:pPr>
    </w:p>
  </w:endnote>
  <w:endnote w:id="150">
    <w:p w14:paraId="4502FD7D" w14:textId="49FEB318" w:rsidR="000830C6" w:rsidRDefault="000830C6" w:rsidP="000F31A7">
      <w:pPr>
        <w:spacing w:after="0" w:line="240" w:lineRule="auto"/>
        <w:rPr>
          <w:rFonts w:cstheme="minorHAnsi"/>
          <w:sz w:val="20"/>
          <w:szCs w:val="20"/>
        </w:rPr>
      </w:pPr>
      <w:r w:rsidRPr="000F31A7">
        <w:rPr>
          <w:rStyle w:val="EndnoteReference"/>
          <w:rFonts w:cstheme="minorHAnsi"/>
          <w:sz w:val="20"/>
          <w:szCs w:val="20"/>
        </w:rPr>
        <w:endnoteRef/>
      </w:r>
      <w:r w:rsidRPr="000F31A7">
        <w:rPr>
          <w:rFonts w:cstheme="minorHAnsi"/>
          <w:sz w:val="20"/>
          <w:szCs w:val="20"/>
        </w:rPr>
        <w:t xml:space="preserve"> See the caveats above</w:t>
      </w:r>
      <w:r w:rsidR="007739AA">
        <w:rPr>
          <w:rFonts w:cstheme="minorHAnsi"/>
          <w:sz w:val="20"/>
          <w:szCs w:val="20"/>
        </w:rPr>
        <w:t xml:space="preserve"> </w:t>
      </w:r>
      <w:r w:rsidR="004854F7" w:rsidRPr="005D2620">
        <w:rPr>
          <w:rFonts w:cstheme="minorHAnsi"/>
          <w:sz w:val="20"/>
          <w:szCs w:val="20"/>
        </w:rPr>
        <w:t xml:space="preserve">regarding buying in and prices not meeting </w:t>
      </w:r>
      <w:r w:rsidR="005D2620" w:rsidRPr="005D2620">
        <w:rPr>
          <w:rFonts w:cstheme="minorHAnsi"/>
          <w:sz w:val="20"/>
          <w:szCs w:val="20"/>
        </w:rPr>
        <w:t>a given reserve or minimum price</w:t>
      </w:r>
      <w:r w:rsidRPr="000F31A7">
        <w:rPr>
          <w:rFonts w:cstheme="minorHAnsi"/>
          <w:i/>
          <w:iCs/>
          <w:sz w:val="20"/>
          <w:szCs w:val="20"/>
        </w:rPr>
        <w:t>.</w:t>
      </w:r>
      <w:r w:rsidRPr="000F31A7">
        <w:rPr>
          <w:rFonts w:cstheme="minorHAnsi"/>
          <w:i/>
          <w:sz w:val="20"/>
          <w:szCs w:val="20"/>
        </w:rPr>
        <w:t xml:space="preserve"> </w:t>
      </w:r>
      <w:r w:rsidRPr="000F31A7">
        <w:rPr>
          <w:rFonts w:cstheme="minorHAnsi"/>
          <w:sz w:val="20"/>
          <w:szCs w:val="20"/>
        </w:rPr>
        <w:t>Consistency within and between lists is rare, as alternate spellings of names and obvious typos are common.</w:t>
      </w:r>
    </w:p>
    <w:p w14:paraId="407FB543" w14:textId="77777777" w:rsidR="007A139C" w:rsidRPr="000F31A7" w:rsidRDefault="007A139C" w:rsidP="000F31A7">
      <w:pPr>
        <w:spacing w:after="0" w:line="240" w:lineRule="auto"/>
        <w:rPr>
          <w:rFonts w:cstheme="minorHAnsi"/>
          <w:sz w:val="20"/>
          <w:szCs w:val="20"/>
        </w:rPr>
      </w:pPr>
    </w:p>
  </w:endnote>
  <w:endnote w:id="151">
    <w:p w14:paraId="61ED2171" w14:textId="1D1FA29D" w:rsidR="007A139C" w:rsidRDefault="004E4C04" w:rsidP="000F31A7">
      <w:pPr>
        <w:pStyle w:val="EndnoteText"/>
        <w:spacing w:line="240" w:lineRule="auto"/>
      </w:pPr>
      <w:r w:rsidRPr="000F31A7">
        <w:rPr>
          <w:rStyle w:val="EndnoteReference"/>
          <w:rFonts w:cstheme="minorHAnsi"/>
        </w:rPr>
        <w:endnoteRef/>
      </w:r>
      <w:r w:rsidRPr="000F31A7">
        <w:rPr>
          <w:rFonts w:cstheme="minorHAnsi"/>
        </w:rPr>
        <w:t xml:space="preserve"> </w:t>
      </w:r>
      <w:r w:rsidR="00333029" w:rsidRPr="000F31A7">
        <w:rPr>
          <w:rFonts w:cstheme="minorHAnsi"/>
        </w:rPr>
        <w:t>2017.2</w:t>
      </w:r>
      <w:r w:rsidR="00770AB6">
        <w:rPr>
          <w:rFonts w:cstheme="minorHAnsi"/>
        </w:rPr>
        <w:t>;</w:t>
      </w:r>
      <w:r w:rsidR="00333029" w:rsidRPr="000F31A7">
        <w:rPr>
          <w:rFonts w:cstheme="minorHAnsi"/>
        </w:rPr>
        <w:t xml:space="preserve"> </w:t>
      </w:r>
      <w:hyperlink r:id="rId98" w:history="1">
        <w:r w:rsidR="00333029" w:rsidRPr="000F31A7">
          <w:rPr>
            <w:rStyle w:val="Hyperlink"/>
            <w:rFonts w:cstheme="minorHAnsi"/>
          </w:rPr>
          <w:t>https://www.getty.edu/art/collection/object/109NAS</w:t>
        </w:r>
      </w:hyperlink>
      <w:r w:rsidR="007A139C">
        <w:t>.</w:t>
      </w:r>
    </w:p>
    <w:p w14:paraId="3D5F5C4B" w14:textId="3EFBEE2E" w:rsidR="004E4C04" w:rsidRPr="000F31A7" w:rsidRDefault="00765EF0" w:rsidP="000F31A7">
      <w:pPr>
        <w:pStyle w:val="EndnoteText"/>
        <w:spacing w:line="240" w:lineRule="auto"/>
        <w:rPr>
          <w:rFonts w:cstheme="minorHAnsi"/>
        </w:rPr>
      </w:pPr>
      <w:r w:rsidRPr="000F31A7">
        <w:rPr>
          <w:rFonts w:cstheme="minorHAnsi"/>
        </w:rPr>
        <w:t xml:space="preserve"> </w:t>
      </w:r>
    </w:p>
  </w:endnote>
  <w:endnote w:id="152">
    <w:p w14:paraId="748BBC84" w14:textId="16B666D8" w:rsidR="007A139C" w:rsidRDefault="000830C6" w:rsidP="000F31A7">
      <w:pPr>
        <w:spacing w:after="0" w:line="240" w:lineRule="auto"/>
      </w:pPr>
      <w:r w:rsidRPr="04894BD4">
        <w:rPr>
          <w:rStyle w:val="EndnoteReference"/>
          <w:sz w:val="20"/>
          <w:szCs w:val="20"/>
        </w:rPr>
        <w:endnoteRef/>
      </w:r>
      <w:r w:rsidR="007A139C">
        <w:rPr>
          <w:sz w:val="20"/>
          <w:szCs w:val="20"/>
        </w:rPr>
        <w:t xml:space="preserve"> </w:t>
      </w:r>
      <w:r w:rsidR="00B61598">
        <w:rPr>
          <w:sz w:val="20"/>
          <w:szCs w:val="20"/>
        </w:rPr>
        <w:t>$$</w:t>
      </w:r>
      <w:r w:rsidR="00751545" w:rsidRPr="04894BD4">
        <w:rPr>
          <w:sz w:val="20"/>
          <w:szCs w:val="20"/>
        </w:rPr>
        <w:t>Basan</w:t>
      </w:r>
      <w:r w:rsidR="00751545" w:rsidRPr="04894BD4">
        <w:rPr>
          <w:b/>
          <w:sz w:val="20"/>
          <w:szCs w:val="20"/>
        </w:rPr>
        <w:t xml:space="preserve"> </w:t>
      </w:r>
      <w:r w:rsidR="00751545" w:rsidRPr="04894BD4">
        <w:rPr>
          <w:sz w:val="20"/>
          <w:szCs w:val="20"/>
        </w:rPr>
        <w:t>1775</w:t>
      </w:r>
      <w:r w:rsidR="00B61598">
        <w:rPr>
          <w:sz w:val="20"/>
          <w:szCs w:val="20"/>
        </w:rPr>
        <w:t>$$</w:t>
      </w:r>
      <w:r w:rsidR="00254D6A" w:rsidRPr="04894BD4">
        <w:rPr>
          <w:sz w:val="20"/>
          <w:szCs w:val="20"/>
        </w:rPr>
        <w:t xml:space="preserve">, lot 94. </w:t>
      </w:r>
      <w:r w:rsidR="00F71C89">
        <w:rPr>
          <w:sz w:val="20"/>
          <w:szCs w:val="20"/>
        </w:rPr>
        <w:t xml:space="preserve">The page is viewable online </w:t>
      </w:r>
      <w:r w:rsidR="00AF2D42">
        <w:rPr>
          <w:sz w:val="20"/>
          <w:szCs w:val="20"/>
        </w:rPr>
        <w:t xml:space="preserve">at </w:t>
      </w:r>
      <w:hyperlink r:id="rId99" w:history="1">
        <w:r w:rsidRPr="04894BD4">
          <w:rPr>
            <w:rStyle w:val="Hyperlink"/>
            <w:sz w:val="20"/>
            <w:szCs w:val="20"/>
          </w:rPr>
          <w:t>https://collections.mfa.org/objects/446719/page-16-basan-catalogue-raisonne-des-differens-objets-de-c?ctx=bd3a9698-b425-435d-9701-6a6a6a41aefe&amp;idx=14</w:t>
        </w:r>
      </w:hyperlink>
      <w:r w:rsidR="00AF2D42" w:rsidRPr="00AF2D42">
        <w:rPr>
          <w:sz w:val="20"/>
          <w:szCs w:val="20"/>
        </w:rPr>
        <w:t xml:space="preserve"> </w:t>
      </w:r>
      <w:r w:rsidR="00AF2D42">
        <w:rPr>
          <w:sz w:val="20"/>
          <w:szCs w:val="20"/>
        </w:rPr>
        <w:t>(</w:t>
      </w:r>
      <w:r w:rsidR="00AF2D42" w:rsidRPr="04894BD4">
        <w:rPr>
          <w:sz w:val="20"/>
          <w:szCs w:val="20"/>
        </w:rPr>
        <w:t xml:space="preserve">Boston </w:t>
      </w:r>
      <w:r w:rsidR="00AF2D42" w:rsidRPr="04894BD4">
        <w:rPr>
          <w:rFonts w:eastAsiaTheme="minorEastAsia"/>
          <w:sz w:val="20"/>
          <w:szCs w:val="20"/>
        </w:rPr>
        <w:t xml:space="preserve">MFA </w:t>
      </w:r>
      <w:r w:rsidR="00AF2D42" w:rsidRPr="04894BD4">
        <w:rPr>
          <w:rFonts w:eastAsiaTheme="minorEastAsia"/>
          <w:color w:val="1A1A1A"/>
          <w:sz w:val="20"/>
          <w:szCs w:val="20"/>
        </w:rPr>
        <w:t>37.1713.16</w:t>
      </w:r>
      <w:r w:rsidR="00AF2D42">
        <w:rPr>
          <w:rFonts w:eastAsiaTheme="minorEastAsia"/>
          <w:color w:val="1A1A1A"/>
          <w:sz w:val="20"/>
          <w:szCs w:val="20"/>
        </w:rPr>
        <w:t>)</w:t>
      </w:r>
      <w:r w:rsidR="007A139C">
        <w:t>.</w:t>
      </w:r>
    </w:p>
    <w:p w14:paraId="4B61EA9C" w14:textId="140ED342" w:rsidR="000830C6" w:rsidRPr="00B953AF" w:rsidRDefault="007739AA" w:rsidP="000F31A7">
      <w:pPr>
        <w:spacing w:after="0" w:line="240" w:lineRule="auto"/>
        <w:rPr>
          <w:i/>
          <w:color w:val="000000" w:themeColor="text1"/>
          <w:sz w:val="20"/>
          <w:szCs w:val="20"/>
        </w:rPr>
      </w:pPr>
      <w:r>
        <w:rPr>
          <w:sz w:val="20"/>
          <w:szCs w:val="20"/>
        </w:rPr>
        <w:t xml:space="preserve"> </w:t>
      </w:r>
    </w:p>
  </w:endnote>
  <w:endnote w:id="153">
    <w:p w14:paraId="1D76C742" w14:textId="04C2C64C" w:rsidR="007A139C" w:rsidRPr="005E0051" w:rsidRDefault="002836B7" w:rsidP="000F31A7">
      <w:pPr>
        <w:pStyle w:val="EndnoteText"/>
        <w:spacing w:line="240" w:lineRule="auto"/>
        <w:rPr>
          <w:lang w:val="de-DE"/>
        </w:rPr>
      </w:pPr>
      <w:r w:rsidRPr="000F31A7">
        <w:rPr>
          <w:rStyle w:val="EndnoteReference"/>
          <w:rFonts w:cstheme="minorHAnsi"/>
        </w:rPr>
        <w:endnoteRef/>
      </w:r>
      <w:r w:rsidRPr="000F31A7">
        <w:rPr>
          <w:rFonts w:cstheme="minorHAnsi"/>
          <w:lang w:val="de-DE"/>
        </w:rPr>
        <w:t xml:space="preserve"> </w:t>
      </w:r>
      <w:r w:rsidR="00B81087" w:rsidRPr="000F31A7">
        <w:rPr>
          <w:rFonts w:cstheme="minorHAnsi"/>
          <w:lang w:val="de-DE"/>
        </w:rPr>
        <w:t>74.AA.63</w:t>
      </w:r>
      <w:r w:rsidR="00770AB6">
        <w:rPr>
          <w:rFonts w:cstheme="minorHAnsi"/>
          <w:lang w:val="de-DE"/>
        </w:rPr>
        <w:t>;</w:t>
      </w:r>
      <w:r w:rsidR="00B81087" w:rsidRPr="000F31A7">
        <w:rPr>
          <w:rFonts w:cstheme="minorHAnsi"/>
          <w:lang w:val="de-DE"/>
        </w:rPr>
        <w:t xml:space="preserve"> </w:t>
      </w:r>
      <w:hyperlink r:id="rId100" w:history="1">
        <w:r w:rsidR="00B81087" w:rsidRPr="000F31A7">
          <w:rPr>
            <w:rStyle w:val="Hyperlink"/>
            <w:rFonts w:cstheme="minorHAnsi"/>
            <w:lang w:val="de-DE"/>
          </w:rPr>
          <w:t>https://www.getty.edu/art/collection/object/103T09</w:t>
        </w:r>
      </w:hyperlink>
      <w:r w:rsidR="007A139C" w:rsidRPr="005E0051">
        <w:rPr>
          <w:lang w:val="de-DE"/>
        </w:rPr>
        <w:t>.</w:t>
      </w:r>
    </w:p>
    <w:p w14:paraId="755B5187" w14:textId="77694B32" w:rsidR="002836B7" w:rsidRPr="000F31A7" w:rsidRDefault="00333029" w:rsidP="000F31A7">
      <w:pPr>
        <w:pStyle w:val="EndnoteText"/>
        <w:spacing w:line="240" w:lineRule="auto"/>
        <w:rPr>
          <w:rFonts w:cstheme="minorHAnsi"/>
          <w:lang w:val="de-DE"/>
        </w:rPr>
      </w:pPr>
      <w:r w:rsidRPr="000F31A7">
        <w:rPr>
          <w:rFonts w:cstheme="minorHAnsi"/>
          <w:lang w:val="de-DE"/>
        </w:rPr>
        <w:t xml:space="preserve"> </w:t>
      </w:r>
    </w:p>
  </w:endnote>
  <w:endnote w:id="154">
    <w:p w14:paraId="2B095848" w14:textId="21FFF915"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B61598">
        <w:rPr>
          <w:rFonts w:cstheme="minorHAnsi"/>
        </w:rPr>
        <w:t>$$</w:t>
      </w:r>
      <w:r w:rsidRPr="000F31A7">
        <w:rPr>
          <w:rFonts w:cstheme="minorHAnsi"/>
        </w:rPr>
        <w:t>Fifth Avenue Art Galleries 1905</w:t>
      </w:r>
      <w:r w:rsidR="00B61598">
        <w:rPr>
          <w:rFonts w:cstheme="minorHAnsi"/>
        </w:rPr>
        <w:t>$$</w:t>
      </w:r>
      <w:r w:rsidRPr="000F31A7">
        <w:rPr>
          <w:rFonts w:cstheme="minorHAnsi"/>
        </w:rPr>
        <w:t>, lot 622</w:t>
      </w:r>
      <w:r w:rsidR="00A14DE7">
        <w:rPr>
          <w:rFonts w:cstheme="minorHAnsi"/>
        </w:rPr>
        <w:t>, with illus.</w:t>
      </w:r>
    </w:p>
    <w:p w14:paraId="1D511B1F" w14:textId="77777777" w:rsidR="007A139C" w:rsidRPr="000F31A7" w:rsidRDefault="007A139C" w:rsidP="000F31A7">
      <w:pPr>
        <w:pStyle w:val="EndnoteText"/>
        <w:spacing w:line="240" w:lineRule="auto"/>
        <w:rPr>
          <w:rFonts w:cstheme="minorHAnsi"/>
        </w:rPr>
      </w:pPr>
    </w:p>
  </w:endnote>
  <w:endnote w:id="155">
    <w:p w14:paraId="5878A316" w14:textId="25C58829"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See </w:t>
      </w:r>
      <w:r w:rsidR="00B61598">
        <w:rPr>
          <w:rFonts w:cstheme="minorHAnsi"/>
        </w:rPr>
        <w:t>$$</w:t>
      </w:r>
      <w:r w:rsidRPr="000F31A7">
        <w:rPr>
          <w:rFonts w:cstheme="minorHAnsi"/>
        </w:rPr>
        <w:t>Nørskov</w:t>
      </w:r>
      <w:r w:rsidR="003814F9" w:rsidRPr="000F31A7">
        <w:rPr>
          <w:rFonts w:cstheme="minorHAnsi"/>
        </w:rPr>
        <w:t xml:space="preserve"> </w:t>
      </w:r>
      <w:r w:rsidRPr="000F31A7">
        <w:rPr>
          <w:rFonts w:cstheme="minorHAnsi"/>
        </w:rPr>
        <w:t>2017</w:t>
      </w:r>
      <w:r w:rsidR="00B61598">
        <w:rPr>
          <w:rFonts w:cstheme="minorHAnsi"/>
        </w:rPr>
        <w:t>$$</w:t>
      </w:r>
      <w:r w:rsidRPr="000F31A7">
        <w:rPr>
          <w:rFonts w:cstheme="minorHAnsi"/>
        </w:rPr>
        <w:t xml:space="preserve">. </w:t>
      </w:r>
      <w:r w:rsidR="004746BB">
        <w:rPr>
          <w:rFonts w:cstheme="minorHAnsi"/>
        </w:rPr>
        <w:t>The Institut National d</w:t>
      </w:r>
      <w:r w:rsidR="00F311C5" w:rsidRPr="00301F09">
        <w:rPr>
          <w:color w:val="000000" w:themeColor="text1"/>
        </w:rPr>
        <w:t>’</w:t>
      </w:r>
      <w:r w:rsidR="004746BB">
        <w:rPr>
          <w:rFonts w:cstheme="minorHAnsi"/>
        </w:rPr>
        <w:t>Histoire de l</w:t>
      </w:r>
      <w:r w:rsidR="00F311C5" w:rsidRPr="00301F09">
        <w:rPr>
          <w:color w:val="000000" w:themeColor="text1"/>
        </w:rPr>
        <w:t>’</w:t>
      </w:r>
      <w:r w:rsidR="004746BB">
        <w:rPr>
          <w:rFonts w:cstheme="minorHAnsi"/>
        </w:rPr>
        <w:t>Art (</w:t>
      </w:r>
      <w:r w:rsidRPr="000F31A7">
        <w:rPr>
          <w:rFonts w:cstheme="minorHAnsi"/>
        </w:rPr>
        <w:t>INHA</w:t>
      </w:r>
      <w:r w:rsidR="004746BB">
        <w:rPr>
          <w:rFonts w:cstheme="minorHAnsi"/>
        </w:rPr>
        <w:t>)</w:t>
      </w:r>
      <w:r w:rsidRPr="000F31A7">
        <w:rPr>
          <w:rFonts w:cstheme="minorHAnsi"/>
        </w:rPr>
        <w:t>presents a</w:t>
      </w:r>
      <w:r w:rsidR="003814F9" w:rsidRPr="000F31A7">
        <w:rPr>
          <w:rFonts w:cstheme="minorHAnsi"/>
        </w:rPr>
        <w:t>n</w:t>
      </w:r>
      <w:r w:rsidR="005D2620">
        <w:rPr>
          <w:rFonts w:cstheme="minorHAnsi"/>
        </w:rPr>
        <w:t xml:space="preserve"> exceptionally</w:t>
      </w:r>
      <w:r w:rsidR="003814F9" w:rsidRPr="000F31A7">
        <w:rPr>
          <w:rFonts w:cstheme="minorHAnsi"/>
        </w:rPr>
        <w:t xml:space="preserve"> </w:t>
      </w:r>
      <w:r w:rsidRPr="000F31A7">
        <w:rPr>
          <w:rFonts w:cstheme="minorHAnsi"/>
        </w:rPr>
        <w:t>useful data</w:t>
      </w:r>
      <w:r w:rsidR="00B346C5">
        <w:rPr>
          <w:rFonts w:cstheme="minorHAnsi"/>
        </w:rPr>
        <w:t xml:space="preserve"> </w:t>
      </w:r>
      <w:r w:rsidRPr="000F31A7">
        <w:rPr>
          <w:rFonts w:cstheme="minorHAnsi"/>
        </w:rPr>
        <w:t xml:space="preserve">set </w:t>
      </w:r>
      <w:r w:rsidR="008774BA" w:rsidRPr="000F31A7">
        <w:rPr>
          <w:rFonts w:cstheme="minorHAnsi"/>
        </w:rPr>
        <w:t xml:space="preserve">of </w:t>
      </w:r>
      <w:r w:rsidR="002E6B7E" w:rsidRPr="000F31A7">
        <w:rPr>
          <w:rFonts w:cstheme="minorHAnsi"/>
        </w:rPr>
        <w:t xml:space="preserve">select </w:t>
      </w:r>
      <w:r w:rsidR="00F311C5">
        <w:rPr>
          <w:rFonts w:cstheme="minorHAnsi"/>
        </w:rPr>
        <w:t>nineteenth-</w:t>
      </w:r>
      <w:r w:rsidR="002E6B7E" w:rsidRPr="000F31A7">
        <w:rPr>
          <w:rFonts w:cstheme="minorHAnsi"/>
        </w:rPr>
        <w:t>century</w:t>
      </w:r>
      <w:r w:rsidR="00C16478" w:rsidRPr="000F31A7">
        <w:rPr>
          <w:rFonts w:cstheme="minorHAnsi"/>
        </w:rPr>
        <w:t xml:space="preserve"> French antiquities</w:t>
      </w:r>
      <w:r w:rsidR="002E6B7E" w:rsidRPr="000F31A7">
        <w:rPr>
          <w:rFonts w:cstheme="minorHAnsi"/>
        </w:rPr>
        <w:t xml:space="preserve"> </w:t>
      </w:r>
      <w:r w:rsidR="008774BA" w:rsidRPr="000F31A7">
        <w:rPr>
          <w:rFonts w:cstheme="minorHAnsi"/>
        </w:rPr>
        <w:t>auction sales, with a focus on the dispersal of Attic pottery</w:t>
      </w:r>
      <w:r w:rsidR="00B346C5">
        <w:rPr>
          <w:rFonts w:cstheme="minorHAnsi"/>
        </w:rPr>
        <w:t>; see</w:t>
      </w:r>
      <w:r w:rsidRPr="000F31A7">
        <w:rPr>
          <w:rFonts w:cstheme="minorHAnsi"/>
        </w:rPr>
        <w:t xml:space="preserve"> </w:t>
      </w:r>
      <w:hyperlink r:id="rId101">
        <w:r w:rsidRPr="000F31A7">
          <w:rPr>
            <w:rStyle w:val="Hyperlink"/>
            <w:rFonts w:cstheme="minorHAnsi"/>
          </w:rPr>
          <w:t>https://ventesdantiques.inha.fr/</w:t>
        </w:r>
      </w:hyperlink>
      <w:r w:rsidRPr="000F31A7">
        <w:rPr>
          <w:rFonts w:cstheme="minorHAnsi"/>
        </w:rPr>
        <w:t xml:space="preserve"> and also </w:t>
      </w:r>
      <w:hyperlink r:id="rId102" w:history="1">
        <w:r w:rsidR="00656BBC" w:rsidRPr="009700C2">
          <w:rPr>
            <w:rStyle w:val="Hyperlink"/>
            <w:rFonts w:cstheme="minorHAnsi"/>
          </w:rPr>
          <w:t>https://venteantique.hypotheses.org/cahiers-plaoutine</w:t>
        </w:r>
      </w:hyperlink>
      <w:r w:rsidR="00656BBC">
        <w:rPr>
          <w:rFonts w:cstheme="minorHAnsi"/>
        </w:rPr>
        <w:t>.</w:t>
      </w:r>
    </w:p>
    <w:p w14:paraId="0D71175B" w14:textId="77777777" w:rsidR="007A139C" w:rsidRPr="000F31A7" w:rsidRDefault="007A139C" w:rsidP="000F31A7">
      <w:pPr>
        <w:pStyle w:val="EndnoteText"/>
        <w:spacing w:line="240" w:lineRule="auto"/>
        <w:rPr>
          <w:rFonts w:cstheme="minorHAnsi"/>
        </w:rPr>
      </w:pPr>
    </w:p>
  </w:endnote>
  <w:endnote w:id="156">
    <w:p w14:paraId="2F0DEBA0" w14:textId="01E3D291" w:rsidR="5D7FDE1B" w:rsidRDefault="5D7FDE1B" w:rsidP="00DE7B58">
      <w:pPr>
        <w:pStyle w:val="EndnoteText"/>
      </w:pPr>
      <w:r w:rsidRPr="5D7FDE1B">
        <w:rPr>
          <w:rStyle w:val="EndnoteReference"/>
        </w:rPr>
        <w:endnoteRef/>
      </w:r>
      <w:r w:rsidR="007A139C">
        <w:t xml:space="preserve"> </w:t>
      </w:r>
      <w:r w:rsidR="00B61598">
        <w:t>$$</w:t>
      </w:r>
      <w:r w:rsidR="00FB756E">
        <w:t>Pryor 2024</w:t>
      </w:r>
      <w:r w:rsidR="00B61598">
        <w:t>$$</w:t>
      </w:r>
      <w:r w:rsidR="00FB756E">
        <w:t xml:space="preserve">. </w:t>
      </w:r>
    </w:p>
    <w:p w14:paraId="5547A21F" w14:textId="77777777" w:rsidR="007A139C" w:rsidRDefault="007A139C" w:rsidP="00DE7B58">
      <w:pPr>
        <w:pStyle w:val="EndnoteText"/>
      </w:pPr>
    </w:p>
  </w:endnote>
  <w:endnote w:id="157">
    <w:p w14:paraId="74083D25" w14:textId="6F5FC032"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For a prior case study, see </w:t>
      </w:r>
      <w:r w:rsidR="00B61598">
        <w:rPr>
          <w:rFonts w:cstheme="minorHAnsi"/>
        </w:rPr>
        <w:t>$$</w:t>
      </w:r>
      <w:r w:rsidRPr="000F31A7">
        <w:rPr>
          <w:rFonts w:cstheme="minorHAnsi"/>
        </w:rPr>
        <w:t>Barr 2018</w:t>
      </w:r>
      <w:r w:rsidR="00422F18">
        <w:rPr>
          <w:rFonts w:cstheme="minorHAnsi"/>
        </w:rPr>
        <w:t>a</w:t>
      </w:r>
      <w:r w:rsidR="00B61598">
        <w:rPr>
          <w:rFonts w:cstheme="minorHAnsi"/>
        </w:rPr>
        <w:t>$$</w:t>
      </w:r>
      <w:r w:rsidRPr="000F31A7">
        <w:rPr>
          <w:rFonts w:cstheme="minorHAnsi"/>
        </w:rPr>
        <w:t>.</w:t>
      </w:r>
      <w:r w:rsidRPr="000F31A7">
        <w:rPr>
          <w:rFonts w:cstheme="minorHAnsi"/>
          <w:color w:val="C00000"/>
        </w:rPr>
        <w:t xml:space="preserve"> </w:t>
      </w:r>
      <w:r w:rsidRPr="000F31A7">
        <w:rPr>
          <w:rFonts w:cstheme="minorHAnsi"/>
        </w:rPr>
        <w:t xml:space="preserve">More recent cases include that of </w:t>
      </w:r>
      <w:r w:rsidR="00F62298" w:rsidRPr="000F31A7">
        <w:rPr>
          <w:rFonts w:cstheme="minorHAnsi"/>
        </w:rPr>
        <w:t xml:space="preserve">London-based dealer </w:t>
      </w:r>
      <w:r w:rsidRPr="000F31A7">
        <w:rPr>
          <w:rFonts w:cstheme="minorHAnsi"/>
        </w:rPr>
        <w:t xml:space="preserve">Gary Klesch, who sued Richard Green Fine Paintings in 2019 over auction results not included at time of sale; see </w:t>
      </w:r>
      <w:r w:rsidR="00B61598">
        <w:rPr>
          <w:rFonts w:cstheme="minorHAnsi"/>
        </w:rPr>
        <w:t>$$</w:t>
      </w:r>
      <w:r w:rsidR="00AE4607">
        <w:rPr>
          <w:rFonts w:cstheme="minorHAnsi"/>
        </w:rPr>
        <w:t>Adam 2019</w:t>
      </w:r>
      <w:r w:rsidR="00B61598">
        <w:rPr>
          <w:rFonts w:cstheme="minorHAnsi"/>
        </w:rPr>
        <w:t>$$</w:t>
      </w:r>
      <w:r w:rsidR="00AE4607">
        <w:t>.</w:t>
      </w:r>
      <w:r w:rsidRPr="000F31A7">
        <w:rPr>
          <w:rFonts w:cstheme="minorHAnsi"/>
        </w:rPr>
        <w:t xml:space="preserve"> </w:t>
      </w:r>
    </w:p>
    <w:p w14:paraId="3EC4F020" w14:textId="77777777" w:rsidR="007A139C" w:rsidRPr="000F31A7" w:rsidRDefault="007A139C" w:rsidP="000F31A7">
      <w:pPr>
        <w:pStyle w:val="EndnoteText"/>
        <w:spacing w:line="240" w:lineRule="auto"/>
        <w:rPr>
          <w:rFonts w:cstheme="minorHAnsi"/>
        </w:rPr>
      </w:pPr>
    </w:p>
  </w:endnote>
  <w:endnote w:id="158">
    <w:p w14:paraId="618CB7D6" w14:textId="22C3119F" w:rsidR="00A94696" w:rsidRDefault="00A94696" w:rsidP="00A94696">
      <w:pPr>
        <w:pStyle w:val="EndnoteText"/>
        <w:spacing w:line="240" w:lineRule="auto"/>
        <w:rPr>
          <w:rFonts w:cstheme="minorHAnsi"/>
          <w:color w:val="000000" w:themeColor="text1"/>
        </w:rPr>
      </w:pPr>
      <w:r w:rsidRPr="000F31A7">
        <w:rPr>
          <w:rStyle w:val="EndnoteReference"/>
          <w:rFonts w:cstheme="minorHAnsi"/>
        </w:rPr>
        <w:endnoteRef/>
      </w:r>
      <w:r w:rsidRPr="000F31A7">
        <w:rPr>
          <w:rFonts w:cstheme="minorHAnsi"/>
        </w:rPr>
        <w:t xml:space="preserve"> </w:t>
      </w:r>
      <w:r>
        <w:rPr>
          <w:rFonts w:cstheme="minorHAnsi"/>
        </w:rPr>
        <w:t>On the</w:t>
      </w:r>
      <w:r w:rsidRPr="000F31A7">
        <w:rPr>
          <w:rFonts w:cstheme="minorHAnsi"/>
        </w:rPr>
        <w:t xml:space="preserve"> many considerations of </w:t>
      </w:r>
      <w:r>
        <w:rPr>
          <w:rFonts w:cstheme="minorHAnsi"/>
        </w:rPr>
        <w:t>“</w:t>
      </w:r>
      <w:r w:rsidRPr="000F31A7">
        <w:rPr>
          <w:rFonts w:cstheme="minorHAnsi"/>
        </w:rPr>
        <w:t>said to be</w:t>
      </w:r>
      <w:r>
        <w:rPr>
          <w:rFonts w:cstheme="minorHAnsi"/>
        </w:rPr>
        <w:t>”</w:t>
      </w:r>
      <w:r w:rsidRPr="000F31A7">
        <w:rPr>
          <w:rFonts w:cstheme="minorHAnsi"/>
        </w:rPr>
        <w:t xml:space="preserve"> information, see </w:t>
      </w:r>
      <w:r w:rsidR="00B61598">
        <w:rPr>
          <w:rFonts w:cstheme="minorHAnsi"/>
        </w:rPr>
        <w:t>$$</w:t>
      </w:r>
      <w:r w:rsidRPr="000F31A7">
        <w:rPr>
          <w:rFonts w:cstheme="minorHAnsi"/>
          <w:color w:val="000000" w:themeColor="text1"/>
        </w:rPr>
        <w:t>Papamichelakis and Renfrew 2010</w:t>
      </w:r>
      <w:r w:rsidR="00B61598">
        <w:rPr>
          <w:rFonts w:cstheme="minorHAnsi"/>
          <w:color w:val="000000" w:themeColor="text1"/>
        </w:rPr>
        <w:t>$$</w:t>
      </w:r>
      <w:r w:rsidRPr="000F31A7">
        <w:rPr>
          <w:rFonts w:cstheme="minorHAnsi"/>
          <w:color w:val="000000" w:themeColor="text1"/>
        </w:rPr>
        <w:t>, 181–</w:t>
      </w:r>
      <w:r>
        <w:rPr>
          <w:rFonts w:cstheme="minorHAnsi"/>
          <w:color w:val="000000" w:themeColor="text1"/>
        </w:rPr>
        <w:t>8</w:t>
      </w:r>
      <w:r w:rsidRPr="000F31A7">
        <w:rPr>
          <w:rFonts w:cstheme="minorHAnsi"/>
          <w:color w:val="000000" w:themeColor="text1"/>
        </w:rPr>
        <w:t xml:space="preserve">5 who analyze the market provenances of the Keros Hoard together with oral histories of the looting of a site and of the more modern archaeological excavation. </w:t>
      </w:r>
    </w:p>
    <w:p w14:paraId="6E7584ED" w14:textId="77777777" w:rsidR="00A94696" w:rsidRPr="000F31A7" w:rsidRDefault="00A94696" w:rsidP="00A94696">
      <w:pPr>
        <w:pStyle w:val="EndnoteText"/>
        <w:spacing w:line="240" w:lineRule="auto"/>
        <w:rPr>
          <w:rFonts w:cstheme="minorHAnsi"/>
          <w:color w:val="000000" w:themeColor="text1"/>
        </w:rPr>
      </w:pPr>
    </w:p>
  </w:endnote>
  <w:endnote w:id="159">
    <w:p w14:paraId="3D17B391" w14:textId="4CC67701" w:rsidR="000830C6" w:rsidRDefault="000830C6" w:rsidP="000F31A7">
      <w:pPr>
        <w:spacing w:after="0" w:line="240" w:lineRule="auto"/>
        <w:rPr>
          <w:rFonts w:cstheme="minorHAnsi"/>
          <w:sz w:val="20"/>
          <w:szCs w:val="20"/>
        </w:rPr>
      </w:pPr>
      <w:r w:rsidRPr="000F31A7">
        <w:rPr>
          <w:rStyle w:val="EndnoteReference"/>
          <w:rFonts w:cstheme="minorHAnsi"/>
          <w:sz w:val="20"/>
          <w:szCs w:val="20"/>
        </w:rPr>
        <w:endnoteRef/>
      </w:r>
      <w:r w:rsidRPr="000F31A7">
        <w:rPr>
          <w:rFonts w:cstheme="minorHAnsi"/>
          <w:sz w:val="20"/>
          <w:szCs w:val="20"/>
        </w:rPr>
        <w:t xml:space="preserve"> </w:t>
      </w:r>
      <w:r w:rsidR="00B61598">
        <w:rPr>
          <w:rFonts w:cstheme="minorHAnsi"/>
          <w:sz w:val="20"/>
          <w:szCs w:val="20"/>
        </w:rPr>
        <w:t>$$</w:t>
      </w:r>
      <w:r w:rsidRPr="000F31A7">
        <w:rPr>
          <w:rFonts w:cstheme="minorHAnsi"/>
          <w:sz w:val="20"/>
          <w:szCs w:val="20"/>
        </w:rPr>
        <w:t>Segal</w:t>
      </w:r>
      <w:r w:rsidR="000F429E" w:rsidRPr="000F31A7">
        <w:rPr>
          <w:rFonts w:cstheme="minorHAnsi"/>
          <w:sz w:val="20"/>
          <w:szCs w:val="20"/>
        </w:rPr>
        <w:t xml:space="preserve"> 2018</w:t>
      </w:r>
      <w:r w:rsidR="00B61598">
        <w:rPr>
          <w:rFonts w:cstheme="minorHAnsi"/>
          <w:sz w:val="20"/>
          <w:szCs w:val="20"/>
        </w:rPr>
        <w:t>$$</w:t>
      </w:r>
      <w:r w:rsidR="000807BC">
        <w:rPr>
          <w:rFonts w:cstheme="minorHAnsi"/>
          <w:sz w:val="20"/>
          <w:szCs w:val="20"/>
        </w:rPr>
        <w:t>.</w:t>
      </w:r>
    </w:p>
    <w:p w14:paraId="30CE6FFA" w14:textId="77777777" w:rsidR="007A139C" w:rsidRPr="000F31A7" w:rsidRDefault="007A139C" w:rsidP="000F31A7">
      <w:pPr>
        <w:spacing w:after="0" w:line="240" w:lineRule="auto"/>
        <w:rPr>
          <w:rFonts w:cstheme="minorHAnsi"/>
          <w:sz w:val="20"/>
          <w:szCs w:val="20"/>
        </w:rPr>
      </w:pPr>
    </w:p>
  </w:endnote>
  <w:endnote w:id="160">
    <w:p w14:paraId="4D7F91FD" w14:textId="5207F66E" w:rsidR="007A139C" w:rsidRDefault="0060144F" w:rsidP="000F31A7">
      <w:pPr>
        <w:pStyle w:val="EndnoteText"/>
        <w:spacing w:line="240" w:lineRule="auto"/>
      </w:pPr>
      <w:r w:rsidRPr="000F31A7">
        <w:rPr>
          <w:rStyle w:val="EndnoteReference"/>
          <w:rFonts w:cstheme="minorHAnsi"/>
        </w:rPr>
        <w:endnoteRef/>
      </w:r>
      <w:r w:rsidRPr="000F31A7">
        <w:rPr>
          <w:rFonts w:cstheme="minorHAnsi"/>
        </w:rPr>
        <w:t xml:space="preserve"> </w:t>
      </w:r>
      <w:r w:rsidR="00EC7351" w:rsidRPr="000F31A7">
        <w:rPr>
          <w:rFonts w:cstheme="minorHAnsi"/>
        </w:rPr>
        <w:t>71.AC.356</w:t>
      </w:r>
      <w:r w:rsidR="00770AB6">
        <w:rPr>
          <w:rFonts w:cstheme="minorHAnsi"/>
        </w:rPr>
        <w:t>;</w:t>
      </w:r>
      <w:r w:rsidR="00EC7351" w:rsidRPr="000F31A7">
        <w:rPr>
          <w:rFonts w:cstheme="minorHAnsi"/>
        </w:rPr>
        <w:t xml:space="preserve"> </w:t>
      </w:r>
      <w:hyperlink r:id="rId103" w:history="1">
        <w:r w:rsidR="001C4E0C" w:rsidRPr="009700C2">
          <w:rPr>
            <w:rStyle w:val="Hyperlink"/>
            <w:rFonts w:cstheme="minorHAnsi"/>
          </w:rPr>
          <w:t>https://www.getty.edu/art/collection/object/105XF5</w:t>
        </w:r>
      </w:hyperlink>
      <w:r w:rsidR="007A139C">
        <w:t>.</w:t>
      </w:r>
    </w:p>
    <w:p w14:paraId="155F5A18" w14:textId="3DF72628" w:rsidR="0060144F" w:rsidRPr="000F31A7" w:rsidRDefault="0060144F" w:rsidP="000F31A7">
      <w:pPr>
        <w:pStyle w:val="EndnoteText"/>
        <w:spacing w:line="240" w:lineRule="auto"/>
        <w:rPr>
          <w:rFonts w:cstheme="minorHAnsi"/>
        </w:rPr>
      </w:pPr>
      <w:r w:rsidRPr="000F31A7">
        <w:rPr>
          <w:rFonts w:cstheme="minorHAnsi"/>
        </w:rPr>
        <w:t xml:space="preserve"> </w:t>
      </w:r>
    </w:p>
  </w:endnote>
  <w:endnote w:id="161">
    <w:p w14:paraId="441E460C" w14:textId="1A04137A"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See </w:t>
      </w:r>
      <w:r w:rsidR="00EC54CD">
        <w:rPr>
          <w:rFonts w:cstheme="minorHAnsi"/>
        </w:rPr>
        <w:t xml:space="preserve">the example given early in this chapter of the </w:t>
      </w:r>
      <w:r w:rsidRPr="000F31A7">
        <w:rPr>
          <w:rFonts w:cstheme="minorHAnsi"/>
        </w:rPr>
        <w:t xml:space="preserve">Herm of Hermes </w:t>
      </w:r>
      <w:r w:rsidR="0057173C" w:rsidRPr="000F31A7">
        <w:rPr>
          <w:rFonts w:cstheme="minorHAnsi"/>
        </w:rPr>
        <w:t>(79.AA.132</w:t>
      </w:r>
      <w:r w:rsidR="000C0EF9">
        <w:rPr>
          <w:rFonts w:cstheme="minorHAnsi"/>
        </w:rPr>
        <w:t xml:space="preserve">; </w:t>
      </w:r>
      <w:hyperlink r:id="rId104" w:history="1">
        <w:r w:rsidR="000C0EF9" w:rsidRPr="00770AB6">
          <w:rPr>
            <w:rStyle w:val="Hyperlink"/>
            <w:rFonts w:cstheme="minorHAnsi"/>
          </w:rPr>
          <w:t>https://www.getty.edu/art/collection/object/103TQG</w:t>
        </w:r>
      </w:hyperlink>
      <w:r w:rsidR="0057173C" w:rsidRPr="000F31A7">
        <w:rPr>
          <w:rFonts w:cstheme="minorHAnsi"/>
        </w:rPr>
        <w:t>)</w:t>
      </w:r>
      <w:r w:rsidRPr="000F31A7">
        <w:rPr>
          <w:rFonts w:cstheme="minorHAnsi"/>
        </w:rPr>
        <w:t xml:space="preserve">. </w:t>
      </w:r>
    </w:p>
    <w:p w14:paraId="3DF2CE34" w14:textId="77777777" w:rsidR="007A139C" w:rsidRPr="000F31A7" w:rsidRDefault="007A139C" w:rsidP="000F31A7">
      <w:pPr>
        <w:pStyle w:val="EndnoteText"/>
        <w:spacing w:line="240" w:lineRule="auto"/>
        <w:rPr>
          <w:rFonts w:cstheme="minorHAnsi"/>
        </w:rPr>
      </w:pPr>
    </w:p>
  </w:endnote>
  <w:endnote w:id="162">
    <w:p w14:paraId="4BD442C6" w14:textId="6BE8D82D"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B61598">
        <w:rPr>
          <w:rFonts w:cstheme="minorHAnsi"/>
        </w:rPr>
        <w:t>$$</w:t>
      </w:r>
      <w:r w:rsidRPr="000F31A7">
        <w:rPr>
          <w:rFonts w:cstheme="minorHAnsi"/>
        </w:rPr>
        <w:t>Sotheby's</w:t>
      </w:r>
      <w:r w:rsidR="007F7838" w:rsidRPr="000F31A7">
        <w:rPr>
          <w:rFonts w:cstheme="minorHAnsi"/>
        </w:rPr>
        <w:t xml:space="preserve"> 1965</w:t>
      </w:r>
      <w:r w:rsidR="00B61598">
        <w:rPr>
          <w:rFonts w:cstheme="minorHAnsi"/>
        </w:rPr>
        <w:t>$$</w:t>
      </w:r>
      <w:r w:rsidR="007F7838" w:rsidRPr="000F31A7">
        <w:rPr>
          <w:rFonts w:cstheme="minorHAnsi"/>
        </w:rPr>
        <w:t xml:space="preserve">, </w:t>
      </w:r>
      <w:r w:rsidRPr="000F31A7">
        <w:rPr>
          <w:rFonts w:cstheme="minorHAnsi"/>
        </w:rPr>
        <w:t>lot 160.</w:t>
      </w:r>
    </w:p>
    <w:p w14:paraId="19F686E4" w14:textId="77777777" w:rsidR="007A139C" w:rsidRPr="000F31A7" w:rsidRDefault="007A139C" w:rsidP="000F31A7">
      <w:pPr>
        <w:pStyle w:val="EndnoteText"/>
        <w:spacing w:line="240" w:lineRule="auto"/>
        <w:rPr>
          <w:rFonts w:cstheme="minorHAnsi"/>
        </w:rPr>
      </w:pPr>
    </w:p>
  </w:endnote>
  <w:endnote w:id="163">
    <w:p w14:paraId="3993D4B6" w14:textId="1C804928"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B61598">
        <w:rPr>
          <w:rFonts w:cstheme="minorHAnsi"/>
        </w:rPr>
        <w:t>$$</w:t>
      </w:r>
      <w:r w:rsidR="002B4357" w:rsidRPr="002B4357">
        <w:rPr>
          <w:rFonts w:cstheme="minorHAnsi"/>
          <w:lang w:val="fr-FR"/>
        </w:rPr>
        <w:t>Fröhner 1885</w:t>
      </w:r>
      <w:r w:rsidR="00B61598">
        <w:rPr>
          <w:rFonts w:cstheme="minorHAnsi"/>
          <w:lang w:val="fr-FR"/>
        </w:rPr>
        <w:t xml:space="preserve"> | </w:t>
      </w:r>
      <w:r w:rsidR="002B4357" w:rsidRPr="002B4357">
        <w:rPr>
          <w:rFonts w:cstheme="minorHAnsi"/>
        </w:rPr>
        <w:t>xxxii</w:t>
      </w:r>
      <w:r w:rsidR="00B61598">
        <w:rPr>
          <w:rFonts w:cstheme="minorHAnsi"/>
        </w:rPr>
        <w:t>$$</w:t>
      </w:r>
      <w:r w:rsidR="002B4357" w:rsidRPr="002B4357">
        <w:rPr>
          <w:rFonts w:cstheme="minorHAnsi"/>
        </w:rPr>
        <w:t xml:space="preserve">. </w:t>
      </w:r>
      <w:r w:rsidR="007A139C">
        <w:rPr>
          <w:rFonts w:cstheme="minorHAnsi"/>
        </w:rPr>
        <w:t>“</w:t>
      </w:r>
      <w:r w:rsidRPr="000F31A7">
        <w:rPr>
          <w:rFonts w:cstheme="minorHAnsi"/>
        </w:rPr>
        <w:t xml:space="preserve">Found in 1842 at Bouzi, near Lancrecies (North). Old collection of M. Failly.” For further context on the bronzes from the Gréau collection, see </w:t>
      </w:r>
      <w:r w:rsidR="00B61598">
        <w:rPr>
          <w:rFonts w:cstheme="minorHAnsi"/>
        </w:rPr>
        <w:t>$$</w:t>
      </w:r>
      <w:r w:rsidR="009B76A9" w:rsidRPr="000F31A7">
        <w:rPr>
          <w:rFonts w:cstheme="minorHAnsi"/>
        </w:rPr>
        <w:t>Lee and Gisler</w:t>
      </w:r>
      <w:r w:rsidR="00DE6181" w:rsidRPr="000F31A7">
        <w:rPr>
          <w:rFonts w:cstheme="minorHAnsi"/>
        </w:rPr>
        <w:t xml:space="preserve"> 2018</w:t>
      </w:r>
      <w:r w:rsidR="00B61598">
        <w:rPr>
          <w:rFonts w:cstheme="minorHAnsi"/>
        </w:rPr>
        <w:t>$$</w:t>
      </w:r>
      <w:r w:rsidR="00DE6181" w:rsidRPr="000F31A7">
        <w:rPr>
          <w:rFonts w:cstheme="minorHAnsi"/>
        </w:rPr>
        <w:t>.</w:t>
      </w:r>
    </w:p>
    <w:p w14:paraId="5BC42321" w14:textId="77777777" w:rsidR="007A139C" w:rsidRPr="000F31A7" w:rsidRDefault="007A139C" w:rsidP="000F31A7">
      <w:pPr>
        <w:pStyle w:val="EndnoteText"/>
        <w:spacing w:line="240" w:lineRule="auto"/>
        <w:rPr>
          <w:rFonts w:cstheme="minorHAnsi"/>
        </w:rPr>
      </w:pPr>
    </w:p>
  </w:endnote>
  <w:endnote w:id="164">
    <w:p w14:paraId="108636FA" w14:textId="7AD61733" w:rsidR="000830C6" w:rsidRDefault="000830C6" w:rsidP="5D7FDE1B">
      <w:pPr>
        <w:pStyle w:val="EndnoteText"/>
        <w:spacing w:line="240" w:lineRule="auto"/>
      </w:pPr>
      <w:r w:rsidRPr="5D7FDE1B">
        <w:rPr>
          <w:rStyle w:val="EndnoteReference"/>
        </w:rPr>
        <w:endnoteRef/>
      </w:r>
      <w:r w:rsidR="5D7FDE1B" w:rsidRPr="5D7FDE1B">
        <w:t xml:space="preserve"> See also the Grave Stele of Menekrates (71.AA.376</w:t>
      </w:r>
      <w:r w:rsidR="00821537">
        <w:t>;</w:t>
      </w:r>
      <w:r w:rsidR="5D7FDE1B" w:rsidRPr="5D7FDE1B">
        <w:t xml:space="preserve"> </w:t>
      </w:r>
      <w:hyperlink r:id="rId105" w:history="1">
        <w:r w:rsidR="00821537" w:rsidRPr="00FF3920">
          <w:rPr>
            <w:rStyle w:val="Hyperlink"/>
          </w:rPr>
          <w:t>https://www.getty.edu/art/collection/object/105XFN</w:t>
        </w:r>
      </w:hyperlink>
      <w:r w:rsidR="00821537">
        <w:t>)</w:t>
      </w:r>
      <w:r w:rsidR="5D7FDE1B" w:rsidRPr="5D7FDE1B">
        <w:t xml:space="preserve">, for which consultation of both the English and Latin versions of an auction catalogue proved critical; </w:t>
      </w:r>
      <w:r w:rsidR="00B61598">
        <w:t>$$</w:t>
      </w:r>
      <w:r w:rsidR="5D7FDE1B" w:rsidRPr="5D7FDE1B">
        <w:t>Barr</w:t>
      </w:r>
      <w:r w:rsidR="003663C1">
        <w:t xml:space="preserve"> et al. 2020</w:t>
      </w:r>
      <w:r w:rsidR="00B61598">
        <w:t>$$</w:t>
      </w:r>
      <w:r w:rsidR="5D7FDE1B" w:rsidRPr="5D7FDE1B">
        <w:t>.</w:t>
      </w:r>
    </w:p>
    <w:p w14:paraId="0F730FF9" w14:textId="77777777" w:rsidR="007A139C" w:rsidRPr="000F31A7" w:rsidRDefault="007A139C" w:rsidP="5D7FDE1B">
      <w:pPr>
        <w:pStyle w:val="EndnoteText"/>
        <w:spacing w:line="240" w:lineRule="auto"/>
        <w:rPr>
          <w:rStyle w:val="Hyperlink"/>
        </w:rPr>
      </w:pPr>
    </w:p>
  </w:endnote>
  <w:endnote w:id="165">
    <w:p w14:paraId="003E49DC" w14:textId="53ABB7E6" w:rsidR="5D7FDE1B" w:rsidRPr="005E0051" w:rsidRDefault="5D7FDE1B" w:rsidP="00DE7B58">
      <w:pPr>
        <w:pStyle w:val="EndnoteText"/>
        <w:rPr>
          <w:lang w:val="de-DE"/>
        </w:rPr>
      </w:pPr>
      <w:r w:rsidRPr="5D7FDE1B">
        <w:rPr>
          <w:rStyle w:val="EndnoteReference"/>
        </w:rPr>
        <w:endnoteRef/>
      </w:r>
      <w:r w:rsidRPr="005E0051">
        <w:rPr>
          <w:lang w:val="de-DE"/>
        </w:rPr>
        <w:t xml:space="preserve"> </w:t>
      </w:r>
      <w:hyperlink r:id="rId106" w:history="1">
        <w:r w:rsidR="00702ECF" w:rsidRPr="005E0051">
          <w:rPr>
            <w:lang w:val="de-DE"/>
          </w:rPr>
          <w:t>78.AA.265</w:t>
        </w:r>
      </w:hyperlink>
      <w:r w:rsidR="00702ECF" w:rsidRPr="005E0051">
        <w:rPr>
          <w:lang w:val="de-DE"/>
        </w:rPr>
        <w:t xml:space="preserve">; </w:t>
      </w:r>
      <w:hyperlink r:id="rId107" w:history="1">
        <w:r w:rsidR="007A139C" w:rsidRPr="005E0051">
          <w:rPr>
            <w:rStyle w:val="Hyperlink"/>
            <w:lang w:val="de-DE"/>
          </w:rPr>
          <w:t>https://www.getty.edu/art/collection/object/103THD</w:t>
        </w:r>
      </w:hyperlink>
      <w:r w:rsidR="007A139C" w:rsidRPr="005E0051">
        <w:rPr>
          <w:lang w:val="de-DE"/>
        </w:rPr>
        <w:t>.</w:t>
      </w:r>
    </w:p>
    <w:p w14:paraId="6B44E299" w14:textId="77777777" w:rsidR="007A139C" w:rsidRPr="005E0051" w:rsidRDefault="007A139C" w:rsidP="00DE7B58">
      <w:pPr>
        <w:pStyle w:val="EndnoteText"/>
        <w:rPr>
          <w:lang w:val="de-DE"/>
        </w:rPr>
      </w:pPr>
    </w:p>
  </w:endnote>
  <w:endnote w:id="166">
    <w:p w14:paraId="6E2FD20B" w14:textId="713EB3A3" w:rsidR="009C745F" w:rsidRDefault="009C745F" w:rsidP="000F31A7">
      <w:pPr>
        <w:pStyle w:val="EndnoteText"/>
        <w:spacing w:line="240" w:lineRule="auto"/>
        <w:rPr>
          <w:rStyle w:val="normaltextrun"/>
          <w:rFonts w:cstheme="minorHAnsi"/>
          <w:color w:val="000000"/>
          <w:shd w:val="clear" w:color="auto" w:fill="FFFFFF"/>
        </w:rPr>
      </w:pPr>
      <w:r w:rsidRPr="000F31A7">
        <w:rPr>
          <w:rStyle w:val="EndnoteReference"/>
          <w:rFonts w:cstheme="minorHAnsi"/>
        </w:rPr>
        <w:endnoteRef/>
      </w:r>
      <w:r w:rsidRPr="000F31A7">
        <w:rPr>
          <w:rFonts w:cstheme="minorHAnsi"/>
        </w:rPr>
        <w:t xml:space="preserve"> </w:t>
      </w:r>
      <w:r w:rsidR="00B61598">
        <w:rPr>
          <w:rFonts w:cstheme="minorHAnsi"/>
        </w:rPr>
        <w:t>$$</w:t>
      </w:r>
      <w:r w:rsidR="00392DCD" w:rsidRPr="000F31A7">
        <w:rPr>
          <w:rStyle w:val="normaltextrun"/>
          <w:rFonts w:cstheme="minorHAnsi"/>
          <w:color w:val="000000"/>
          <w:shd w:val="clear" w:color="auto" w:fill="FFFFFF"/>
        </w:rPr>
        <w:t>Christie’s 1977</w:t>
      </w:r>
      <w:r w:rsidR="00B61598">
        <w:rPr>
          <w:rStyle w:val="normaltextrun"/>
          <w:rFonts w:cstheme="minorHAnsi"/>
          <w:color w:val="000000"/>
          <w:shd w:val="clear" w:color="auto" w:fill="FFFFFF"/>
        </w:rPr>
        <w:t>$$</w:t>
      </w:r>
      <w:r w:rsidR="00392DCD" w:rsidRPr="000F31A7">
        <w:rPr>
          <w:rStyle w:val="normaltextrun"/>
          <w:rFonts w:cstheme="minorHAnsi"/>
          <w:color w:val="000000"/>
          <w:shd w:val="clear" w:color="auto" w:fill="FFFFFF"/>
        </w:rPr>
        <w:t>,</w:t>
      </w:r>
      <w:r w:rsidRPr="000F31A7">
        <w:rPr>
          <w:rStyle w:val="normaltextrun"/>
          <w:rFonts w:cstheme="minorHAnsi"/>
          <w:color w:val="000000"/>
          <w:shd w:val="clear" w:color="auto" w:fill="FFFFFF"/>
        </w:rPr>
        <w:t xml:space="preserve"> lot 207. To date, no external evidence linking the bust to the Thames has surfaced.</w:t>
      </w:r>
    </w:p>
    <w:p w14:paraId="04DE8BAC" w14:textId="77777777" w:rsidR="007A139C" w:rsidRPr="000F31A7" w:rsidRDefault="007A139C" w:rsidP="000F31A7">
      <w:pPr>
        <w:pStyle w:val="EndnoteText"/>
        <w:spacing w:line="240" w:lineRule="auto"/>
        <w:rPr>
          <w:rFonts w:cstheme="minorHAnsi"/>
        </w:rPr>
      </w:pPr>
    </w:p>
  </w:endnote>
  <w:endnote w:id="167">
    <w:p w14:paraId="2EA90DE8" w14:textId="7631AF61" w:rsidR="3502A531" w:rsidRDefault="3502A531" w:rsidP="000F31A7">
      <w:pPr>
        <w:pStyle w:val="EndnoteText"/>
        <w:spacing w:line="240" w:lineRule="auto"/>
        <w:rPr>
          <w:rFonts w:cstheme="minorHAnsi"/>
          <w:i/>
          <w:iCs/>
        </w:rPr>
      </w:pPr>
      <w:r w:rsidRPr="000F31A7">
        <w:rPr>
          <w:rStyle w:val="EndnoteReference"/>
          <w:rFonts w:cstheme="minorHAnsi"/>
        </w:rPr>
        <w:endnoteRef/>
      </w:r>
      <w:r w:rsidR="55F7EA74" w:rsidRPr="000F31A7">
        <w:rPr>
          <w:rFonts w:cstheme="minorHAnsi"/>
        </w:rPr>
        <w:t xml:space="preserve"> Centaur (82.Al.78</w:t>
      </w:r>
      <w:r w:rsidR="00770AB6">
        <w:rPr>
          <w:rFonts w:cstheme="minorHAnsi"/>
        </w:rPr>
        <w:t>;</w:t>
      </w:r>
      <w:r w:rsidR="55F7EA74" w:rsidRPr="000F31A7">
        <w:rPr>
          <w:rFonts w:cstheme="minorHAnsi"/>
        </w:rPr>
        <w:t xml:space="preserve"> </w:t>
      </w:r>
      <w:hyperlink r:id="rId108">
        <w:r w:rsidR="55F7EA74" w:rsidRPr="000F31A7">
          <w:rPr>
            <w:rStyle w:val="Hyperlink"/>
            <w:rFonts w:cstheme="minorHAnsi"/>
          </w:rPr>
          <w:t>https://www.getty.edu/art/collection/object/103VAV</w:t>
        </w:r>
      </w:hyperlink>
      <w:r w:rsidR="00770AB6">
        <w:t>):</w:t>
      </w:r>
      <w:r w:rsidR="55F7EA74" w:rsidRPr="000F31A7">
        <w:rPr>
          <w:rFonts w:cstheme="minorHAnsi"/>
        </w:rPr>
        <w:t xml:space="preserve"> </w:t>
      </w:r>
      <w:r w:rsidR="00B61598">
        <w:rPr>
          <w:rFonts w:cstheme="minorHAnsi"/>
        </w:rPr>
        <w:t>$$</w:t>
      </w:r>
      <w:r w:rsidR="55F7EA74" w:rsidRPr="000F31A7">
        <w:rPr>
          <w:rFonts w:cstheme="minorHAnsi"/>
        </w:rPr>
        <w:t>dell</w:t>
      </w:r>
      <w:r w:rsidR="00B61598">
        <w:rPr>
          <w:rFonts w:cstheme="minorHAnsi"/>
        </w:rPr>
        <w:t>’</w:t>
      </w:r>
      <w:r w:rsidR="55F7EA74" w:rsidRPr="000F31A7">
        <w:rPr>
          <w:rFonts w:cstheme="minorHAnsi"/>
        </w:rPr>
        <w:t xml:space="preserve"> Arco and Marconi 1997</w:t>
      </w:r>
      <w:r w:rsidR="00B61598">
        <w:rPr>
          <w:rFonts w:cstheme="minorHAnsi"/>
        </w:rPr>
        <w:t xml:space="preserve"> | </w:t>
      </w:r>
      <w:r w:rsidR="55F7EA74" w:rsidRPr="000F31A7">
        <w:rPr>
          <w:rFonts w:cstheme="minorHAnsi"/>
        </w:rPr>
        <w:t>124</w:t>
      </w:r>
      <w:r w:rsidR="00B61598">
        <w:rPr>
          <w:rFonts w:cstheme="minorHAnsi"/>
        </w:rPr>
        <w:t>$$</w:t>
      </w:r>
      <w:r w:rsidR="55F7EA74" w:rsidRPr="000F31A7">
        <w:rPr>
          <w:rFonts w:cstheme="minorHAnsi"/>
        </w:rPr>
        <w:t>; Lowther Castle Cybele (</w:t>
      </w:r>
      <w:r w:rsidR="55F7EA74" w:rsidRPr="000F31A7">
        <w:rPr>
          <w:rFonts w:eastAsia="Helvetica" w:cstheme="minorHAnsi"/>
        </w:rPr>
        <w:t>57.AA.19</w:t>
      </w:r>
      <w:r w:rsidR="00770AB6">
        <w:rPr>
          <w:rFonts w:cstheme="minorHAnsi"/>
        </w:rPr>
        <w:t>;</w:t>
      </w:r>
      <w:r w:rsidR="00B61598">
        <w:rPr>
          <w:rFonts w:cstheme="minorHAnsi"/>
        </w:rPr>
        <w:t xml:space="preserve"> </w:t>
      </w:r>
      <w:hyperlink r:id="rId109" w:history="1">
        <w:r w:rsidR="00B61598" w:rsidRPr="00EB202B">
          <w:rPr>
            <w:rStyle w:val="Hyperlink"/>
            <w:rFonts w:cstheme="minorHAnsi"/>
          </w:rPr>
          <w:t>https://www.getty.edu/art/collection/object/103SPE</w:t>
        </w:r>
      </w:hyperlink>
      <w:r w:rsidR="00B61598">
        <w:rPr>
          <w:rFonts w:cstheme="minorHAnsi"/>
        </w:rPr>
        <w:t>;</w:t>
      </w:r>
      <w:r w:rsidR="55F7EA74" w:rsidRPr="000F31A7">
        <w:rPr>
          <w:rFonts w:cstheme="minorHAnsi"/>
        </w:rPr>
        <w:t xml:space="preserve"> newspaper clippings of acrolithic head (</w:t>
      </w:r>
      <w:r w:rsidR="55F7EA74" w:rsidRPr="000F31A7">
        <w:rPr>
          <w:rFonts w:eastAsia="Helvetica" w:cstheme="minorHAnsi"/>
        </w:rPr>
        <w:t>74.AA.33</w:t>
      </w:r>
      <w:r w:rsidR="00770AB6">
        <w:rPr>
          <w:rFonts w:eastAsia="Helvetica" w:cstheme="minorHAnsi"/>
        </w:rPr>
        <w:t xml:space="preserve">; </w:t>
      </w:r>
      <w:hyperlink r:id="rId110" w:history="1">
        <w:r w:rsidR="00770AB6" w:rsidRPr="00770AB6">
          <w:rPr>
            <w:rStyle w:val="Hyperlink"/>
            <w:rFonts w:eastAsia="Helvetica" w:cstheme="minorHAnsi"/>
          </w:rPr>
          <w:t>https://www.getty.edu/art/collection/object/103SZG</w:t>
        </w:r>
      </w:hyperlink>
      <w:r w:rsidR="55F7EA74" w:rsidRPr="000F31A7">
        <w:rPr>
          <w:rFonts w:eastAsia="Helvetica" w:cstheme="minorHAnsi"/>
        </w:rPr>
        <w:t xml:space="preserve">) discussed in </w:t>
      </w:r>
      <w:r w:rsidR="00B61598">
        <w:rPr>
          <w:rFonts w:eastAsia="Helvetica" w:cstheme="minorHAnsi"/>
        </w:rPr>
        <w:t>$$</w:t>
      </w:r>
      <w:r w:rsidR="55F7EA74" w:rsidRPr="000F31A7">
        <w:rPr>
          <w:rFonts w:eastAsia="Helvetica" w:cstheme="minorHAnsi"/>
        </w:rPr>
        <w:t>Saunders, Barr, and Budrovich 2021</w:t>
      </w:r>
      <w:r w:rsidR="00B61598">
        <w:rPr>
          <w:rFonts w:eastAsia="Helvetica" w:cstheme="minorHAnsi"/>
        </w:rPr>
        <w:t xml:space="preserve"> | </w:t>
      </w:r>
      <w:r w:rsidR="55F7EA74" w:rsidRPr="000F31A7">
        <w:rPr>
          <w:rFonts w:eastAsia="Helvetica" w:cstheme="minorHAnsi"/>
        </w:rPr>
        <w:t>214</w:t>
      </w:r>
      <w:r w:rsidR="008C5A11">
        <w:rPr>
          <w:rFonts w:eastAsia="Helvetica" w:cstheme="minorHAnsi"/>
        </w:rPr>
        <w:t>–1</w:t>
      </w:r>
      <w:r w:rsidR="55F7EA74" w:rsidRPr="000F31A7">
        <w:rPr>
          <w:rFonts w:eastAsia="Helvetica" w:cstheme="minorHAnsi"/>
        </w:rPr>
        <w:t>5</w:t>
      </w:r>
      <w:r w:rsidR="00B61598">
        <w:rPr>
          <w:rFonts w:eastAsia="Helvetica" w:cstheme="minorHAnsi"/>
        </w:rPr>
        <w:t>$$</w:t>
      </w:r>
      <w:r w:rsidR="55F7EA74" w:rsidRPr="000F31A7">
        <w:rPr>
          <w:rFonts w:eastAsia="Helvetica" w:cstheme="minorHAnsi"/>
        </w:rPr>
        <w:t>.</w:t>
      </w:r>
      <w:r w:rsidRPr="000F31A7">
        <w:rPr>
          <w:rFonts w:eastAsia="Helvetica" w:cstheme="minorHAnsi"/>
        </w:rPr>
        <w:t xml:space="preserve"> </w:t>
      </w:r>
      <w:r w:rsidRPr="000F31A7">
        <w:rPr>
          <w:rFonts w:cstheme="minorHAnsi"/>
        </w:rPr>
        <w:t xml:space="preserve">From outside of the Getty’s collection, see the decades-long series of ads for the Kahlua Corporation featuring pre-Hispanic cultural </w:t>
      </w:r>
      <w:r w:rsidR="55F7EA74" w:rsidRPr="000F31A7">
        <w:rPr>
          <w:rFonts w:cstheme="minorHAnsi"/>
        </w:rPr>
        <w:t>objects</w:t>
      </w:r>
      <w:r w:rsidRPr="000F31A7">
        <w:rPr>
          <w:rFonts w:cstheme="minorHAnsi"/>
        </w:rPr>
        <w:t xml:space="preserve">, and Amlash artworks turned into film characters by </w:t>
      </w:r>
      <w:r w:rsidR="55F7EA74" w:rsidRPr="000F31A7">
        <w:rPr>
          <w:rFonts w:cstheme="minorHAnsi"/>
        </w:rPr>
        <w:t>their owner</w:t>
      </w:r>
      <w:r w:rsidR="008C5A11">
        <w:rPr>
          <w:rFonts w:cstheme="minorHAnsi"/>
        </w:rPr>
        <w:t>,</w:t>
      </w:r>
      <w:r w:rsidR="55F7EA74" w:rsidRPr="000F31A7">
        <w:rPr>
          <w:rFonts w:cstheme="minorHAnsi"/>
        </w:rPr>
        <w:t xml:space="preserve"> in </w:t>
      </w:r>
      <w:r w:rsidR="55F7EA74" w:rsidRPr="000F31A7">
        <w:rPr>
          <w:rFonts w:cstheme="minorHAnsi"/>
          <w:i/>
          <w:iCs/>
        </w:rPr>
        <w:t xml:space="preserve">Amlash Enchanted Forest. </w:t>
      </w:r>
    </w:p>
    <w:p w14:paraId="041C944A" w14:textId="77777777" w:rsidR="007A139C" w:rsidRPr="000F31A7" w:rsidRDefault="007A139C" w:rsidP="000F31A7">
      <w:pPr>
        <w:pStyle w:val="EndnoteText"/>
        <w:spacing w:line="240" w:lineRule="auto"/>
        <w:rPr>
          <w:rFonts w:cstheme="minorHAnsi"/>
        </w:rPr>
      </w:pPr>
    </w:p>
  </w:endnote>
  <w:endnote w:id="168">
    <w:p w14:paraId="0B51EB9D" w14:textId="2D91AE71" w:rsidR="000830C6" w:rsidRDefault="000830C6" w:rsidP="000F31A7">
      <w:pPr>
        <w:pStyle w:val="EndnoteText"/>
        <w:spacing w:line="240" w:lineRule="auto"/>
        <w:rPr>
          <w:rFonts w:eastAsia="Calibri" w:cstheme="minorHAnsi"/>
        </w:rPr>
      </w:pPr>
      <w:r w:rsidRPr="000F31A7">
        <w:rPr>
          <w:rStyle w:val="EndnoteReference"/>
          <w:rFonts w:cstheme="minorHAnsi"/>
        </w:rPr>
        <w:endnoteRef/>
      </w:r>
      <w:r w:rsidRPr="000F31A7">
        <w:rPr>
          <w:rFonts w:cstheme="minorHAnsi"/>
        </w:rPr>
        <w:t xml:space="preserve"> </w:t>
      </w:r>
      <w:r w:rsidRPr="000F31A7">
        <w:rPr>
          <w:rFonts w:eastAsia="Calibri" w:cstheme="minorHAnsi"/>
        </w:rPr>
        <w:t xml:space="preserve">Examples of </w:t>
      </w:r>
      <w:r w:rsidRPr="00824242">
        <w:rPr>
          <w:rFonts w:eastAsia="Calibri" w:cstheme="minorHAnsi"/>
        </w:rPr>
        <w:t>these in</w:t>
      </w:r>
      <w:r w:rsidRPr="000F31A7">
        <w:rPr>
          <w:rFonts w:eastAsia="Calibri" w:cstheme="minorHAnsi"/>
        </w:rPr>
        <w:t>clude the Smithsonian Archives of American Art’s Oral History Program, which preserves thousands of interviews, many of which reference the art market and collectors in America</w:t>
      </w:r>
      <w:r w:rsidR="001E791C">
        <w:rPr>
          <w:rFonts w:eastAsia="Calibri" w:cstheme="minorHAnsi"/>
        </w:rPr>
        <w:t xml:space="preserve">; </w:t>
      </w:r>
      <w:hyperlink r:id="rId111" w:history="1">
        <w:r w:rsidRPr="001E791C">
          <w:rPr>
            <w:rStyle w:val="Hyperlink"/>
            <w:rFonts w:eastAsia="Calibri" w:cstheme="minorHAnsi"/>
          </w:rPr>
          <w:t>https://www.aaa.si.edu/collections/about-the-collections</w:t>
        </w:r>
      </w:hyperlink>
      <w:r w:rsidRPr="000F31A7">
        <w:rPr>
          <w:rFonts w:eastAsia="Calibri" w:cstheme="minorHAnsi"/>
        </w:rPr>
        <w:t xml:space="preserve">. Likewise, the Getty Research Institute holds </w:t>
      </w:r>
      <w:r w:rsidR="001E791C">
        <w:rPr>
          <w:rFonts w:eastAsia="Calibri" w:cstheme="minorHAnsi"/>
        </w:rPr>
        <w:t xml:space="preserve">more than </w:t>
      </w:r>
      <w:r w:rsidRPr="000F31A7">
        <w:rPr>
          <w:rFonts w:eastAsia="Calibri" w:cstheme="minorHAnsi"/>
        </w:rPr>
        <w:t>a thousand oral history interviews relating to the visual arts</w:t>
      </w:r>
      <w:r w:rsidR="001E791C">
        <w:rPr>
          <w:rFonts w:eastAsia="Calibri" w:cstheme="minorHAnsi"/>
        </w:rPr>
        <w:t>;</w:t>
      </w:r>
      <w:r w:rsidRPr="000F31A7">
        <w:rPr>
          <w:rFonts w:eastAsia="Calibri" w:cstheme="minorHAnsi"/>
        </w:rPr>
        <w:t xml:space="preserve"> </w:t>
      </w:r>
      <w:hyperlink r:id="rId112" w:history="1">
        <w:r w:rsidR="007A139C" w:rsidRPr="003811A6">
          <w:rPr>
            <w:rStyle w:val="Hyperlink"/>
            <w:rFonts w:eastAsia="Calibri" w:cstheme="minorHAnsi"/>
          </w:rPr>
          <w:t>https://www.getty.edu/research/special_collections/oral_histories/index.html</w:t>
        </w:r>
      </w:hyperlink>
      <w:r w:rsidRPr="000F31A7">
        <w:rPr>
          <w:rFonts w:eastAsia="Calibri" w:cstheme="minorHAnsi"/>
        </w:rPr>
        <w:t>.</w:t>
      </w:r>
    </w:p>
    <w:p w14:paraId="3CCDB5CE" w14:textId="77777777" w:rsidR="007A139C" w:rsidRPr="000F31A7" w:rsidRDefault="007A139C" w:rsidP="000F31A7">
      <w:pPr>
        <w:pStyle w:val="EndnoteText"/>
        <w:spacing w:line="240" w:lineRule="auto"/>
        <w:rPr>
          <w:rFonts w:eastAsia="Calibri" w:cstheme="minorHAnsi"/>
        </w:rPr>
      </w:pPr>
    </w:p>
  </w:endnote>
  <w:endnote w:id="169">
    <w:p w14:paraId="722EE67B" w14:textId="2AC656FE" w:rsidR="000830C6"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r w:rsidR="00F73896">
        <w:rPr>
          <w:rFonts w:cstheme="minorHAnsi"/>
        </w:rPr>
        <w:t>F</w:t>
      </w:r>
      <w:r w:rsidR="00F73896">
        <w:rPr>
          <w:rFonts w:eastAsia="Calibri" w:cstheme="minorHAnsi"/>
          <w:color w:val="000000" w:themeColor="text1"/>
        </w:rPr>
        <w:t>or</w:t>
      </w:r>
      <w:r w:rsidR="00F73896" w:rsidRPr="000F31A7">
        <w:rPr>
          <w:rFonts w:eastAsia="Calibri" w:cstheme="minorHAnsi"/>
          <w:color w:val="000000" w:themeColor="text1"/>
        </w:rPr>
        <w:t xml:space="preserve"> further background</w:t>
      </w:r>
      <w:r w:rsidR="00F73896">
        <w:rPr>
          <w:rFonts w:eastAsia="Calibri" w:cstheme="minorHAnsi"/>
          <w:color w:val="000000" w:themeColor="text1"/>
        </w:rPr>
        <w:t>, s</w:t>
      </w:r>
      <w:r w:rsidR="004F4166">
        <w:rPr>
          <w:rFonts w:eastAsia="Calibri" w:cstheme="minorHAnsi"/>
          <w:color w:val="000000" w:themeColor="text1"/>
        </w:rPr>
        <w:t>ee t</w:t>
      </w:r>
      <w:r w:rsidRPr="000F31A7">
        <w:rPr>
          <w:rFonts w:eastAsia="Calibri" w:cstheme="minorHAnsi"/>
          <w:color w:val="000000" w:themeColor="text1"/>
        </w:rPr>
        <w:t>he Frick Collection’s series</w:t>
      </w:r>
      <w:r w:rsidR="004F4166">
        <w:rPr>
          <w:rFonts w:eastAsia="Calibri" w:cstheme="minorHAnsi"/>
          <w:color w:val="000000" w:themeColor="text1"/>
        </w:rPr>
        <w:t xml:space="preserve"> of discussions</w:t>
      </w:r>
      <w:r w:rsidRPr="000F31A7">
        <w:rPr>
          <w:rFonts w:eastAsia="Calibri" w:cstheme="minorHAnsi"/>
          <w:color w:val="000000" w:themeColor="text1"/>
        </w:rPr>
        <w:t xml:space="preserve"> </w:t>
      </w:r>
      <w:r w:rsidR="004F4166">
        <w:rPr>
          <w:rFonts w:eastAsia="Calibri" w:cstheme="minorHAnsi"/>
          <w:color w:val="000000" w:themeColor="text1"/>
        </w:rPr>
        <w:t>“</w:t>
      </w:r>
      <w:r w:rsidRPr="004614B7">
        <w:rPr>
          <w:rFonts w:eastAsia="Calibri" w:cstheme="minorHAnsi"/>
          <w:color w:val="000000" w:themeColor="text1"/>
        </w:rPr>
        <w:t>Recovering Women’s Legacies: Artists, Dealers, Collectors, and Patrons</w:t>
      </w:r>
      <w:r w:rsidR="004F4166">
        <w:t>”</w:t>
      </w:r>
      <w:r w:rsidR="008B0F8B">
        <w:rPr>
          <w:rFonts w:eastAsia="Calibri" w:cstheme="minorHAnsi"/>
          <w:color w:val="000000" w:themeColor="text1"/>
        </w:rPr>
        <w:t>;</w:t>
      </w:r>
      <w:r w:rsidRPr="000F31A7">
        <w:rPr>
          <w:rFonts w:eastAsia="Calibri" w:cstheme="minorHAnsi"/>
          <w:color w:val="000000" w:themeColor="text1"/>
        </w:rPr>
        <w:t xml:space="preserve"> </w:t>
      </w:r>
      <w:hyperlink r:id="rId113" w:history="1">
        <w:r w:rsidRPr="000F31A7">
          <w:rPr>
            <w:rStyle w:val="Hyperlink"/>
            <w:rFonts w:eastAsia="Calibri" w:cstheme="minorHAnsi"/>
          </w:rPr>
          <w:t>https://www.frick.org/interact/miniseries/women_legacies</w:t>
        </w:r>
      </w:hyperlink>
      <w:r w:rsidR="007A139C">
        <w:t>.</w:t>
      </w:r>
    </w:p>
    <w:p w14:paraId="419DB011" w14:textId="77777777" w:rsidR="007A139C" w:rsidRPr="000F31A7" w:rsidRDefault="007A139C" w:rsidP="000F31A7">
      <w:pPr>
        <w:pStyle w:val="EndnoteText"/>
        <w:spacing w:line="240" w:lineRule="auto"/>
        <w:rPr>
          <w:rFonts w:eastAsia="Calibri" w:cstheme="minorHAnsi"/>
          <w:color w:val="000000" w:themeColor="text1"/>
        </w:rPr>
      </w:pPr>
    </w:p>
  </w:endnote>
  <w:endnote w:id="170">
    <w:p w14:paraId="313EA7CC" w14:textId="037D4C83" w:rsidR="000830C6" w:rsidRDefault="000830C6" w:rsidP="000F31A7">
      <w:pPr>
        <w:pStyle w:val="EndnoteText"/>
        <w:spacing w:line="240" w:lineRule="auto"/>
        <w:rPr>
          <w:rFonts w:cstheme="minorHAnsi"/>
          <w:color w:val="000000"/>
          <w:shd w:val="clear" w:color="auto" w:fill="FFFFFF"/>
        </w:rPr>
      </w:pPr>
      <w:r w:rsidRPr="000F31A7">
        <w:rPr>
          <w:rStyle w:val="EndnoteReference"/>
          <w:rFonts w:cstheme="minorHAnsi"/>
        </w:rPr>
        <w:endnoteRef/>
      </w:r>
      <w:r w:rsidR="3502A531" w:rsidRPr="000F31A7">
        <w:rPr>
          <w:rFonts w:cstheme="minorHAnsi"/>
        </w:rPr>
        <w:t xml:space="preserve"> Recent scholarly attention has remedied this somewhat, with additional archival material brought to light</w:t>
      </w:r>
      <w:r w:rsidR="008B0F8B">
        <w:rPr>
          <w:rFonts w:cstheme="minorHAnsi"/>
        </w:rPr>
        <w:t>;</w:t>
      </w:r>
      <w:r w:rsidR="3502A531" w:rsidRPr="000F31A7">
        <w:rPr>
          <w:rFonts w:cstheme="minorHAnsi"/>
        </w:rPr>
        <w:t xml:space="preserve"> see </w:t>
      </w:r>
      <w:r w:rsidR="00B61598">
        <w:rPr>
          <w:rFonts w:cstheme="minorHAnsi"/>
        </w:rPr>
        <w:t>$$</w:t>
      </w:r>
      <w:r w:rsidR="004F4166" w:rsidRPr="000F31A7">
        <w:rPr>
          <w:rFonts w:cstheme="minorHAnsi"/>
          <w:color w:val="000000"/>
          <w:shd w:val="clear" w:color="auto" w:fill="FFFFFF"/>
        </w:rPr>
        <w:t>Stasi 2021</w:t>
      </w:r>
      <w:r w:rsidR="00B61598">
        <w:rPr>
          <w:rFonts w:cstheme="minorHAnsi"/>
          <w:color w:val="000000"/>
          <w:shd w:val="clear" w:color="auto" w:fill="FFFFFF"/>
        </w:rPr>
        <w:t>$$</w:t>
      </w:r>
      <w:r w:rsidR="004F4166">
        <w:rPr>
          <w:rFonts w:cstheme="minorHAnsi"/>
          <w:color w:val="000000"/>
          <w:shd w:val="clear" w:color="auto" w:fill="FFFFFF"/>
        </w:rPr>
        <w:t xml:space="preserve">; </w:t>
      </w:r>
      <w:r w:rsidR="00B61598">
        <w:rPr>
          <w:rFonts w:cstheme="minorHAnsi"/>
        </w:rPr>
        <w:t>$$</w:t>
      </w:r>
      <w:r w:rsidR="3502A531" w:rsidRPr="000F31A7">
        <w:rPr>
          <w:rFonts w:cstheme="minorHAnsi"/>
        </w:rPr>
        <w:t>Jumeau-Lafond</w:t>
      </w:r>
      <w:r w:rsidR="00FF4A5E" w:rsidRPr="000F31A7">
        <w:rPr>
          <w:rFonts w:cstheme="minorHAnsi"/>
        </w:rPr>
        <w:t xml:space="preserve"> 2022</w:t>
      </w:r>
      <w:r w:rsidR="00B61598">
        <w:rPr>
          <w:rFonts w:cstheme="minorHAnsi"/>
        </w:rPr>
        <w:t>$$</w:t>
      </w:r>
      <w:r w:rsidR="00E86758" w:rsidRPr="000F31A7">
        <w:rPr>
          <w:rFonts w:cstheme="minorHAnsi"/>
          <w:color w:val="000000"/>
          <w:shd w:val="clear" w:color="auto" w:fill="FFFFFF"/>
        </w:rPr>
        <w:t>.</w:t>
      </w:r>
    </w:p>
    <w:p w14:paraId="790163B1" w14:textId="77777777" w:rsidR="007A139C" w:rsidRPr="000F31A7" w:rsidRDefault="007A139C" w:rsidP="000F31A7">
      <w:pPr>
        <w:pStyle w:val="EndnoteText"/>
        <w:spacing w:line="240" w:lineRule="auto"/>
        <w:rPr>
          <w:rFonts w:cstheme="minorHAnsi"/>
        </w:rPr>
      </w:pPr>
    </w:p>
  </w:endnote>
  <w:endnote w:id="171">
    <w:p w14:paraId="72DFBCF9" w14:textId="59143334"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BD6ACC">
        <w:rPr>
          <w:rFonts w:cstheme="minorHAnsi"/>
        </w:rPr>
        <w:t>E.g.</w:t>
      </w:r>
      <w:r w:rsidRPr="000F31A7">
        <w:rPr>
          <w:rFonts w:cstheme="minorHAnsi"/>
        </w:rPr>
        <w:t>, the Portrait Head of a Julio-Claudian Princ</w:t>
      </w:r>
      <w:r w:rsidR="001D6846" w:rsidRPr="000F31A7">
        <w:rPr>
          <w:rFonts w:cstheme="minorHAnsi"/>
        </w:rPr>
        <w:t>e (71.AA.285</w:t>
      </w:r>
      <w:r w:rsidR="008B0F8B">
        <w:rPr>
          <w:rFonts w:cstheme="minorHAnsi"/>
        </w:rPr>
        <w:t>;</w:t>
      </w:r>
      <w:r w:rsidR="001D6846" w:rsidRPr="000F31A7">
        <w:rPr>
          <w:rFonts w:cstheme="minorHAnsi"/>
        </w:rPr>
        <w:t xml:space="preserve"> </w:t>
      </w:r>
      <w:hyperlink r:id="rId114" w:history="1">
        <w:r w:rsidR="001D6846" w:rsidRPr="004614B7">
          <w:rPr>
            <w:rStyle w:val="Hyperlink"/>
            <w:rFonts w:cstheme="minorHAnsi"/>
          </w:rPr>
          <w:t>https://www.getty.edu/art/collection/object/105XDC</w:t>
        </w:r>
      </w:hyperlink>
      <w:r w:rsidR="008B0F8B" w:rsidRPr="004614B7">
        <w:t>)</w:t>
      </w:r>
      <w:r w:rsidR="001D6846" w:rsidRPr="004614B7">
        <w:rPr>
          <w:rFonts w:cstheme="minorHAnsi"/>
        </w:rPr>
        <w:t xml:space="preserve"> </w:t>
      </w:r>
      <w:r w:rsidRPr="004614B7">
        <w:rPr>
          <w:rFonts w:cstheme="minorHAnsi"/>
        </w:rPr>
        <w:t xml:space="preserve">was documented </w:t>
      </w:r>
      <w:r w:rsidR="009A7C82" w:rsidRPr="004614B7">
        <w:rPr>
          <w:rFonts w:cstheme="minorHAnsi"/>
        </w:rPr>
        <w:t>as a photo postcard</w:t>
      </w:r>
      <w:r w:rsidR="004614B7" w:rsidRPr="004614B7">
        <w:rPr>
          <w:rFonts w:cstheme="minorHAnsi"/>
        </w:rPr>
        <w:t xml:space="preserve"> </w:t>
      </w:r>
      <w:r w:rsidRPr="004614B7">
        <w:rPr>
          <w:rFonts w:cstheme="minorHAnsi"/>
        </w:rPr>
        <w:t xml:space="preserve">when part of the Lanckoronska family collection. </w:t>
      </w:r>
      <w:r w:rsidR="003E4527" w:rsidRPr="004614B7">
        <w:rPr>
          <w:rFonts w:cstheme="minorHAnsi"/>
        </w:rPr>
        <w:t xml:space="preserve">Our thanks to </w:t>
      </w:r>
      <w:r w:rsidR="00504975" w:rsidRPr="004614B7">
        <w:rPr>
          <w:rFonts w:cstheme="minorHAnsi"/>
        </w:rPr>
        <w:t>Jörg Deterling</w:t>
      </w:r>
      <w:r w:rsidR="0007012D" w:rsidRPr="004614B7">
        <w:rPr>
          <w:rFonts w:cstheme="minorHAnsi"/>
        </w:rPr>
        <w:t xml:space="preserve"> for this information.</w:t>
      </w:r>
    </w:p>
    <w:p w14:paraId="388B3245" w14:textId="77777777" w:rsidR="007A139C" w:rsidRPr="000F31A7" w:rsidRDefault="007A139C" w:rsidP="000F31A7">
      <w:pPr>
        <w:pStyle w:val="EndnoteText"/>
        <w:spacing w:line="240" w:lineRule="auto"/>
        <w:rPr>
          <w:rFonts w:cstheme="minorHAnsi"/>
        </w:rPr>
      </w:pPr>
    </w:p>
  </w:endnote>
  <w:endnote w:id="172">
    <w:p w14:paraId="0C4D4FE1" w14:textId="2B4E6C47" w:rsidR="000830C6" w:rsidRDefault="000830C6" w:rsidP="000F31A7">
      <w:pPr>
        <w:pStyle w:val="EndnoteText"/>
        <w:spacing w:line="240" w:lineRule="auto"/>
        <w:rPr>
          <w:rFonts w:eastAsia="Calibri" w:cstheme="minorHAnsi"/>
          <w:color w:val="333333"/>
        </w:rPr>
      </w:pPr>
      <w:r w:rsidRPr="000F31A7">
        <w:rPr>
          <w:rStyle w:val="EndnoteReference"/>
          <w:rFonts w:cstheme="minorHAnsi"/>
        </w:rPr>
        <w:endnoteRef/>
      </w:r>
      <w:r w:rsidRPr="000F31A7">
        <w:rPr>
          <w:rFonts w:cstheme="minorHAnsi"/>
        </w:rPr>
        <w:t xml:space="preserve"> </w:t>
      </w:r>
      <w:r w:rsidR="001F4E3E">
        <w:rPr>
          <w:rFonts w:eastAsia="Calibri" w:cstheme="minorHAnsi"/>
          <w:color w:val="000000" w:themeColor="text1"/>
        </w:rPr>
        <w:t>S</w:t>
      </w:r>
      <w:r w:rsidRPr="000F31A7">
        <w:rPr>
          <w:rFonts w:eastAsia="Calibri" w:cstheme="minorHAnsi"/>
          <w:color w:val="000000" w:themeColor="text1"/>
        </w:rPr>
        <w:t xml:space="preserve">ee </w:t>
      </w:r>
      <w:r w:rsidR="00B61598">
        <w:rPr>
          <w:rFonts w:eastAsia="Calibri" w:cstheme="minorHAnsi"/>
          <w:color w:val="000000" w:themeColor="text1"/>
        </w:rPr>
        <w:t>$$</w:t>
      </w:r>
      <w:r w:rsidRPr="000F31A7">
        <w:rPr>
          <w:rFonts w:eastAsia="Calibri" w:cstheme="minorHAnsi"/>
          <w:color w:val="000000" w:themeColor="text1"/>
        </w:rPr>
        <w:t>Michaelis</w:t>
      </w:r>
      <w:r w:rsidR="008C2D75" w:rsidRPr="000F31A7">
        <w:rPr>
          <w:rFonts w:eastAsia="Calibri" w:cstheme="minorHAnsi"/>
          <w:color w:val="000000" w:themeColor="text1"/>
        </w:rPr>
        <w:t xml:space="preserve"> 1875</w:t>
      </w:r>
      <w:r w:rsidR="00B61598">
        <w:rPr>
          <w:rFonts w:eastAsia="Calibri" w:cstheme="minorHAnsi"/>
          <w:color w:val="000000" w:themeColor="text1"/>
        </w:rPr>
        <w:t>$$</w:t>
      </w:r>
      <w:r w:rsidR="008C2D75" w:rsidRPr="000F31A7">
        <w:rPr>
          <w:rFonts w:eastAsia="Calibri" w:cstheme="minorHAnsi"/>
          <w:color w:val="000000" w:themeColor="text1"/>
        </w:rPr>
        <w:t xml:space="preserve">; </w:t>
      </w:r>
      <w:r w:rsidR="00B61598">
        <w:rPr>
          <w:rFonts w:eastAsia="Calibri" w:cstheme="minorHAnsi"/>
          <w:color w:val="000000" w:themeColor="text1"/>
        </w:rPr>
        <w:t>$$</w:t>
      </w:r>
      <w:r w:rsidRPr="000F31A7">
        <w:rPr>
          <w:rFonts w:eastAsia="Calibri" w:cstheme="minorHAnsi"/>
          <w:color w:val="000000" w:themeColor="text1"/>
        </w:rPr>
        <w:t>Michaelis</w:t>
      </w:r>
      <w:r w:rsidR="00FD5A00" w:rsidRPr="000F31A7">
        <w:rPr>
          <w:rFonts w:eastAsia="Calibri" w:cstheme="minorHAnsi"/>
          <w:color w:val="000000" w:themeColor="text1"/>
        </w:rPr>
        <w:t xml:space="preserve"> 1882</w:t>
      </w:r>
      <w:r w:rsidR="00B61598">
        <w:rPr>
          <w:rFonts w:eastAsia="Calibri" w:cstheme="minorHAnsi"/>
          <w:color w:val="000000" w:themeColor="text1"/>
        </w:rPr>
        <w:t>$$</w:t>
      </w:r>
      <w:r w:rsidR="00FD5A00" w:rsidRPr="000F31A7">
        <w:rPr>
          <w:rFonts w:eastAsia="Calibri" w:cstheme="minorHAnsi"/>
          <w:color w:val="000000" w:themeColor="text1"/>
        </w:rPr>
        <w:t xml:space="preserve">. </w:t>
      </w:r>
      <w:r w:rsidR="55F7EA74" w:rsidRPr="000F31A7">
        <w:rPr>
          <w:rFonts w:eastAsia="Calibri" w:cstheme="minorHAnsi"/>
          <w:color w:val="000000" w:themeColor="text1"/>
        </w:rPr>
        <w:t xml:space="preserve">Art historian, dealer, and curator Cornelius C. Vermeule later documented the dispersal of those storied English collections onto the changing art market in the early and mid-twentieth </w:t>
      </w:r>
      <w:r w:rsidR="55F7EA74" w:rsidRPr="007A139C">
        <w:rPr>
          <w:rFonts w:eastAsia="Calibri" w:cstheme="minorHAnsi"/>
          <w:color w:val="000000" w:themeColor="text1"/>
        </w:rPr>
        <w:t>century:</w:t>
      </w:r>
      <w:r w:rsidR="00841C50" w:rsidRPr="007A139C">
        <w:rPr>
          <w:rFonts w:eastAsia="Calibri" w:cstheme="minorHAnsi"/>
          <w:color w:val="000000" w:themeColor="text1"/>
        </w:rPr>
        <w:t xml:space="preserve"> </w:t>
      </w:r>
      <w:r w:rsidR="00B61598">
        <w:rPr>
          <w:rFonts w:eastAsia="Calibri" w:cstheme="minorHAnsi"/>
          <w:color w:val="000000" w:themeColor="text1"/>
        </w:rPr>
        <w:t>$$</w:t>
      </w:r>
      <w:r w:rsidR="55F7EA74" w:rsidRPr="007A139C">
        <w:rPr>
          <w:rFonts w:eastAsia="Calibri" w:cstheme="minorHAnsi"/>
          <w:color w:val="000000" w:themeColor="text1"/>
        </w:rPr>
        <w:t>Vermeule</w:t>
      </w:r>
      <w:r w:rsidR="00D2277A" w:rsidRPr="007A139C">
        <w:rPr>
          <w:rFonts w:eastAsia="Calibri" w:cstheme="minorHAnsi"/>
          <w:color w:val="000000" w:themeColor="text1"/>
        </w:rPr>
        <w:t xml:space="preserve"> 1955</w:t>
      </w:r>
      <w:r w:rsidR="004C7A1E" w:rsidRPr="007A139C">
        <w:rPr>
          <w:rFonts w:eastAsia="Calibri" w:cstheme="minorHAnsi"/>
          <w:color w:val="000000" w:themeColor="text1"/>
        </w:rPr>
        <w:t>a</w:t>
      </w:r>
      <w:r w:rsidR="00B61598">
        <w:rPr>
          <w:rFonts w:eastAsia="Calibri" w:cstheme="minorHAnsi"/>
          <w:color w:val="000000" w:themeColor="text1"/>
        </w:rPr>
        <w:t>$$</w:t>
      </w:r>
      <w:r w:rsidR="00D2277A" w:rsidRPr="007A139C">
        <w:rPr>
          <w:rFonts w:eastAsia="Calibri" w:cstheme="minorHAnsi"/>
          <w:color w:val="000000" w:themeColor="text1"/>
        </w:rPr>
        <w:t xml:space="preserve">; </w:t>
      </w:r>
      <w:r w:rsidR="00B61598">
        <w:rPr>
          <w:rFonts w:eastAsia="Calibri" w:cstheme="minorHAnsi"/>
          <w:color w:val="000000" w:themeColor="text1"/>
        </w:rPr>
        <w:t>$$</w:t>
      </w:r>
      <w:r w:rsidR="55F7EA74" w:rsidRPr="007A139C">
        <w:rPr>
          <w:rFonts w:eastAsia="Calibri" w:cstheme="minorHAnsi"/>
          <w:color w:val="000000" w:themeColor="text1"/>
        </w:rPr>
        <w:t>Vermeule</w:t>
      </w:r>
      <w:r w:rsidR="00A02E8E" w:rsidRPr="007A139C">
        <w:rPr>
          <w:rFonts w:eastAsia="Calibri" w:cstheme="minorHAnsi"/>
          <w:color w:val="000000" w:themeColor="text1"/>
        </w:rPr>
        <w:t xml:space="preserve"> 1955</w:t>
      </w:r>
      <w:r w:rsidR="004C7A1E" w:rsidRPr="007A139C">
        <w:rPr>
          <w:rFonts w:eastAsia="Calibri" w:cstheme="minorHAnsi"/>
          <w:color w:val="000000" w:themeColor="text1"/>
        </w:rPr>
        <w:t>b</w:t>
      </w:r>
      <w:r w:rsidR="00B61598">
        <w:rPr>
          <w:rFonts w:eastAsia="Calibri" w:cstheme="minorHAnsi"/>
          <w:color w:val="000000" w:themeColor="text1"/>
        </w:rPr>
        <w:t>$$</w:t>
      </w:r>
      <w:r w:rsidR="00A02E8E" w:rsidRPr="007A139C">
        <w:rPr>
          <w:rFonts w:eastAsia="Calibri" w:cstheme="minorHAnsi"/>
          <w:color w:val="000000" w:themeColor="text1"/>
        </w:rPr>
        <w:t xml:space="preserve">; </w:t>
      </w:r>
      <w:r w:rsidR="00B61598">
        <w:rPr>
          <w:rFonts w:eastAsia="Calibri" w:cstheme="minorHAnsi"/>
          <w:color w:val="000000" w:themeColor="text1"/>
        </w:rPr>
        <w:t>$$</w:t>
      </w:r>
      <w:r w:rsidR="55F7EA74" w:rsidRPr="007A139C">
        <w:rPr>
          <w:rFonts w:eastAsia="Calibri" w:cstheme="minorHAnsi"/>
          <w:color w:val="000000" w:themeColor="text1"/>
        </w:rPr>
        <w:t>Vermeule</w:t>
      </w:r>
      <w:r w:rsidR="009413E3" w:rsidRPr="007A139C">
        <w:rPr>
          <w:rFonts w:eastAsia="Calibri" w:cstheme="minorHAnsi"/>
          <w:color w:val="000000" w:themeColor="text1"/>
        </w:rPr>
        <w:t xml:space="preserve"> and </w:t>
      </w:r>
      <w:r w:rsidR="55F7EA74" w:rsidRPr="007A139C">
        <w:rPr>
          <w:rFonts w:eastAsia="Calibri" w:cstheme="minorHAnsi"/>
          <w:color w:val="000000" w:themeColor="text1"/>
        </w:rPr>
        <w:t>von Bothmer</w:t>
      </w:r>
      <w:r w:rsidR="009413E3" w:rsidRPr="007A139C">
        <w:rPr>
          <w:rFonts w:eastAsia="Calibri" w:cstheme="minorHAnsi"/>
          <w:color w:val="000000" w:themeColor="text1"/>
        </w:rPr>
        <w:t xml:space="preserve"> 1956</w:t>
      </w:r>
      <w:r w:rsidR="00B61598">
        <w:rPr>
          <w:rFonts w:eastAsia="Calibri" w:cstheme="minorHAnsi"/>
          <w:color w:val="000000" w:themeColor="text1"/>
        </w:rPr>
        <w:t>$$</w:t>
      </w:r>
      <w:r w:rsidR="005240EC" w:rsidRPr="007A139C">
        <w:rPr>
          <w:rFonts w:eastAsia="Calibri" w:cstheme="minorHAnsi"/>
          <w:color w:val="000000" w:themeColor="text1"/>
        </w:rPr>
        <w:t xml:space="preserve">; </w:t>
      </w:r>
      <w:r w:rsidR="00B61598">
        <w:rPr>
          <w:rFonts w:eastAsia="Calibri" w:cstheme="minorHAnsi"/>
          <w:color w:val="000000" w:themeColor="text1"/>
        </w:rPr>
        <w:t>$$</w:t>
      </w:r>
      <w:r w:rsidR="005240EC" w:rsidRPr="007A139C">
        <w:rPr>
          <w:rFonts w:eastAsia="Calibri" w:cstheme="minorHAnsi"/>
          <w:color w:val="000000" w:themeColor="text1"/>
        </w:rPr>
        <w:t>Vermeule and von Bothmer 1959</w:t>
      </w:r>
      <w:r w:rsidR="00135C04" w:rsidRPr="007A139C">
        <w:rPr>
          <w:rFonts w:eastAsia="Calibri" w:cstheme="minorHAnsi"/>
          <w:color w:val="000000" w:themeColor="text1"/>
        </w:rPr>
        <w:t>a</w:t>
      </w:r>
      <w:r w:rsidR="00B61598">
        <w:rPr>
          <w:rFonts w:eastAsia="Calibri" w:cstheme="minorHAnsi"/>
          <w:color w:val="000000" w:themeColor="text1"/>
        </w:rPr>
        <w:t>$$</w:t>
      </w:r>
      <w:r w:rsidR="00135C04" w:rsidRPr="007A139C">
        <w:rPr>
          <w:rFonts w:eastAsia="Calibri" w:cstheme="minorHAnsi"/>
          <w:color w:val="000000" w:themeColor="text1"/>
        </w:rPr>
        <w:t xml:space="preserve">; </w:t>
      </w:r>
      <w:r w:rsidR="00B61598">
        <w:rPr>
          <w:rFonts w:eastAsia="Calibri" w:cstheme="minorHAnsi"/>
          <w:color w:val="000000" w:themeColor="text1"/>
        </w:rPr>
        <w:t>$$</w:t>
      </w:r>
      <w:r w:rsidR="00135C04" w:rsidRPr="007A139C">
        <w:rPr>
          <w:rFonts w:eastAsia="Calibri" w:cstheme="minorHAnsi"/>
          <w:color w:val="000000" w:themeColor="text1"/>
        </w:rPr>
        <w:t>Vermeule and von Bothmer 1959b</w:t>
      </w:r>
      <w:r w:rsidR="00B61598">
        <w:rPr>
          <w:rFonts w:eastAsia="Calibri" w:cstheme="minorHAnsi"/>
          <w:color w:val="000000" w:themeColor="text1"/>
        </w:rPr>
        <w:t>$$</w:t>
      </w:r>
      <w:r w:rsidR="00135C04" w:rsidRPr="007A139C">
        <w:rPr>
          <w:rFonts w:eastAsia="Calibri" w:cstheme="minorHAnsi"/>
          <w:color w:val="000000" w:themeColor="text1"/>
        </w:rPr>
        <w:t>.</w:t>
      </w:r>
    </w:p>
    <w:p w14:paraId="5AB3EAAB" w14:textId="77777777" w:rsidR="007A139C" w:rsidRPr="000F31A7" w:rsidRDefault="007A139C" w:rsidP="000F31A7">
      <w:pPr>
        <w:pStyle w:val="EndnoteText"/>
        <w:spacing w:line="240" w:lineRule="auto"/>
        <w:rPr>
          <w:rFonts w:eastAsia="Calibri" w:cstheme="minorHAnsi"/>
          <w:color w:val="333333"/>
        </w:rPr>
      </w:pPr>
    </w:p>
  </w:endnote>
  <w:endnote w:id="173">
    <w:p w14:paraId="18453819" w14:textId="7349A4CF" w:rsidR="00D56A40" w:rsidRDefault="00D56A40">
      <w:pPr>
        <w:pStyle w:val="EndnoteText"/>
      </w:pPr>
      <w:r>
        <w:rPr>
          <w:rStyle w:val="EndnoteReference"/>
        </w:rPr>
        <w:endnoteRef/>
      </w:r>
      <w:r>
        <w:t xml:space="preserve"> </w:t>
      </w:r>
      <w:r w:rsidR="00B61598" w:rsidRPr="00B61598">
        <w:rPr>
          <w:rFonts w:eastAsia="Calibri" w:cstheme="minorHAnsi"/>
          <w:color w:val="000000" w:themeColor="text1"/>
        </w:rPr>
        <w:t>$$</w:t>
      </w:r>
      <w:r w:rsidR="000F030D" w:rsidRPr="00B61598">
        <w:rPr>
          <w:rFonts w:eastAsia="Calibri" w:cstheme="minorHAnsi"/>
          <w:color w:val="000000" w:themeColor="text1"/>
        </w:rPr>
        <w:t>Angelicoussis 2017</w:t>
      </w:r>
      <w:r w:rsidR="00B61598" w:rsidRPr="00B61598">
        <w:rPr>
          <w:rFonts w:eastAsia="Calibri" w:cstheme="minorHAnsi"/>
          <w:color w:val="000000" w:themeColor="text1"/>
        </w:rPr>
        <w:t>$$</w:t>
      </w:r>
      <w:r w:rsidR="004614B7" w:rsidRPr="00B61598">
        <w:rPr>
          <w:rFonts w:eastAsia="Calibri" w:cstheme="minorHAnsi"/>
          <w:color w:val="000000" w:themeColor="text1"/>
        </w:rPr>
        <w:t>.</w:t>
      </w:r>
    </w:p>
    <w:p w14:paraId="6EF8B779" w14:textId="77777777" w:rsidR="00D56A40" w:rsidRDefault="00D56A40">
      <w:pPr>
        <w:pStyle w:val="EndnoteText"/>
      </w:pPr>
    </w:p>
  </w:endnote>
  <w:endnote w:id="174">
    <w:p w14:paraId="5A56FE49" w14:textId="61075A2A" w:rsidR="4E84F6D1" w:rsidRDefault="4E84F6D1" w:rsidP="000F31A7">
      <w:pPr>
        <w:pStyle w:val="EndnoteText"/>
        <w:spacing w:line="240" w:lineRule="auto"/>
        <w:rPr>
          <w:rFonts w:cstheme="minorHAnsi"/>
          <w:color w:val="1A1A1A"/>
        </w:rPr>
      </w:pPr>
      <w:r w:rsidRPr="000F31A7">
        <w:rPr>
          <w:rStyle w:val="EndnoteReference"/>
          <w:rFonts w:cstheme="minorHAnsi"/>
        </w:rPr>
        <w:endnoteRef/>
      </w:r>
      <w:r w:rsidR="007A139C">
        <w:rPr>
          <w:rFonts w:eastAsia="Calibri" w:cstheme="minorHAnsi"/>
          <w:color w:val="000000" w:themeColor="text1"/>
        </w:rPr>
        <w:t xml:space="preserve"> </w:t>
      </w:r>
      <w:r w:rsidR="00B61598">
        <w:rPr>
          <w:rFonts w:eastAsia="Calibri" w:cstheme="minorHAnsi"/>
          <w:color w:val="000000" w:themeColor="text1"/>
        </w:rPr>
        <w:t>$$</w:t>
      </w:r>
      <w:r w:rsidRPr="000F31A7">
        <w:rPr>
          <w:rFonts w:eastAsia="Calibri" w:cstheme="minorHAnsi"/>
          <w:color w:val="000000" w:themeColor="text1"/>
        </w:rPr>
        <w:t>Fe</w:t>
      </w:r>
      <w:r w:rsidR="00BF6E13">
        <w:rPr>
          <w:rFonts w:eastAsia="Calibri" w:cstheme="minorHAnsi"/>
          <w:color w:val="000000" w:themeColor="text1"/>
        </w:rPr>
        <w:t>j</w:t>
      </w:r>
      <w:r w:rsidRPr="000F31A7">
        <w:rPr>
          <w:rFonts w:eastAsia="Calibri" w:cstheme="minorHAnsi"/>
          <w:color w:val="000000" w:themeColor="text1"/>
        </w:rPr>
        <w:t>fer and Southworth 1991</w:t>
      </w:r>
      <w:r w:rsidR="00B61598">
        <w:rPr>
          <w:rFonts w:eastAsia="Calibri" w:cstheme="minorHAnsi"/>
          <w:color w:val="000000" w:themeColor="text1"/>
        </w:rPr>
        <w:t>$$</w:t>
      </w:r>
      <w:r w:rsidRPr="000F31A7">
        <w:rPr>
          <w:rFonts w:eastAsia="Calibri" w:cstheme="minorHAnsi"/>
          <w:color w:val="000000" w:themeColor="text1"/>
        </w:rPr>
        <w:t>,</w:t>
      </w:r>
      <w:r w:rsidR="00460CCE">
        <w:rPr>
          <w:rFonts w:eastAsia="Calibri" w:cstheme="minorHAnsi"/>
          <w:color w:val="000000" w:themeColor="text1"/>
        </w:rPr>
        <w:t xml:space="preserve"> </w:t>
      </w:r>
      <w:r w:rsidR="00B61598">
        <w:rPr>
          <w:rFonts w:eastAsia="Calibri" w:cstheme="minorHAnsi"/>
          <w:color w:val="000000" w:themeColor="text1"/>
        </w:rPr>
        <w:t>$$</w:t>
      </w:r>
      <w:r w:rsidR="00460CCE">
        <w:rPr>
          <w:rFonts w:eastAsia="Calibri" w:cstheme="minorHAnsi"/>
          <w:color w:val="000000" w:themeColor="text1"/>
        </w:rPr>
        <w:t xml:space="preserve">Davies </w:t>
      </w:r>
      <w:r w:rsidR="008E2A79">
        <w:rPr>
          <w:rFonts w:eastAsia="Calibri" w:cstheme="minorHAnsi"/>
          <w:color w:val="000000" w:themeColor="text1"/>
        </w:rPr>
        <w:t>2007</w:t>
      </w:r>
      <w:r w:rsidR="00B61598">
        <w:rPr>
          <w:rFonts w:eastAsia="Calibri" w:cstheme="minorHAnsi"/>
          <w:color w:val="000000" w:themeColor="text1"/>
        </w:rPr>
        <w:t>$$</w:t>
      </w:r>
      <w:r w:rsidR="00A23684">
        <w:rPr>
          <w:rFonts w:eastAsia="Calibri" w:cstheme="minorHAnsi"/>
          <w:color w:val="000000" w:themeColor="text1"/>
        </w:rPr>
        <w:t>,</w:t>
      </w:r>
      <w:r w:rsidR="008E2A79">
        <w:rPr>
          <w:rFonts w:eastAsia="Calibri" w:cstheme="minorHAnsi"/>
          <w:color w:val="000000" w:themeColor="text1"/>
        </w:rPr>
        <w:t xml:space="preserve"> </w:t>
      </w:r>
      <w:r w:rsidR="00B61598">
        <w:rPr>
          <w:rFonts w:eastAsia="Calibri" w:cstheme="minorHAnsi"/>
          <w:color w:val="000000" w:themeColor="text1"/>
        </w:rPr>
        <w:t>$$</w:t>
      </w:r>
      <w:r w:rsidR="008E2A79">
        <w:rPr>
          <w:rFonts w:eastAsia="Calibri" w:cstheme="minorHAnsi"/>
          <w:color w:val="000000" w:themeColor="text1"/>
        </w:rPr>
        <w:t xml:space="preserve">Bartman </w:t>
      </w:r>
      <w:r w:rsidR="00A23684">
        <w:rPr>
          <w:rFonts w:eastAsia="Calibri" w:cstheme="minorHAnsi"/>
          <w:color w:val="000000" w:themeColor="text1"/>
        </w:rPr>
        <w:t>2017</w:t>
      </w:r>
      <w:r w:rsidR="00B61598">
        <w:rPr>
          <w:rFonts w:eastAsia="Calibri" w:cstheme="minorHAnsi"/>
          <w:color w:val="000000" w:themeColor="text1"/>
        </w:rPr>
        <w:t>$$</w:t>
      </w:r>
      <w:r w:rsidR="00A23684">
        <w:rPr>
          <w:rFonts w:eastAsia="Calibri" w:cstheme="minorHAnsi"/>
          <w:color w:val="000000" w:themeColor="text1"/>
        </w:rPr>
        <w:t>.</w:t>
      </w:r>
      <w:r w:rsidRPr="000F31A7">
        <w:rPr>
          <w:rFonts w:cstheme="minorHAnsi"/>
          <w:color w:val="1A1A1A"/>
        </w:rPr>
        <w:t xml:space="preserve"> </w:t>
      </w:r>
    </w:p>
    <w:p w14:paraId="6654335A" w14:textId="77777777" w:rsidR="007A139C" w:rsidRPr="000F31A7" w:rsidRDefault="007A139C" w:rsidP="000F31A7">
      <w:pPr>
        <w:pStyle w:val="EndnoteText"/>
        <w:spacing w:line="240" w:lineRule="auto"/>
        <w:rPr>
          <w:rFonts w:cstheme="minorHAnsi"/>
        </w:rPr>
      </w:pPr>
    </w:p>
  </w:endnote>
  <w:endnote w:id="175">
    <w:p w14:paraId="38C375D7" w14:textId="27EDAFAB" w:rsidR="000830C6" w:rsidRDefault="000830C6" w:rsidP="000F31A7">
      <w:pPr>
        <w:pStyle w:val="EndnoteText"/>
        <w:spacing w:line="240" w:lineRule="auto"/>
        <w:rPr>
          <w:rFonts w:eastAsia="Calibri" w:cstheme="minorHAnsi"/>
          <w:color w:val="000000" w:themeColor="text1"/>
        </w:rPr>
      </w:pPr>
      <w:r w:rsidRPr="000F31A7">
        <w:rPr>
          <w:rStyle w:val="EndnoteReference"/>
          <w:rFonts w:cstheme="minorHAnsi"/>
        </w:rPr>
        <w:endnoteRef/>
      </w:r>
      <w:r w:rsidR="4E84F6D1" w:rsidRPr="000F31A7">
        <w:rPr>
          <w:rFonts w:eastAsia="Calibri" w:cstheme="minorHAnsi"/>
          <w:color w:val="000000" w:themeColor="text1"/>
        </w:rPr>
        <w:t xml:space="preserve"> A key resource in considering the world of early Classical sculpture collecting in England is </w:t>
      </w:r>
      <w:r w:rsidR="00B61598">
        <w:rPr>
          <w:rFonts w:eastAsia="Calibri" w:cstheme="minorHAnsi"/>
          <w:color w:val="000000" w:themeColor="text1"/>
        </w:rPr>
        <w:t>$$</w:t>
      </w:r>
      <w:r w:rsidR="4E84F6D1" w:rsidRPr="000F31A7">
        <w:rPr>
          <w:rFonts w:eastAsia="Calibri" w:cstheme="minorHAnsi"/>
          <w:color w:val="000000" w:themeColor="text1"/>
        </w:rPr>
        <w:t>Coltman 2009</w:t>
      </w:r>
      <w:r w:rsidR="00B61598">
        <w:rPr>
          <w:rFonts w:eastAsia="Calibri" w:cstheme="minorHAnsi"/>
          <w:color w:val="000000" w:themeColor="text1"/>
        </w:rPr>
        <w:t>$$</w:t>
      </w:r>
      <w:r w:rsidR="4E84F6D1" w:rsidRPr="000F31A7">
        <w:rPr>
          <w:rFonts w:eastAsia="Calibri" w:cstheme="minorHAnsi"/>
          <w:color w:val="000000" w:themeColor="text1"/>
        </w:rPr>
        <w:t xml:space="preserve">. </w:t>
      </w:r>
    </w:p>
    <w:p w14:paraId="7080A5A8" w14:textId="77777777" w:rsidR="007A139C" w:rsidRPr="000F31A7" w:rsidRDefault="007A139C" w:rsidP="000F31A7">
      <w:pPr>
        <w:pStyle w:val="EndnoteText"/>
        <w:spacing w:line="240" w:lineRule="auto"/>
        <w:rPr>
          <w:rFonts w:eastAsia="Calibri" w:cstheme="minorHAnsi"/>
          <w:color w:val="000000" w:themeColor="text1"/>
        </w:rPr>
      </w:pPr>
    </w:p>
  </w:endnote>
  <w:endnote w:id="176">
    <w:p w14:paraId="033082CF" w14:textId="552A8DCC" w:rsidR="000830C6" w:rsidRDefault="000830C6" w:rsidP="000F31A7">
      <w:pPr>
        <w:spacing w:after="0" w:line="240" w:lineRule="auto"/>
        <w:rPr>
          <w:rFonts w:eastAsiaTheme="minorEastAsia" w:cstheme="minorHAnsi"/>
          <w:color w:val="2A2A2A"/>
          <w:sz w:val="20"/>
          <w:szCs w:val="20"/>
        </w:rPr>
      </w:pPr>
      <w:r w:rsidRPr="000F31A7">
        <w:rPr>
          <w:rStyle w:val="EndnoteReference"/>
          <w:rFonts w:eastAsiaTheme="minorEastAsia" w:cstheme="minorHAnsi"/>
          <w:sz w:val="20"/>
          <w:szCs w:val="20"/>
        </w:rPr>
        <w:endnoteRef/>
      </w:r>
      <w:r w:rsidRPr="000F31A7">
        <w:rPr>
          <w:rFonts w:eastAsiaTheme="minorEastAsia" w:cstheme="minorHAnsi"/>
          <w:sz w:val="20"/>
          <w:szCs w:val="20"/>
        </w:rPr>
        <w:t xml:space="preserve"> A recent spate of </w:t>
      </w:r>
      <w:r w:rsidR="002344AE">
        <w:rPr>
          <w:rFonts w:eastAsiaTheme="minorEastAsia" w:cstheme="minorHAnsi"/>
          <w:sz w:val="20"/>
          <w:szCs w:val="20"/>
        </w:rPr>
        <w:t>publication</w:t>
      </w:r>
      <w:r w:rsidRPr="000F31A7">
        <w:rPr>
          <w:rFonts w:eastAsiaTheme="minorEastAsia" w:cstheme="minorHAnsi"/>
          <w:sz w:val="20"/>
          <w:szCs w:val="20"/>
        </w:rPr>
        <w:t xml:space="preserve">s on dealers in the late </w:t>
      </w:r>
      <w:r w:rsidR="00854859">
        <w:rPr>
          <w:rFonts w:eastAsiaTheme="minorEastAsia" w:cstheme="minorHAnsi"/>
          <w:sz w:val="20"/>
          <w:szCs w:val="20"/>
        </w:rPr>
        <w:t>nineteenth</w:t>
      </w:r>
      <w:r w:rsidR="00172311">
        <w:rPr>
          <w:rFonts w:eastAsiaTheme="minorEastAsia" w:cstheme="minorHAnsi"/>
          <w:sz w:val="20"/>
          <w:szCs w:val="20"/>
        </w:rPr>
        <w:t xml:space="preserve"> and </w:t>
      </w:r>
      <w:r w:rsidR="00854859">
        <w:rPr>
          <w:rFonts w:eastAsiaTheme="minorEastAsia" w:cstheme="minorHAnsi"/>
          <w:sz w:val="20"/>
          <w:szCs w:val="20"/>
        </w:rPr>
        <w:t xml:space="preserve">twentieth </w:t>
      </w:r>
      <w:r w:rsidRPr="000F31A7">
        <w:rPr>
          <w:rFonts w:eastAsiaTheme="minorEastAsia" w:cstheme="minorHAnsi"/>
          <w:sz w:val="20"/>
          <w:szCs w:val="20"/>
        </w:rPr>
        <w:t>centuries shows the potential for further documenting these networks</w:t>
      </w:r>
      <w:r w:rsidR="00172311">
        <w:rPr>
          <w:rFonts w:eastAsiaTheme="minorEastAsia" w:cstheme="minorHAnsi"/>
          <w:sz w:val="20"/>
          <w:szCs w:val="20"/>
        </w:rPr>
        <w:t>;</w:t>
      </w:r>
      <w:r w:rsidRPr="000F31A7">
        <w:rPr>
          <w:rFonts w:eastAsiaTheme="minorEastAsia" w:cstheme="minorHAnsi"/>
          <w:sz w:val="20"/>
          <w:szCs w:val="20"/>
        </w:rPr>
        <w:t xml:space="preserve"> see </w:t>
      </w:r>
      <w:r w:rsidR="00B61598">
        <w:rPr>
          <w:rFonts w:eastAsiaTheme="minorEastAsia" w:cstheme="minorHAnsi"/>
          <w:color w:val="2A2A2A"/>
          <w:sz w:val="20"/>
          <w:szCs w:val="20"/>
        </w:rPr>
        <w:t>$$</w:t>
      </w:r>
      <w:r w:rsidR="00172311" w:rsidRPr="000F31A7">
        <w:rPr>
          <w:rFonts w:cstheme="minorHAnsi"/>
          <w:color w:val="000000"/>
          <w:sz w:val="20"/>
          <w:szCs w:val="20"/>
          <w:shd w:val="clear" w:color="auto" w:fill="FFFFFF"/>
        </w:rPr>
        <w:t>Galanakis and Skaltsa 2012</w:t>
      </w:r>
      <w:r w:rsidR="00B61598">
        <w:rPr>
          <w:rFonts w:cstheme="minorHAnsi"/>
          <w:color w:val="000000"/>
          <w:sz w:val="20"/>
          <w:szCs w:val="20"/>
          <w:shd w:val="clear" w:color="auto" w:fill="FFFFFF"/>
        </w:rPr>
        <w:t>$$</w:t>
      </w:r>
      <w:r w:rsidR="00172311">
        <w:rPr>
          <w:rFonts w:cstheme="minorHAnsi"/>
          <w:color w:val="000000"/>
          <w:sz w:val="20"/>
          <w:szCs w:val="20"/>
          <w:shd w:val="clear" w:color="auto" w:fill="FFFFFF"/>
        </w:rPr>
        <w:t xml:space="preserve">; </w:t>
      </w:r>
      <w:r w:rsidR="00B61598">
        <w:rPr>
          <w:rFonts w:eastAsiaTheme="minorEastAsia" w:cstheme="minorHAnsi"/>
          <w:sz w:val="20"/>
          <w:szCs w:val="20"/>
        </w:rPr>
        <w:t>$$</w:t>
      </w:r>
      <w:r w:rsidR="00172311" w:rsidRPr="000F31A7">
        <w:rPr>
          <w:rFonts w:cstheme="minorHAnsi"/>
          <w:color w:val="000000"/>
          <w:sz w:val="20"/>
          <w:szCs w:val="20"/>
          <w:shd w:val="clear" w:color="auto" w:fill="FFFFFF"/>
        </w:rPr>
        <w:t>Petruccioli 202</w:t>
      </w:r>
      <w:r w:rsidR="00172311">
        <w:rPr>
          <w:rFonts w:cstheme="minorHAnsi"/>
          <w:color w:val="000000"/>
          <w:sz w:val="20"/>
          <w:szCs w:val="20"/>
          <w:shd w:val="clear" w:color="auto" w:fill="FFFFFF"/>
        </w:rPr>
        <w:t>2</w:t>
      </w:r>
      <w:r w:rsidR="00B61598">
        <w:rPr>
          <w:rFonts w:cstheme="minorHAnsi"/>
          <w:color w:val="000000"/>
          <w:sz w:val="20"/>
          <w:szCs w:val="20"/>
          <w:shd w:val="clear" w:color="auto" w:fill="FFFFFF"/>
        </w:rPr>
        <w:t>$$</w:t>
      </w:r>
      <w:r w:rsidR="00172311" w:rsidRPr="000F31A7">
        <w:rPr>
          <w:rFonts w:eastAsiaTheme="minorEastAsia" w:cstheme="minorHAnsi"/>
          <w:color w:val="2A2A2A"/>
          <w:sz w:val="20"/>
          <w:szCs w:val="20"/>
        </w:rPr>
        <w:t>;</w:t>
      </w:r>
      <w:r w:rsidR="00172311">
        <w:rPr>
          <w:rFonts w:cstheme="minorHAnsi"/>
          <w:color w:val="000000"/>
          <w:sz w:val="20"/>
          <w:szCs w:val="20"/>
          <w:shd w:val="clear" w:color="auto" w:fill="FFFFFF"/>
        </w:rPr>
        <w:t xml:space="preserve"> </w:t>
      </w:r>
      <w:r w:rsidR="00B61598">
        <w:rPr>
          <w:rFonts w:eastAsiaTheme="minorEastAsia" w:cstheme="minorHAnsi"/>
          <w:sz w:val="20"/>
          <w:szCs w:val="20"/>
        </w:rPr>
        <w:t>$$</w:t>
      </w:r>
      <w:r w:rsidR="00926D3B" w:rsidRPr="000F31A7">
        <w:rPr>
          <w:rFonts w:cstheme="minorHAnsi"/>
          <w:color w:val="000000"/>
          <w:sz w:val="20"/>
          <w:szCs w:val="20"/>
          <w:shd w:val="clear" w:color="auto" w:fill="FFFFFF"/>
        </w:rPr>
        <w:t>Biro, Brennan, and Force 2023</w:t>
      </w:r>
      <w:r w:rsidR="00B61598">
        <w:rPr>
          <w:rFonts w:cstheme="minorHAnsi"/>
          <w:color w:val="000000"/>
          <w:sz w:val="20"/>
          <w:szCs w:val="20"/>
          <w:shd w:val="clear" w:color="auto" w:fill="FFFFFF"/>
        </w:rPr>
        <w:t>$$</w:t>
      </w:r>
      <w:r w:rsidRPr="000F31A7">
        <w:rPr>
          <w:rFonts w:eastAsiaTheme="minorEastAsia" w:cstheme="minorHAnsi"/>
          <w:color w:val="2A2A2A"/>
          <w:sz w:val="20"/>
          <w:szCs w:val="20"/>
        </w:rPr>
        <w:t>.</w:t>
      </w:r>
    </w:p>
    <w:p w14:paraId="0994D6A8" w14:textId="77777777" w:rsidR="007A139C" w:rsidRPr="000F31A7" w:rsidRDefault="007A139C" w:rsidP="000F31A7">
      <w:pPr>
        <w:spacing w:after="0" w:line="240" w:lineRule="auto"/>
        <w:rPr>
          <w:rFonts w:eastAsia="Calibri" w:cstheme="minorHAnsi"/>
          <w:sz w:val="20"/>
          <w:szCs w:val="20"/>
        </w:rPr>
      </w:pPr>
    </w:p>
  </w:endnote>
  <w:endnote w:id="177">
    <w:p w14:paraId="6CB71F0F" w14:textId="6A7A28B7" w:rsidR="000830C6" w:rsidRDefault="000830C6" w:rsidP="000F31A7">
      <w:pPr>
        <w:pStyle w:val="EndnoteText"/>
        <w:spacing w:line="240" w:lineRule="auto"/>
        <w:rPr>
          <w:rFonts w:eastAsia="Calibri" w:cstheme="minorHAnsi"/>
          <w:color w:val="000000" w:themeColor="text1"/>
        </w:rPr>
      </w:pPr>
      <w:r w:rsidRPr="000F31A7">
        <w:rPr>
          <w:rStyle w:val="EndnoteReference"/>
          <w:rFonts w:cstheme="minorHAnsi"/>
        </w:rPr>
        <w:endnoteRef/>
      </w:r>
      <w:r w:rsidR="3502A531" w:rsidRPr="000F31A7" w:rsidDel="000F5520">
        <w:rPr>
          <w:rFonts w:cstheme="minorHAnsi"/>
        </w:rPr>
        <w:t xml:space="preserve"> </w:t>
      </w:r>
      <w:r w:rsidR="3502A531" w:rsidRPr="000F31A7" w:rsidDel="000F5520">
        <w:rPr>
          <w:rFonts w:eastAsia="Calibri" w:cstheme="minorHAnsi"/>
          <w:color w:val="000000" w:themeColor="text1"/>
        </w:rPr>
        <w:t xml:space="preserve">For one early example of antiquities available through mail order, see </w:t>
      </w:r>
      <w:r w:rsidR="00B61598">
        <w:rPr>
          <w:rFonts w:eastAsia="Calibri" w:cstheme="minorHAnsi"/>
          <w:color w:val="000000" w:themeColor="text1"/>
        </w:rPr>
        <w:t>$$</w:t>
      </w:r>
      <w:r w:rsidR="00A879C4" w:rsidRPr="000F31A7">
        <w:rPr>
          <w:rFonts w:cstheme="minorHAnsi"/>
          <w:color w:val="000000"/>
          <w:shd w:val="clear" w:color="auto" w:fill="FFFFFF"/>
        </w:rPr>
        <w:t>Egginton 2017</w:t>
      </w:r>
      <w:r w:rsidR="00B61598">
        <w:rPr>
          <w:rFonts w:cstheme="minorHAnsi"/>
          <w:color w:val="000000"/>
          <w:shd w:val="clear" w:color="auto" w:fill="FFFFFF"/>
        </w:rPr>
        <w:t>$$</w:t>
      </w:r>
      <w:r w:rsidR="3502A531" w:rsidRPr="000F31A7" w:rsidDel="000F5520">
        <w:rPr>
          <w:rFonts w:eastAsia="Calibri" w:cstheme="minorHAnsi"/>
          <w:color w:val="000000" w:themeColor="text1"/>
        </w:rPr>
        <w:t xml:space="preserve">. On antiquities collected by Australian soldiers, see </w:t>
      </w:r>
      <w:r w:rsidR="00B61598">
        <w:rPr>
          <w:rFonts w:eastAsia="Calibri" w:cstheme="minorHAnsi"/>
          <w:color w:val="000000" w:themeColor="text1"/>
        </w:rPr>
        <w:t>$$</w:t>
      </w:r>
      <w:r w:rsidR="005A733E" w:rsidRPr="000F31A7">
        <w:rPr>
          <w:rFonts w:cstheme="minorHAnsi"/>
          <w:color w:val="000000"/>
          <w:shd w:val="clear" w:color="auto" w:fill="FFFFFF"/>
        </w:rPr>
        <w:t>Donaldson</w:t>
      </w:r>
      <w:r w:rsidR="000614A1">
        <w:rPr>
          <w:rFonts w:cstheme="minorHAnsi"/>
          <w:color w:val="000000"/>
          <w:shd w:val="clear" w:color="auto" w:fill="FFFFFF"/>
        </w:rPr>
        <w:t xml:space="preserve"> and </w:t>
      </w:r>
      <w:r w:rsidR="005A733E" w:rsidRPr="000F31A7">
        <w:rPr>
          <w:rFonts w:cstheme="minorHAnsi"/>
          <w:color w:val="000000"/>
          <w:shd w:val="clear" w:color="auto" w:fill="FFFFFF"/>
        </w:rPr>
        <w:t>Asmussen 2020</w:t>
      </w:r>
      <w:r w:rsidR="00B61598">
        <w:rPr>
          <w:rFonts w:cstheme="minorHAnsi"/>
          <w:color w:val="000000"/>
          <w:shd w:val="clear" w:color="auto" w:fill="FFFFFF"/>
        </w:rPr>
        <w:t>$$</w:t>
      </w:r>
      <w:r w:rsidR="000614A1">
        <w:rPr>
          <w:rFonts w:cstheme="minorHAnsi"/>
          <w:color w:val="000000"/>
          <w:shd w:val="clear" w:color="auto" w:fill="FFFFFF"/>
        </w:rPr>
        <w:t>.</w:t>
      </w:r>
      <w:r w:rsidR="005A733E" w:rsidRPr="000F31A7">
        <w:rPr>
          <w:rFonts w:cstheme="minorHAnsi"/>
          <w:color w:val="000000"/>
          <w:shd w:val="clear" w:color="auto" w:fill="FFFFFF"/>
        </w:rPr>
        <w:t xml:space="preserve"> </w:t>
      </w:r>
      <w:r w:rsidR="3502A531" w:rsidRPr="000F31A7" w:rsidDel="000F5520">
        <w:rPr>
          <w:rFonts w:eastAsia="Calibri" w:cstheme="minorHAnsi"/>
          <w:color w:val="000000" w:themeColor="text1"/>
        </w:rPr>
        <w:t>Two Mediterranean antiquities, a fragmentary shabti figure and an engraved gem</w:t>
      </w:r>
      <w:r w:rsidR="00811D69">
        <w:rPr>
          <w:rFonts w:eastAsia="Calibri" w:cstheme="minorHAnsi"/>
          <w:color w:val="000000" w:themeColor="text1"/>
        </w:rPr>
        <w:t>,</w:t>
      </w:r>
      <w:r w:rsidR="3502A531" w:rsidRPr="000F31A7" w:rsidDel="000F5520">
        <w:rPr>
          <w:rFonts w:eastAsia="Calibri" w:cstheme="minorHAnsi"/>
          <w:color w:val="000000" w:themeColor="text1"/>
        </w:rPr>
        <w:t xml:space="preserve"> were discovered in pre-1880 contexts in Sydney</w:t>
      </w:r>
      <w:r w:rsidR="00811D69">
        <w:rPr>
          <w:rFonts w:eastAsia="Calibri" w:cstheme="minorHAnsi"/>
          <w:color w:val="000000" w:themeColor="text1"/>
        </w:rPr>
        <w:t>;</w:t>
      </w:r>
      <w:r w:rsidR="3502A531" w:rsidRPr="000F31A7" w:rsidDel="000F5520">
        <w:rPr>
          <w:rFonts w:eastAsia="Calibri" w:cstheme="minorHAnsi"/>
          <w:color w:val="000000" w:themeColor="text1"/>
        </w:rPr>
        <w:t xml:space="preserve"> </w:t>
      </w:r>
      <w:r w:rsidR="00B61598">
        <w:rPr>
          <w:rFonts w:eastAsia="Calibri" w:cstheme="minorHAnsi"/>
          <w:color w:val="000000" w:themeColor="text1"/>
        </w:rPr>
        <w:t>$$</w:t>
      </w:r>
      <w:r w:rsidR="00F65175" w:rsidRPr="000F31A7">
        <w:rPr>
          <w:rFonts w:cstheme="minorHAnsi"/>
          <w:color w:val="000000"/>
          <w:shd w:val="clear" w:color="auto" w:fill="FFFFFF"/>
        </w:rPr>
        <w:t>Descœudres 1989</w:t>
      </w:r>
      <w:r w:rsidR="00B61598">
        <w:rPr>
          <w:rFonts w:cstheme="minorHAnsi"/>
          <w:color w:val="000000"/>
          <w:shd w:val="clear" w:color="auto" w:fill="FFFFFF"/>
        </w:rPr>
        <w:t>$$</w:t>
      </w:r>
      <w:r w:rsidR="00F417A6" w:rsidRPr="000F31A7">
        <w:rPr>
          <w:rFonts w:eastAsia="Calibri" w:cstheme="minorHAnsi"/>
          <w:color w:val="000000" w:themeColor="text1"/>
        </w:rPr>
        <w:t>.</w:t>
      </w:r>
    </w:p>
    <w:p w14:paraId="2716E8C2" w14:textId="77777777" w:rsidR="007A139C" w:rsidRPr="000F31A7" w:rsidDel="000F5520" w:rsidRDefault="007A139C" w:rsidP="000F31A7">
      <w:pPr>
        <w:pStyle w:val="EndnoteText"/>
        <w:spacing w:line="240" w:lineRule="auto"/>
        <w:rPr>
          <w:rFonts w:eastAsia="Calibri" w:cstheme="minorHAnsi"/>
          <w:color w:val="000000" w:themeColor="text1"/>
        </w:rPr>
      </w:pPr>
    </w:p>
  </w:endnote>
  <w:endnote w:id="178">
    <w:p w14:paraId="2731C1CD" w14:textId="3D48FB2F" w:rsidR="1ED00647" w:rsidRDefault="1ED00647" w:rsidP="00803702">
      <w:pPr>
        <w:pStyle w:val="EndnoteText"/>
      </w:pPr>
      <w:r w:rsidRPr="1ED00647">
        <w:rPr>
          <w:rStyle w:val="EndnoteReference"/>
        </w:rPr>
        <w:endnoteRef/>
      </w:r>
      <w:r w:rsidR="432D7B3F">
        <w:t xml:space="preserve"> Local historical societies or public libraries may have specialists who can help in identifying relevant material.</w:t>
      </w:r>
    </w:p>
    <w:p w14:paraId="35FE838E" w14:textId="77777777" w:rsidR="00803702" w:rsidRDefault="00803702" w:rsidP="00803702">
      <w:pPr>
        <w:pStyle w:val="EndnoteText"/>
      </w:pPr>
    </w:p>
  </w:endnote>
  <w:endnote w:id="179">
    <w:p w14:paraId="28093AA5" w14:textId="793B3BA7"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For </w:t>
      </w:r>
      <w:r w:rsidR="00081AC9" w:rsidRPr="000F31A7">
        <w:rPr>
          <w:rFonts w:cstheme="minorHAnsi"/>
        </w:rPr>
        <w:t xml:space="preserve">in-depth </w:t>
      </w:r>
      <w:r w:rsidRPr="000F31A7">
        <w:rPr>
          <w:rFonts w:cstheme="minorHAnsi"/>
        </w:rPr>
        <w:t>analyses of</w:t>
      </w:r>
      <w:r w:rsidR="00081AC9" w:rsidRPr="000F31A7">
        <w:rPr>
          <w:rFonts w:cstheme="minorHAnsi"/>
        </w:rPr>
        <w:t xml:space="preserve"> the treatment of</w:t>
      </w:r>
      <w:r w:rsidRPr="000F31A7">
        <w:rPr>
          <w:rFonts w:cstheme="minorHAnsi"/>
        </w:rPr>
        <w:t xml:space="preserve"> provenance in</w:t>
      </w:r>
      <w:r w:rsidR="0063465F" w:rsidRPr="0063465F">
        <w:rPr>
          <w:rFonts w:cstheme="minorHAnsi"/>
        </w:rPr>
        <w:t xml:space="preserve"> </w:t>
      </w:r>
      <w:r w:rsidR="0063465F" w:rsidRPr="000F31A7">
        <w:rPr>
          <w:rFonts w:cstheme="minorHAnsi"/>
        </w:rPr>
        <w:t>past</w:t>
      </w:r>
      <w:r w:rsidRPr="000F31A7">
        <w:rPr>
          <w:rFonts w:cstheme="minorHAnsi"/>
        </w:rPr>
        <w:t xml:space="preserve"> exhibition catalogues, see </w:t>
      </w:r>
      <w:r w:rsidR="00B61598">
        <w:rPr>
          <w:rFonts w:cstheme="minorHAnsi"/>
        </w:rPr>
        <w:t>$$</w:t>
      </w:r>
      <w:r w:rsidR="00081AC9" w:rsidRPr="000F31A7">
        <w:rPr>
          <w:rFonts w:cstheme="minorHAnsi"/>
        </w:rPr>
        <w:t>Chipp</w:t>
      </w:r>
      <w:r w:rsidR="008B6360">
        <w:rPr>
          <w:rFonts w:cstheme="minorHAnsi"/>
        </w:rPr>
        <w:t>i</w:t>
      </w:r>
      <w:r w:rsidR="00081AC9" w:rsidRPr="000F31A7">
        <w:rPr>
          <w:rFonts w:cstheme="minorHAnsi"/>
        </w:rPr>
        <w:t>ndale and Gill 2000</w:t>
      </w:r>
      <w:r w:rsidR="00B61598">
        <w:rPr>
          <w:rFonts w:cstheme="minorHAnsi"/>
        </w:rPr>
        <w:t>$$</w:t>
      </w:r>
      <w:r w:rsidR="00811D69">
        <w:rPr>
          <w:rFonts w:cstheme="minorHAnsi"/>
        </w:rPr>
        <w:t>;</w:t>
      </w:r>
      <w:r w:rsidR="00081AC9" w:rsidRPr="000F31A7">
        <w:rPr>
          <w:rFonts w:cstheme="minorHAnsi"/>
        </w:rPr>
        <w:t xml:space="preserve"> </w:t>
      </w:r>
      <w:r w:rsidRPr="000F31A7">
        <w:rPr>
          <w:rFonts w:cstheme="minorHAnsi"/>
        </w:rPr>
        <w:t xml:space="preserve">and </w:t>
      </w:r>
      <w:r w:rsidR="00B61598">
        <w:rPr>
          <w:rFonts w:cstheme="minorHAnsi"/>
        </w:rPr>
        <w:t>$$</w:t>
      </w:r>
      <w:r w:rsidRPr="000F31A7">
        <w:rPr>
          <w:rFonts w:cstheme="minorHAnsi"/>
        </w:rPr>
        <w:t xml:space="preserve">Marlowe </w:t>
      </w:r>
      <w:r w:rsidR="00081AC9" w:rsidRPr="000F31A7">
        <w:rPr>
          <w:rFonts w:cstheme="minorHAnsi"/>
        </w:rPr>
        <w:t>2016</w:t>
      </w:r>
      <w:r w:rsidR="00B61598">
        <w:rPr>
          <w:rFonts w:cstheme="minorHAnsi"/>
        </w:rPr>
        <w:t>$$</w:t>
      </w:r>
      <w:r w:rsidR="00081AC9" w:rsidRPr="000F31A7">
        <w:rPr>
          <w:rFonts w:cstheme="minorHAnsi"/>
        </w:rPr>
        <w:t xml:space="preserve">, </w:t>
      </w:r>
      <w:r w:rsidR="009C62D3" w:rsidRPr="000F31A7">
        <w:rPr>
          <w:rFonts w:cstheme="minorHAnsi"/>
        </w:rPr>
        <w:t xml:space="preserve">a response to the former. </w:t>
      </w:r>
    </w:p>
    <w:p w14:paraId="5FB1F1DF" w14:textId="77777777" w:rsidR="007A139C" w:rsidRPr="000F31A7" w:rsidRDefault="007A139C" w:rsidP="000F31A7">
      <w:pPr>
        <w:pStyle w:val="EndnoteText"/>
        <w:spacing w:line="240" w:lineRule="auto"/>
        <w:rPr>
          <w:rFonts w:cstheme="minorHAnsi"/>
        </w:rPr>
      </w:pPr>
    </w:p>
  </w:endnote>
  <w:endnote w:id="180">
    <w:p w14:paraId="6F98B766" w14:textId="622DF255" w:rsidR="000830C6" w:rsidRDefault="000830C6" w:rsidP="000F31A7">
      <w:pPr>
        <w:pStyle w:val="EndnoteText"/>
        <w:spacing w:line="240" w:lineRule="auto"/>
        <w:rPr>
          <w:rFonts w:cstheme="minorHAnsi"/>
        </w:rPr>
      </w:pPr>
      <w:r w:rsidRPr="000F31A7">
        <w:rPr>
          <w:rStyle w:val="EndnoteReference"/>
          <w:rFonts w:cstheme="minorHAnsi"/>
        </w:rPr>
        <w:endnoteRef/>
      </w:r>
      <w:r w:rsidR="007A139C">
        <w:rPr>
          <w:rFonts w:cstheme="minorHAnsi"/>
        </w:rPr>
        <w:t xml:space="preserve"> </w:t>
      </w:r>
      <w:r w:rsidR="00544B5C">
        <w:rPr>
          <w:rFonts w:cstheme="minorHAnsi"/>
        </w:rPr>
        <w:t>See above on</w:t>
      </w:r>
      <w:r w:rsidR="00A90B42">
        <w:rPr>
          <w:rFonts w:cstheme="minorHAnsi"/>
        </w:rPr>
        <w:t xml:space="preserve"> the </w:t>
      </w:r>
      <w:r w:rsidR="00A90B42" w:rsidRPr="00A90B42">
        <w:rPr>
          <w:rFonts w:cstheme="minorHAnsi"/>
        </w:rPr>
        <w:t xml:space="preserve">label found inside </w:t>
      </w:r>
      <w:r w:rsidR="00A90B42">
        <w:rPr>
          <w:rFonts w:cstheme="minorHAnsi"/>
        </w:rPr>
        <w:t xml:space="preserve">the </w:t>
      </w:r>
      <w:r w:rsidR="00A90B42" w:rsidRPr="00A90B42">
        <w:rPr>
          <w:rFonts w:cstheme="minorHAnsi"/>
        </w:rPr>
        <w:t>Coniform Vase</w:t>
      </w:r>
      <w:r w:rsidR="00544B5C">
        <w:rPr>
          <w:rFonts w:cstheme="minorHAnsi"/>
        </w:rPr>
        <w:t xml:space="preserve"> </w:t>
      </w:r>
      <w:r w:rsidRPr="000F31A7">
        <w:rPr>
          <w:rFonts w:cstheme="minorHAnsi"/>
        </w:rPr>
        <w:t>(81.AF.1</w:t>
      </w:r>
      <w:r w:rsidR="00DE011F">
        <w:rPr>
          <w:rFonts w:cstheme="minorHAnsi"/>
        </w:rPr>
        <w:t>;</w:t>
      </w:r>
      <w:r w:rsidR="00256208" w:rsidRPr="000F31A7">
        <w:rPr>
          <w:rFonts w:cstheme="minorHAnsi"/>
        </w:rPr>
        <w:t xml:space="preserve"> </w:t>
      </w:r>
      <w:hyperlink r:id="rId115" w:history="1">
        <w:r w:rsidR="00256208" w:rsidRPr="000F31A7">
          <w:rPr>
            <w:rStyle w:val="Hyperlink"/>
            <w:rFonts w:cstheme="minorHAnsi"/>
          </w:rPr>
          <w:t>https://www.getty.edu/art/collection/object/105YQX</w:t>
        </w:r>
      </w:hyperlink>
      <w:r w:rsidR="00DE011F">
        <w:t>)</w:t>
      </w:r>
      <w:r w:rsidR="00544B5C">
        <w:rPr>
          <w:rFonts w:cstheme="minorHAnsi"/>
        </w:rPr>
        <w:t>.</w:t>
      </w:r>
      <w:r w:rsidR="00BE16CF" w:rsidRPr="000F31A7">
        <w:rPr>
          <w:rFonts w:cstheme="minorHAnsi"/>
        </w:rPr>
        <w:t xml:space="preserve"> </w:t>
      </w:r>
    </w:p>
    <w:p w14:paraId="4B0648D6" w14:textId="77777777" w:rsidR="007A139C" w:rsidRPr="000F31A7" w:rsidRDefault="007A139C" w:rsidP="000F31A7">
      <w:pPr>
        <w:pStyle w:val="EndnoteText"/>
        <w:spacing w:line="240" w:lineRule="auto"/>
        <w:rPr>
          <w:rFonts w:cstheme="minorHAnsi"/>
        </w:rPr>
      </w:pPr>
    </w:p>
  </w:endnote>
  <w:endnote w:id="181">
    <w:p w14:paraId="3374D7AD" w14:textId="7F13EDCE" w:rsidR="00301F09" w:rsidRDefault="00301F09" w:rsidP="000F31A7">
      <w:pPr>
        <w:pStyle w:val="EndnoteText"/>
        <w:spacing w:line="240" w:lineRule="auto"/>
        <w:rPr>
          <w:rFonts w:cstheme="minorHAnsi"/>
          <w:lang w:val="de-DE"/>
        </w:rPr>
      </w:pPr>
      <w:r w:rsidRPr="000F31A7">
        <w:rPr>
          <w:rStyle w:val="EndnoteReference"/>
          <w:rFonts w:cstheme="minorHAnsi"/>
        </w:rPr>
        <w:endnoteRef/>
      </w:r>
      <w:r w:rsidRPr="000F31A7">
        <w:rPr>
          <w:rFonts w:cstheme="minorHAnsi"/>
          <w:lang w:val="de-DE"/>
        </w:rPr>
        <w:t xml:space="preserve"> </w:t>
      </w:r>
      <w:r w:rsidR="00567978" w:rsidRPr="000F31A7">
        <w:rPr>
          <w:rFonts w:cstheme="minorHAnsi"/>
          <w:lang w:val="de-DE"/>
        </w:rPr>
        <w:t xml:space="preserve">96.AB.35 </w:t>
      </w:r>
      <w:hyperlink r:id="rId116" w:history="1">
        <w:r w:rsidR="00567978" w:rsidRPr="000F31A7">
          <w:rPr>
            <w:rStyle w:val="Hyperlink"/>
            <w:rFonts w:cstheme="minorHAnsi"/>
            <w:lang w:val="de-DE"/>
          </w:rPr>
          <w:t>https://www.getty.edu/art/collection/object/104039</w:t>
        </w:r>
      </w:hyperlink>
      <w:r w:rsidR="007A139C" w:rsidRPr="00802C0D">
        <w:rPr>
          <w:lang w:val="de-DE"/>
        </w:rPr>
        <w:t>.</w:t>
      </w:r>
      <w:r w:rsidR="00567978" w:rsidRPr="000F31A7">
        <w:rPr>
          <w:rFonts w:cstheme="minorHAnsi"/>
          <w:lang w:val="de-DE"/>
        </w:rPr>
        <w:t xml:space="preserve"> </w:t>
      </w:r>
    </w:p>
    <w:p w14:paraId="6AE57059" w14:textId="77777777" w:rsidR="007A139C" w:rsidRPr="000F31A7" w:rsidRDefault="007A139C" w:rsidP="000F31A7">
      <w:pPr>
        <w:pStyle w:val="EndnoteText"/>
        <w:spacing w:line="240" w:lineRule="auto"/>
        <w:rPr>
          <w:rFonts w:cstheme="minorHAnsi"/>
          <w:lang w:val="de-DE"/>
        </w:rPr>
      </w:pPr>
    </w:p>
  </w:endnote>
  <w:endnote w:id="182">
    <w:p w14:paraId="5E19C5A7" w14:textId="2B8525C5" w:rsidR="000830C6" w:rsidRDefault="000830C6" w:rsidP="000F31A7">
      <w:pPr>
        <w:pStyle w:val="EndnoteText"/>
        <w:spacing w:line="240" w:lineRule="auto"/>
        <w:rPr>
          <w:rFonts w:cstheme="minorHAnsi"/>
          <w:color w:val="222222"/>
        </w:rPr>
      </w:pPr>
      <w:r w:rsidRPr="000F31A7">
        <w:rPr>
          <w:rStyle w:val="EndnoteReference"/>
          <w:rFonts w:cstheme="minorHAnsi"/>
        </w:rPr>
        <w:endnoteRef/>
      </w:r>
      <w:r w:rsidRPr="000F31A7">
        <w:rPr>
          <w:rFonts w:cstheme="minorHAnsi"/>
        </w:rPr>
        <w:t xml:space="preserve"> </w:t>
      </w:r>
      <w:r w:rsidR="00B61598">
        <w:rPr>
          <w:rFonts w:cstheme="minorHAnsi"/>
        </w:rPr>
        <w:t>$$</w:t>
      </w:r>
      <w:r w:rsidRPr="000F31A7">
        <w:rPr>
          <w:rFonts w:cstheme="minorHAnsi"/>
          <w:color w:val="222222"/>
        </w:rPr>
        <w:t>Sotheby's</w:t>
      </w:r>
      <w:r w:rsidR="00B15186" w:rsidRPr="000F31A7">
        <w:rPr>
          <w:rFonts w:cstheme="minorHAnsi"/>
          <w:color w:val="222222"/>
        </w:rPr>
        <w:t xml:space="preserve"> </w:t>
      </w:r>
      <w:r w:rsidRPr="000F31A7">
        <w:rPr>
          <w:rFonts w:cstheme="minorHAnsi"/>
          <w:color w:val="222222"/>
        </w:rPr>
        <w:t>2005</w:t>
      </w:r>
      <w:r w:rsidR="00B61598">
        <w:rPr>
          <w:rFonts w:cstheme="minorHAnsi"/>
          <w:color w:val="222222"/>
        </w:rPr>
        <w:t>$$</w:t>
      </w:r>
      <w:r w:rsidRPr="000F31A7">
        <w:rPr>
          <w:rFonts w:cstheme="minorHAnsi"/>
          <w:color w:val="222222"/>
        </w:rPr>
        <w:t>,</w:t>
      </w:r>
      <w:r w:rsidR="00377F84" w:rsidRPr="000F31A7">
        <w:rPr>
          <w:rFonts w:cstheme="minorHAnsi"/>
          <w:color w:val="222222"/>
        </w:rPr>
        <w:t xml:space="preserve"> </w:t>
      </w:r>
      <w:r w:rsidR="00FA7E71" w:rsidRPr="00FA7E71">
        <w:rPr>
          <w:rFonts w:cstheme="minorHAnsi"/>
          <w:iCs/>
          <w:color w:val="222222"/>
        </w:rPr>
        <w:t>e.g</w:t>
      </w:r>
      <w:r w:rsidR="00377F84" w:rsidRPr="000F31A7">
        <w:rPr>
          <w:rFonts w:cstheme="minorHAnsi"/>
          <w:color w:val="222222"/>
        </w:rPr>
        <w:t>.</w:t>
      </w:r>
      <w:r w:rsidR="00271313">
        <w:rPr>
          <w:rFonts w:cstheme="minorHAnsi"/>
          <w:color w:val="222222"/>
        </w:rPr>
        <w:t>,</w:t>
      </w:r>
      <w:r w:rsidRPr="000F31A7">
        <w:rPr>
          <w:rFonts w:cstheme="minorHAnsi"/>
          <w:color w:val="222222"/>
        </w:rPr>
        <w:t xml:space="preserve"> lot</w:t>
      </w:r>
      <w:r w:rsidR="00377F84" w:rsidRPr="000F31A7">
        <w:rPr>
          <w:rFonts w:cstheme="minorHAnsi"/>
          <w:color w:val="222222"/>
        </w:rPr>
        <w:t>s 8, 37,</w:t>
      </w:r>
      <w:r w:rsidRPr="000F31A7">
        <w:rPr>
          <w:rFonts w:cstheme="minorHAnsi"/>
          <w:color w:val="222222"/>
        </w:rPr>
        <w:t xml:space="preserve"> 42</w:t>
      </w:r>
      <w:r w:rsidR="00377F84" w:rsidRPr="000F31A7">
        <w:rPr>
          <w:rFonts w:cstheme="minorHAnsi"/>
          <w:color w:val="222222"/>
        </w:rPr>
        <w:t xml:space="preserve">. We are grateful to Melba Whatley Davis </w:t>
      </w:r>
      <w:r w:rsidR="00271313">
        <w:rPr>
          <w:rFonts w:cstheme="minorHAnsi"/>
          <w:color w:val="222222"/>
        </w:rPr>
        <w:t>(pers. comm.</w:t>
      </w:r>
      <w:r w:rsidR="00593B5A">
        <w:rPr>
          <w:rFonts w:cstheme="minorHAnsi"/>
          <w:color w:val="222222"/>
        </w:rPr>
        <w:t>, November 9, 2023</w:t>
      </w:r>
      <w:r w:rsidR="00271313">
        <w:rPr>
          <w:rFonts w:cstheme="minorHAnsi"/>
          <w:color w:val="222222"/>
        </w:rPr>
        <w:t xml:space="preserve">) </w:t>
      </w:r>
      <w:r w:rsidR="00377F84" w:rsidRPr="000F31A7">
        <w:rPr>
          <w:rFonts w:cstheme="minorHAnsi"/>
          <w:color w:val="222222"/>
        </w:rPr>
        <w:t xml:space="preserve">for information on her </w:t>
      </w:r>
      <w:r w:rsidR="00C42B0C" w:rsidRPr="000F31A7">
        <w:rPr>
          <w:rFonts w:cstheme="minorHAnsi"/>
          <w:color w:val="222222"/>
        </w:rPr>
        <w:t>collecting</w:t>
      </w:r>
      <w:r w:rsidR="00920D08" w:rsidRPr="000F31A7">
        <w:rPr>
          <w:rFonts w:cstheme="minorHAnsi"/>
          <w:color w:val="222222"/>
        </w:rPr>
        <w:t xml:space="preserve"> and to the Dallas Museum of Art for confirming the loan data.</w:t>
      </w:r>
    </w:p>
    <w:p w14:paraId="4BD63377" w14:textId="77777777" w:rsidR="007A139C" w:rsidRPr="000F31A7" w:rsidRDefault="007A139C" w:rsidP="000F31A7">
      <w:pPr>
        <w:pStyle w:val="EndnoteText"/>
        <w:spacing w:line="240" w:lineRule="auto"/>
        <w:rPr>
          <w:rFonts w:cstheme="minorHAnsi"/>
        </w:rPr>
      </w:pPr>
    </w:p>
  </w:endnote>
  <w:endnote w:id="183">
    <w:p w14:paraId="32D40AA1" w14:textId="710317C6"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B61598">
        <w:rPr>
          <w:rFonts w:cstheme="minorHAnsi"/>
        </w:rPr>
        <w:t>$$</w:t>
      </w:r>
      <w:r w:rsidRPr="008B6360">
        <w:rPr>
          <w:rFonts w:cstheme="minorHAnsi"/>
        </w:rPr>
        <w:t>South Kensington Museum</w:t>
      </w:r>
      <w:r w:rsidR="002035D1" w:rsidRPr="008B6360">
        <w:rPr>
          <w:rFonts w:cstheme="minorHAnsi"/>
        </w:rPr>
        <w:t xml:space="preserve"> </w:t>
      </w:r>
      <w:r w:rsidR="002035D1" w:rsidRPr="000F31A7">
        <w:rPr>
          <w:rFonts w:cstheme="minorHAnsi"/>
        </w:rPr>
        <w:t>1873</w:t>
      </w:r>
      <w:r w:rsidR="00B61598">
        <w:rPr>
          <w:rFonts w:cstheme="minorHAnsi"/>
        </w:rPr>
        <w:t>$$</w:t>
      </w:r>
      <w:r w:rsidR="002035D1" w:rsidRPr="000F31A7">
        <w:rPr>
          <w:rFonts w:cstheme="minorHAnsi"/>
        </w:rPr>
        <w:t>.</w:t>
      </w:r>
      <w:r w:rsidRPr="000F31A7">
        <w:rPr>
          <w:rFonts w:cstheme="minorHAnsi"/>
        </w:rPr>
        <w:t xml:space="preserve"> </w:t>
      </w:r>
    </w:p>
    <w:p w14:paraId="422BDDDF" w14:textId="77777777" w:rsidR="007A139C" w:rsidRPr="000F31A7" w:rsidRDefault="007A139C" w:rsidP="000F31A7">
      <w:pPr>
        <w:pStyle w:val="EndnoteText"/>
        <w:spacing w:line="240" w:lineRule="auto"/>
        <w:rPr>
          <w:rFonts w:cstheme="minorHAnsi"/>
        </w:rPr>
      </w:pPr>
    </w:p>
  </w:endnote>
  <w:endnote w:id="184">
    <w:p w14:paraId="19A581F9" w14:textId="44AEFCEB" w:rsidR="007A139C" w:rsidRDefault="008A3B25" w:rsidP="000F31A7">
      <w:pPr>
        <w:pStyle w:val="EndnoteText"/>
        <w:spacing w:line="240" w:lineRule="auto"/>
      </w:pPr>
      <w:r w:rsidRPr="000F31A7">
        <w:rPr>
          <w:rStyle w:val="EndnoteReference"/>
          <w:rFonts w:cstheme="minorHAnsi"/>
        </w:rPr>
        <w:endnoteRef/>
      </w:r>
      <w:r w:rsidRPr="000F31A7">
        <w:rPr>
          <w:rFonts w:cstheme="minorHAnsi"/>
        </w:rPr>
        <w:t xml:space="preserve"> </w:t>
      </w:r>
      <w:r w:rsidR="009D198B">
        <w:rPr>
          <w:rFonts w:cstheme="minorHAnsi"/>
        </w:rPr>
        <w:t>2001.28.1</w:t>
      </w:r>
      <w:r w:rsidR="00D40AD6">
        <w:rPr>
          <w:rFonts w:cstheme="minorHAnsi"/>
        </w:rPr>
        <w:t>2;</w:t>
      </w:r>
      <w:r w:rsidR="009D198B">
        <w:rPr>
          <w:rFonts w:cstheme="minorHAnsi"/>
        </w:rPr>
        <w:t xml:space="preserve"> </w:t>
      </w:r>
      <w:hyperlink r:id="rId117" w:history="1">
        <w:r w:rsidR="009D198B" w:rsidRPr="00A9517E">
          <w:rPr>
            <w:rStyle w:val="Hyperlink"/>
            <w:rFonts w:cstheme="minorHAnsi"/>
          </w:rPr>
          <w:t>https://www.getty.edu/art/collection/object/108HGQ</w:t>
        </w:r>
      </w:hyperlink>
      <w:r w:rsidR="007A139C">
        <w:t>.</w:t>
      </w:r>
    </w:p>
    <w:p w14:paraId="6DCE81E4" w14:textId="118E42CE" w:rsidR="008A3B25" w:rsidRPr="000F31A7" w:rsidRDefault="00D6429E" w:rsidP="000F31A7">
      <w:pPr>
        <w:pStyle w:val="EndnoteText"/>
        <w:spacing w:line="240" w:lineRule="auto"/>
        <w:rPr>
          <w:rFonts w:cstheme="minorHAnsi"/>
        </w:rPr>
      </w:pPr>
      <w:r>
        <w:rPr>
          <w:rFonts w:cstheme="minorHAnsi"/>
        </w:rPr>
        <w:t xml:space="preserve"> </w:t>
      </w:r>
    </w:p>
  </w:endnote>
  <w:endnote w:id="185">
    <w:p w14:paraId="49CA8715" w14:textId="6A32206A"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Pr="000F31A7">
        <w:rPr>
          <w:rFonts w:eastAsia="Calibri" w:cstheme="minorHAnsi"/>
        </w:rPr>
        <w:t xml:space="preserve">An </w:t>
      </w:r>
      <w:r w:rsidR="00F975E3" w:rsidRPr="000F31A7">
        <w:rPr>
          <w:rFonts w:eastAsia="Calibri" w:cstheme="minorHAnsi"/>
        </w:rPr>
        <w:t xml:space="preserve">Estée </w:t>
      </w:r>
      <w:r w:rsidRPr="000F31A7">
        <w:rPr>
          <w:rFonts w:eastAsia="Calibri" w:cstheme="minorHAnsi"/>
        </w:rPr>
        <w:t xml:space="preserve">Lauder ad in </w:t>
      </w:r>
      <w:r w:rsidRPr="000F31A7">
        <w:rPr>
          <w:rFonts w:eastAsia="Calibri" w:cstheme="minorHAnsi"/>
          <w:i/>
        </w:rPr>
        <w:t>Connoisseur</w:t>
      </w:r>
      <w:r w:rsidRPr="000F31A7">
        <w:rPr>
          <w:rFonts w:eastAsia="Calibri" w:cstheme="minorHAnsi"/>
        </w:rPr>
        <w:t xml:space="preserve"> </w:t>
      </w:r>
      <w:r w:rsidR="001A05D8">
        <w:rPr>
          <w:rFonts w:eastAsia="Calibri" w:cstheme="minorHAnsi"/>
        </w:rPr>
        <w:t>magazine (</w:t>
      </w:r>
      <w:r w:rsidR="00A33C00" w:rsidRPr="000F31A7">
        <w:rPr>
          <w:rFonts w:eastAsia="Calibri" w:cstheme="minorHAnsi"/>
        </w:rPr>
        <w:t>198</w:t>
      </w:r>
      <w:r w:rsidR="00F3145F" w:rsidRPr="000F31A7">
        <w:rPr>
          <w:rFonts w:eastAsia="Calibri" w:cstheme="minorHAnsi"/>
        </w:rPr>
        <w:t>6</w:t>
      </w:r>
      <w:r w:rsidR="00A33C00" w:rsidRPr="000F31A7">
        <w:rPr>
          <w:rFonts w:eastAsia="Calibri" w:cstheme="minorHAnsi"/>
        </w:rPr>
        <w:t>,</w:t>
      </w:r>
      <w:r w:rsidRPr="000F31A7">
        <w:rPr>
          <w:rFonts w:eastAsia="Calibri" w:cstheme="minorHAnsi"/>
        </w:rPr>
        <w:t xml:space="preserve"> </w:t>
      </w:r>
      <w:r w:rsidR="00F3145F" w:rsidRPr="000F31A7">
        <w:rPr>
          <w:rFonts w:eastAsia="Calibri" w:cstheme="minorHAnsi"/>
        </w:rPr>
        <w:t>2</w:t>
      </w:r>
      <w:r w:rsidR="003C5E26">
        <w:rPr>
          <w:rFonts w:eastAsia="Calibri" w:cstheme="minorHAnsi"/>
        </w:rPr>
        <w:t>–</w:t>
      </w:r>
      <w:r w:rsidR="00F3145F" w:rsidRPr="000F31A7">
        <w:rPr>
          <w:rFonts w:eastAsia="Calibri" w:cstheme="minorHAnsi"/>
        </w:rPr>
        <w:t>3</w:t>
      </w:r>
      <w:r w:rsidR="001A05D8">
        <w:rPr>
          <w:rFonts w:eastAsia="Calibri" w:cstheme="minorHAnsi"/>
        </w:rPr>
        <w:t>)</w:t>
      </w:r>
      <w:r w:rsidRPr="000F31A7">
        <w:rPr>
          <w:rFonts w:eastAsia="Calibri" w:cstheme="minorHAnsi"/>
        </w:rPr>
        <w:t>, includes objects from the Royal Athena Gallery</w:t>
      </w:r>
      <w:r w:rsidR="00802C0D">
        <w:rPr>
          <w:rFonts w:eastAsia="Calibri" w:cstheme="minorHAnsi"/>
        </w:rPr>
        <w:t xml:space="preserve">. </w:t>
      </w:r>
      <w:r w:rsidR="00802C0D" w:rsidRPr="000E760C">
        <w:rPr>
          <w:rFonts w:eastAsia="Calibri" w:cstheme="minorHAnsi"/>
          <w:lang w:val="de-DE"/>
        </w:rPr>
        <w:t>A</w:t>
      </w:r>
      <w:r w:rsidRPr="000E760C">
        <w:rPr>
          <w:rFonts w:cstheme="minorHAnsi"/>
          <w:lang w:val="de-DE"/>
        </w:rPr>
        <w:t xml:space="preserve"> Coptic textile and Syrian glass vessel appear in “Weihnachtliche Geschenke” [Christmas Presents] in </w:t>
      </w:r>
      <w:r w:rsidRPr="000E760C">
        <w:rPr>
          <w:rFonts w:cstheme="minorHAnsi"/>
          <w:i/>
          <w:lang w:val="de-DE"/>
        </w:rPr>
        <w:t>Die Kunst und das schöne Heim</w:t>
      </w:r>
      <w:r w:rsidRPr="000E760C">
        <w:rPr>
          <w:rFonts w:cstheme="minorHAnsi"/>
          <w:lang w:val="de-DE"/>
        </w:rPr>
        <w:t xml:space="preserve"> </w:t>
      </w:r>
      <w:r w:rsidR="00DE7E2B" w:rsidRPr="000E760C">
        <w:rPr>
          <w:rFonts w:cstheme="minorHAnsi"/>
          <w:lang w:val="de-DE"/>
        </w:rPr>
        <w:t xml:space="preserve">1966, </w:t>
      </w:r>
      <w:r w:rsidR="00802C0D" w:rsidRPr="000E760C">
        <w:rPr>
          <w:rFonts w:cstheme="minorHAnsi"/>
          <w:lang w:val="de-DE"/>
        </w:rPr>
        <w:t>iss. 3,</w:t>
      </w:r>
      <w:r w:rsidRPr="000E760C">
        <w:rPr>
          <w:rFonts w:cstheme="minorHAnsi"/>
          <w:lang w:val="de-DE"/>
        </w:rPr>
        <w:t xml:space="preserve"> 37. </w:t>
      </w:r>
      <w:r w:rsidR="326CA1AE" w:rsidRPr="000F31A7">
        <w:rPr>
          <w:rFonts w:cstheme="minorHAnsi"/>
        </w:rPr>
        <w:t xml:space="preserve">See also the recurrent </w:t>
      </w:r>
      <w:r w:rsidR="326CA1AE" w:rsidRPr="000F31A7">
        <w:rPr>
          <w:rFonts w:cstheme="minorHAnsi"/>
          <w:i/>
          <w:iCs/>
        </w:rPr>
        <w:t xml:space="preserve">Vogue </w:t>
      </w:r>
      <w:r w:rsidR="326CA1AE" w:rsidRPr="000F31A7">
        <w:rPr>
          <w:rFonts w:cstheme="minorHAnsi"/>
        </w:rPr>
        <w:t xml:space="preserve">feature </w:t>
      </w:r>
      <w:r w:rsidR="00B61598">
        <w:rPr>
          <w:rFonts w:cstheme="minorHAnsi"/>
        </w:rPr>
        <w:t>“</w:t>
      </w:r>
      <w:r w:rsidR="326CA1AE" w:rsidRPr="000F31A7">
        <w:rPr>
          <w:rFonts w:cstheme="minorHAnsi"/>
        </w:rPr>
        <w:t>More Art Than Money</w:t>
      </w:r>
      <w:r w:rsidR="003C5E26">
        <w:rPr>
          <w:rFonts w:cstheme="minorHAnsi"/>
        </w:rPr>
        <w:t>,</w:t>
      </w:r>
      <w:r w:rsidR="326CA1AE" w:rsidRPr="000F31A7">
        <w:rPr>
          <w:rFonts w:cstheme="minorHAnsi"/>
        </w:rPr>
        <w:t>” e.g.</w:t>
      </w:r>
      <w:r w:rsidR="003C5E26">
        <w:rPr>
          <w:rFonts w:cstheme="minorHAnsi"/>
        </w:rPr>
        <w:t>,</w:t>
      </w:r>
      <w:r w:rsidR="326CA1AE" w:rsidRPr="000F31A7">
        <w:rPr>
          <w:rFonts w:cstheme="minorHAnsi"/>
        </w:rPr>
        <w:t xml:space="preserve"> </w:t>
      </w:r>
      <w:r w:rsidR="326CA1AE" w:rsidRPr="000F31A7">
        <w:rPr>
          <w:rFonts w:cstheme="minorHAnsi"/>
          <w:i/>
          <w:iCs/>
        </w:rPr>
        <w:t>Vogue</w:t>
      </w:r>
      <w:r w:rsidR="009A0D68" w:rsidRPr="009A0D68">
        <w:rPr>
          <w:rFonts w:cstheme="minorHAnsi"/>
          <w:i/>
          <w:iCs/>
        </w:rPr>
        <w:t xml:space="preserve"> </w:t>
      </w:r>
      <w:r w:rsidR="326CA1AE" w:rsidRPr="000F31A7">
        <w:rPr>
          <w:rFonts w:cstheme="minorHAnsi"/>
        </w:rPr>
        <w:t>1960, 134</w:t>
      </w:r>
      <w:r w:rsidR="003C5E26">
        <w:rPr>
          <w:rFonts w:cstheme="minorHAnsi"/>
        </w:rPr>
        <w:t>–3</w:t>
      </w:r>
      <w:r w:rsidR="326CA1AE" w:rsidRPr="000F31A7">
        <w:rPr>
          <w:rFonts w:cstheme="minorHAnsi"/>
        </w:rPr>
        <w:t>7.</w:t>
      </w:r>
    </w:p>
    <w:p w14:paraId="7F21B2C5" w14:textId="77777777" w:rsidR="007A139C" w:rsidRPr="000F31A7" w:rsidRDefault="007A139C" w:rsidP="000F31A7">
      <w:pPr>
        <w:pStyle w:val="EndnoteText"/>
        <w:spacing w:line="240" w:lineRule="auto"/>
        <w:rPr>
          <w:rFonts w:cstheme="minorHAnsi"/>
          <w:i/>
        </w:rPr>
      </w:pPr>
    </w:p>
  </w:endnote>
  <w:endnote w:id="186">
    <w:p w14:paraId="10580760" w14:textId="5B24777D" w:rsidR="000830C6" w:rsidRDefault="000830C6" w:rsidP="000F31A7">
      <w:pPr>
        <w:pStyle w:val="EndnoteText"/>
        <w:spacing w:line="240" w:lineRule="auto"/>
        <w:rPr>
          <w:rFonts w:cstheme="minorHAnsi"/>
        </w:rPr>
      </w:pPr>
      <w:r w:rsidRPr="00C379C6">
        <w:rPr>
          <w:rStyle w:val="EndnoteReference"/>
          <w:rFonts w:cstheme="minorHAnsi"/>
        </w:rPr>
        <w:endnoteRef/>
      </w:r>
      <w:r w:rsidR="007A139C" w:rsidRPr="00C379C6">
        <w:rPr>
          <w:rFonts w:cstheme="minorHAnsi"/>
        </w:rPr>
        <w:t xml:space="preserve"> </w:t>
      </w:r>
      <w:r w:rsidR="00C379C6">
        <w:rPr>
          <w:rFonts w:cstheme="minorHAnsi"/>
        </w:rPr>
        <w:t>$$</w:t>
      </w:r>
      <w:r w:rsidRPr="00C379C6">
        <w:rPr>
          <w:rFonts w:cstheme="minorHAnsi"/>
        </w:rPr>
        <w:t>Tozzi</w:t>
      </w:r>
      <w:r w:rsidRPr="00C379C6">
        <w:rPr>
          <w:rFonts w:cstheme="minorHAnsi"/>
          <w:i/>
          <w:iCs/>
        </w:rPr>
        <w:t xml:space="preserve"> </w:t>
      </w:r>
      <w:r w:rsidRPr="00C379C6">
        <w:rPr>
          <w:rFonts w:cstheme="minorHAnsi"/>
        </w:rPr>
        <w:t>1967</w:t>
      </w:r>
      <w:r w:rsidR="00C379C6">
        <w:rPr>
          <w:rFonts w:cstheme="minorHAnsi"/>
        </w:rPr>
        <w:t>$$</w:t>
      </w:r>
      <w:r w:rsidR="00D93F0A" w:rsidRPr="00C379C6">
        <w:rPr>
          <w:rFonts w:cstheme="minorHAnsi"/>
        </w:rPr>
        <w:t>.</w:t>
      </w:r>
    </w:p>
    <w:p w14:paraId="624EBCE9" w14:textId="77777777" w:rsidR="007A139C" w:rsidRPr="000F31A7" w:rsidRDefault="007A139C" w:rsidP="000F31A7">
      <w:pPr>
        <w:pStyle w:val="EndnoteText"/>
        <w:spacing w:line="240" w:lineRule="auto"/>
        <w:rPr>
          <w:rFonts w:cstheme="minorHAnsi"/>
        </w:rPr>
      </w:pPr>
    </w:p>
  </w:endnote>
  <w:endnote w:id="187">
    <w:p w14:paraId="4ECF2DDE" w14:textId="4D47F054"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8501C9">
        <w:rPr>
          <w:rFonts w:eastAsia="Calibri" w:cstheme="minorHAnsi"/>
          <w:color w:val="000000" w:themeColor="text1"/>
        </w:rPr>
        <w:t>For instance,</w:t>
      </w:r>
      <w:r w:rsidR="007739AA">
        <w:rPr>
          <w:rFonts w:eastAsia="Calibri" w:cstheme="minorHAnsi"/>
          <w:color w:val="000000" w:themeColor="text1"/>
        </w:rPr>
        <w:t xml:space="preserve"> </w:t>
      </w:r>
      <w:r w:rsidRPr="000F31A7">
        <w:rPr>
          <w:rFonts w:eastAsia="Calibri" w:cstheme="minorHAnsi"/>
          <w:color w:val="000000" w:themeColor="text1"/>
        </w:rPr>
        <w:t>dealer advertisements for Mohammad Yeganeh</w:t>
      </w:r>
      <w:r w:rsidR="003C5E26">
        <w:rPr>
          <w:rFonts w:eastAsia="Calibri" w:cstheme="minorHAnsi"/>
          <w:color w:val="000000" w:themeColor="text1"/>
        </w:rPr>
        <w:t xml:space="preserve"> from</w:t>
      </w:r>
      <w:r w:rsidR="00520550" w:rsidRPr="000F31A7">
        <w:rPr>
          <w:rFonts w:eastAsia="Calibri" w:cstheme="minorHAnsi"/>
          <w:color w:val="000000" w:themeColor="text1"/>
        </w:rPr>
        <w:t xml:space="preserve"> 1959 onward</w:t>
      </w:r>
      <w:r w:rsidRPr="000F31A7">
        <w:rPr>
          <w:rFonts w:eastAsia="Calibri" w:cstheme="minorHAnsi"/>
          <w:color w:val="000000" w:themeColor="text1"/>
        </w:rPr>
        <w:t xml:space="preserve"> document</w:t>
      </w:r>
      <w:r w:rsidR="00520550" w:rsidRPr="000F31A7">
        <w:rPr>
          <w:rFonts w:eastAsia="Calibri" w:cstheme="minorHAnsi"/>
          <w:color w:val="000000" w:themeColor="text1"/>
        </w:rPr>
        <w:t xml:space="preserve"> several alternate spellings of his name </w:t>
      </w:r>
      <w:r w:rsidR="003C5E26">
        <w:rPr>
          <w:rFonts w:eastAsia="Calibri" w:cstheme="minorHAnsi"/>
          <w:color w:val="000000" w:themeColor="text1"/>
        </w:rPr>
        <w:t xml:space="preserve">(e.g., </w:t>
      </w:r>
      <w:r w:rsidR="00520550" w:rsidRPr="000F31A7">
        <w:rPr>
          <w:rFonts w:eastAsia="Calibri" w:cstheme="minorHAnsi"/>
          <w:color w:val="000000" w:themeColor="text1"/>
        </w:rPr>
        <w:t>Mohammad Jägane</w:t>
      </w:r>
      <w:r w:rsidR="003C5E26">
        <w:rPr>
          <w:rFonts w:eastAsia="Calibri" w:cstheme="minorHAnsi"/>
          <w:color w:val="000000" w:themeColor="text1"/>
        </w:rPr>
        <w:t>)</w:t>
      </w:r>
      <w:r w:rsidRPr="000F31A7">
        <w:rPr>
          <w:rFonts w:eastAsia="Calibri" w:cstheme="minorHAnsi"/>
          <w:color w:val="000000" w:themeColor="text1"/>
        </w:rPr>
        <w:t xml:space="preserve">, </w:t>
      </w:r>
      <w:r w:rsidR="003C5E26">
        <w:rPr>
          <w:rFonts w:eastAsia="Calibri" w:cstheme="minorHAnsi"/>
          <w:color w:val="000000" w:themeColor="text1"/>
        </w:rPr>
        <w:t xml:space="preserve">as well as </w:t>
      </w:r>
      <w:r w:rsidRPr="000F31A7">
        <w:rPr>
          <w:rFonts w:eastAsia="Calibri" w:cstheme="minorHAnsi"/>
          <w:color w:val="000000" w:themeColor="text1"/>
        </w:rPr>
        <w:t xml:space="preserve">gallery </w:t>
      </w:r>
      <w:r w:rsidR="004E7A1C" w:rsidRPr="000F31A7">
        <w:rPr>
          <w:rFonts w:eastAsia="Calibri" w:cstheme="minorHAnsi"/>
          <w:color w:val="000000" w:themeColor="text1"/>
        </w:rPr>
        <w:t>names and locations</w:t>
      </w:r>
      <w:r w:rsidRPr="000F31A7">
        <w:rPr>
          <w:rFonts w:eastAsia="Calibri" w:cstheme="minorHAnsi"/>
          <w:color w:val="000000" w:themeColor="text1"/>
        </w:rPr>
        <w:t xml:space="preserve"> and other details.</w:t>
      </w:r>
      <w:r w:rsidR="007739AA">
        <w:rPr>
          <w:rFonts w:eastAsia="Calibri" w:cstheme="minorHAnsi"/>
          <w:color w:val="000000" w:themeColor="text1"/>
        </w:rPr>
        <w:t xml:space="preserve"> </w:t>
      </w:r>
    </w:p>
    <w:p w14:paraId="29B039E1" w14:textId="77777777" w:rsidR="007A139C" w:rsidRPr="000F31A7" w:rsidRDefault="007A139C" w:rsidP="000F31A7">
      <w:pPr>
        <w:pStyle w:val="EndnoteText"/>
        <w:spacing w:line="240" w:lineRule="auto"/>
        <w:rPr>
          <w:rFonts w:cstheme="minorHAnsi"/>
        </w:rPr>
      </w:pPr>
    </w:p>
  </w:endnote>
  <w:endnote w:id="188">
    <w:p w14:paraId="30F212F6" w14:textId="2A40C6F8" w:rsidR="000830C6" w:rsidRDefault="000830C6" w:rsidP="000F31A7">
      <w:pPr>
        <w:pStyle w:val="EndnoteText"/>
        <w:spacing w:line="240" w:lineRule="auto"/>
        <w:rPr>
          <w:rFonts w:eastAsiaTheme="minorEastAsia" w:cstheme="minorHAnsi"/>
          <w:color w:val="000000" w:themeColor="text1"/>
        </w:rPr>
      </w:pPr>
      <w:r w:rsidRPr="000F31A7">
        <w:rPr>
          <w:rStyle w:val="EndnoteReference"/>
          <w:rFonts w:eastAsiaTheme="minorEastAsia" w:cstheme="minorHAnsi"/>
          <w:color w:val="000000" w:themeColor="text1"/>
        </w:rPr>
        <w:endnoteRef/>
      </w:r>
      <w:r w:rsidRPr="000F31A7">
        <w:rPr>
          <w:rFonts w:eastAsiaTheme="minorEastAsia" w:cstheme="minorHAnsi"/>
          <w:color w:val="000000" w:themeColor="text1"/>
        </w:rPr>
        <w:t xml:space="preserve"> For examples from England, see </w:t>
      </w:r>
      <w:r w:rsidR="00C379C6">
        <w:rPr>
          <w:rFonts w:eastAsiaTheme="minorEastAsia" w:cstheme="minorHAnsi"/>
          <w:color w:val="000000" w:themeColor="text1"/>
        </w:rPr>
        <w:t>$$</w:t>
      </w:r>
      <w:r w:rsidR="006851EF" w:rsidRPr="000F31A7">
        <w:rPr>
          <w:rFonts w:eastAsiaTheme="minorEastAsia" w:cstheme="minorHAnsi"/>
          <w:color w:val="000000" w:themeColor="text1"/>
        </w:rPr>
        <w:t>Anderson 2020</w:t>
      </w:r>
      <w:r w:rsidR="00C379C6">
        <w:rPr>
          <w:rFonts w:eastAsiaTheme="minorEastAsia" w:cstheme="minorHAnsi"/>
          <w:color w:val="000000" w:themeColor="text1"/>
        </w:rPr>
        <w:t>$$</w:t>
      </w:r>
      <w:r w:rsidR="006851EF" w:rsidRPr="000F31A7">
        <w:rPr>
          <w:rFonts w:eastAsiaTheme="minorEastAsia" w:cstheme="minorHAnsi"/>
          <w:color w:val="000000" w:themeColor="text1"/>
        </w:rPr>
        <w:t xml:space="preserve">. </w:t>
      </w:r>
    </w:p>
    <w:p w14:paraId="4136623E" w14:textId="77777777" w:rsidR="007A139C" w:rsidRPr="000F31A7" w:rsidRDefault="007A139C" w:rsidP="000F31A7">
      <w:pPr>
        <w:pStyle w:val="EndnoteText"/>
        <w:spacing w:line="240" w:lineRule="auto"/>
        <w:rPr>
          <w:rFonts w:eastAsiaTheme="minorEastAsia" w:cstheme="minorHAnsi"/>
          <w:color w:val="000000" w:themeColor="text1"/>
        </w:rPr>
      </w:pPr>
    </w:p>
  </w:endnote>
  <w:endnote w:id="189">
    <w:p w14:paraId="7382861A" w14:textId="734707D1" w:rsidR="000830C6" w:rsidRDefault="000830C6" w:rsidP="000F31A7">
      <w:pPr>
        <w:pStyle w:val="EndnoteText"/>
        <w:spacing w:line="240" w:lineRule="auto"/>
        <w:rPr>
          <w:rFonts w:cstheme="minorHAnsi"/>
          <w:color w:val="000000"/>
          <w:shd w:val="clear" w:color="auto" w:fill="FFFFFF"/>
        </w:rPr>
      </w:pPr>
      <w:r w:rsidRPr="000F31A7">
        <w:rPr>
          <w:rStyle w:val="EndnoteReference"/>
          <w:rFonts w:cstheme="minorHAnsi"/>
        </w:rPr>
        <w:endnoteRef/>
      </w:r>
      <w:r w:rsidRPr="000F31A7">
        <w:rPr>
          <w:rFonts w:cstheme="minorHAnsi"/>
        </w:rPr>
        <w:t xml:space="preserve"> The Athens house of Alexander Iolas, decorated with artwork </w:t>
      </w:r>
      <w:r w:rsidR="006851EF" w:rsidRPr="000F31A7">
        <w:rPr>
          <w:rFonts w:cstheme="minorHAnsi"/>
        </w:rPr>
        <w:t xml:space="preserve">dating </w:t>
      </w:r>
      <w:r w:rsidRPr="000F31A7">
        <w:rPr>
          <w:rFonts w:cstheme="minorHAnsi"/>
        </w:rPr>
        <w:t>from the ancient to contemporary periods, appears in</w:t>
      </w:r>
      <w:r w:rsidR="00F7750D">
        <w:rPr>
          <w:rFonts w:cstheme="minorHAnsi"/>
        </w:rPr>
        <w:t xml:space="preserve"> a magazine article,</w:t>
      </w:r>
      <w:r w:rsidRPr="000F31A7">
        <w:rPr>
          <w:rFonts w:cstheme="minorHAnsi"/>
        </w:rPr>
        <w:t xml:space="preserve"> </w:t>
      </w:r>
      <w:r w:rsidR="00C379C6">
        <w:rPr>
          <w:rFonts w:cstheme="minorHAnsi"/>
        </w:rPr>
        <w:t>$$</w:t>
      </w:r>
      <w:r w:rsidR="00223337" w:rsidRPr="000F31A7">
        <w:rPr>
          <w:rFonts w:cstheme="minorHAnsi"/>
          <w:color w:val="000000"/>
          <w:shd w:val="clear" w:color="auto" w:fill="FFFFFF"/>
        </w:rPr>
        <w:t>Dorsey 1981</w:t>
      </w:r>
      <w:r w:rsidR="00C379C6">
        <w:rPr>
          <w:rFonts w:cstheme="minorHAnsi"/>
          <w:color w:val="000000"/>
          <w:shd w:val="clear" w:color="auto" w:fill="FFFFFF"/>
        </w:rPr>
        <w:t>$$</w:t>
      </w:r>
      <w:r w:rsidR="00223337" w:rsidRPr="000F31A7">
        <w:rPr>
          <w:rFonts w:cstheme="minorHAnsi"/>
          <w:color w:val="000000"/>
          <w:shd w:val="clear" w:color="auto" w:fill="FFFFFF"/>
        </w:rPr>
        <w:t xml:space="preserve">. </w:t>
      </w:r>
    </w:p>
    <w:p w14:paraId="331D8C5F" w14:textId="77777777" w:rsidR="007A139C" w:rsidRPr="000F31A7" w:rsidRDefault="007A139C" w:rsidP="000F31A7">
      <w:pPr>
        <w:pStyle w:val="EndnoteText"/>
        <w:spacing w:line="240" w:lineRule="auto"/>
        <w:rPr>
          <w:rFonts w:cstheme="minorHAnsi"/>
        </w:rPr>
      </w:pPr>
    </w:p>
  </w:endnote>
  <w:endnote w:id="190">
    <w:p w14:paraId="715F85DC" w14:textId="7E82CA52" w:rsidR="000830C6" w:rsidRDefault="000830C6" w:rsidP="000F31A7">
      <w:pPr>
        <w:spacing w:after="0" w:line="240" w:lineRule="auto"/>
        <w:rPr>
          <w:rFonts w:cstheme="minorHAnsi"/>
          <w:sz w:val="20"/>
          <w:szCs w:val="20"/>
        </w:rPr>
      </w:pPr>
      <w:r w:rsidRPr="000F31A7">
        <w:rPr>
          <w:rStyle w:val="EndnoteReference"/>
          <w:rFonts w:cstheme="minorHAnsi"/>
          <w:sz w:val="20"/>
          <w:szCs w:val="20"/>
        </w:rPr>
        <w:endnoteRef/>
      </w:r>
      <w:r w:rsidRPr="000F31A7">
        <w:rPr>
          <w:rFonts w:cstheme="minorHAnsi"/>
          <w:sz w:val="20"/>
          <w:szCs w:val="20"/>
        </w:rPr>
        <w:t xml:space="preserve"> An array of objects is visible in an article on a property owned by singers Marc Antony and Jennifer Lopez in </w:t>
      </w:r>
      <w:r w:rsidR="00C379C6">
        <w:rPr>
          <w:rFonts w:cstheme="minorHAnsi"/>
          <w:sz w:val="20"/>
          <w:szCs w:val="20"/>
        </w:rPr>
        <w:t>$$</w:t>
      </w:r>
      <w:r w:rsidRPr="000F31A7">
        <w:rPr>
          <w:rFonts w:cstheme="minorHAnsi"/>
          <w:sz w:val="20"/>
          <w:szCs w:val="20"/>
        </w:rPr>
        <w:t>Bowles</w:t>
      </w:r>
      <w:r w:rsidR="00473DEB" w:rsidRPr="000F31A7">
        <w:rPr>
          <w:rFonts w:cstheme="minorHAnsi"/>
          <w:sz w:val="20"/>
          <w:szCs w:val="20"/>
        </w:rPr>
        <w:t xml:space="preserve"> 2006</w:t>
      </w:r>
      <w:r w:rsidR="00C379C6">
        <w:rPr>
          <w:rFonts w:cstheme="minorHAnsi"/>
          <w:sz w:val="20"/>
          <w:szCs w:val="20"/>
        </w:rPr>
        <w:t xml:space="preserve"> | </w:t>
      </w:r>
      <w:r w:rsidRPr="000F31A7">
        <w:rPr>
          <w:rFonts w:cstheme="minorHAnsi"/>
          <w:sz w:val="20"/>
          <w:szCs w:val="20"/>
        </w:rPr>
        <w:t>201</w:t>
      </w:r>
      <w:r w:rsidR="00C379C6">
        <w:rPr>
          <w:rFonts w:cstheme="minorHAnsi"/>
          <w:sz w:val="20"/>
          <w:szCs w:val="20"/>
        </w:rPr>
        <w:t>$$</w:t>
      </w:r>
      <w:r w:rsidRPr="000F31A7">
        <w:rPr>
          <w:rFonts w:cstheme="minorHAnsi"/>
          <w:sz w:val="20"/>
          <w:szCs w:val="20"/>
        </w:rPr>
        <w:t>.</w:t>
      </w:r>
    </w:p>
    <w:p w14:paraId="602BB3B6" w14:textId="77777777" w:rsidR="007A139C" w:rsidRPr="000F31A7" w:rsidRDefault="007A139C" w:rsidP="000F31A7">
      <w:pPr>
        <w:spacing w:after="0" w:line="240" w:lineRule="auto"/>
        <w:rPr>
          <w:rFonts w:cstheme="minorHAnsi"/>
          <w:sz w:val="20"/>
          <w:szCs w:val="20"/>
        </w:rPr>
      </w:pPr>
    </w:p>
  </w:endnote>
  <w:endnote w:id="191">
    <w:p w14:paraId="789F30D8" w14:textId="0DDA5A9B" w:rsidR="000830C6" w:rsidRDefault="000830C6" w:rsidP="000F31A7">
      <w:pPr>
        <w:spacing w:after="0" w:line="240" w:lineRule="auto"/>
        <w:rPr>
          <w:rFonts w:cstheme="minorHAnsi"/>
          <w:sz w:val="20"/>
          <w:szCs w:val="20"/>
        </w:rPr>
      </w:pPr>
      <w:r w:rsidRPr="000F31A7">
        <w:rPr>
          <w:rStyle w:val="EndnoteReference"/>
          <w:rFonts w:cstheme="minorHAnsi"/>
          <w:sz w:val="20"/>
          <w:szCs w:val="20"/>
        </w:rPr>
        <w:endnoteRef/>
      </w:r>
      <w:r w:rsidRPr="000F31A7">
        <w:rPr>
          <w:rFonts w:cstheme="minorHAnsi"/>
          <w:sz w:val="20"/>
          <w:szCs w:val="20"/>
        </w:rPr>
        <w:t xml:space="preserve"> Among many examples, see </w:t>
      </w:r>
      <w:r w:rsidR="00C379C6">
        <w:rPr>
          <w:rFonts w:cstheme="minorHAnsi"/>
          <w:sz w:val="20"/>
          <w:szCs w:val="20"/>
        </w:rPr>
        <w:t>$$</w:t>
      </w:r>
      <w:r w:rsidR="005A5CD9" w:rsidRPr="000F31A7">
        <w:rPr>
          <w:rStyle w:val="Emphasis"/>
          <w:rFonts w:cstheme="minorHAnsi"/>
          <w:i w:val="0"/>
          <w:iCs w:val="0"/>
          <w:color w:val="000000"/>
          <w:sz w:val="20"/>
          <w:szCs w:val="20"/>
          <w:shd w:val="clear" w:color="auto" w:fill="FFFFFF"/>
        </w:rPr>
        <w:t>Aillaud</w:t>
      </w:r>
      <w:r w:rsidR="00A869A4" w:rsidRPr="000F31A7">
        <w:rPr>
          <w:rFonts w:cstheme="minorHAnsi"/>
          <w:i/>
          <w:iCs/>
          <w:color w:val="000000"/>
          <w:sz w:val="20"/>
          <w:szCs w:val="20"/>
          <w:shd w:val="clear" w:color="auto" w:fill="FFFFFF"/>
        </w:rPr>
        <w:t xml:space="preserve"> </w:t>
      </w:r>
      <w:r w:rsidR="00A869A4" w:rsidRPr="000F31A7">
        <w:rPr>
          <w:rFonts w:cstheme="minorHAnsi"/>
          <w:color w:val="000000"/>
          <w:sz w:val="20"/>
          <w:szCs w:val="20"/>
          <w:shd w:val="clear" w:color="auto" w:fill="FFFFFF"/>
        </w:rPr>
        <w:t>1987</w:t>
      </w:r>
      <w:r w:rsidR="00C379C6">
        <w:rPr>
          <w:rFonts w:cstheme="minorHAnsi"/>
          <w:color w:val="000000"/>
          <w:sz w:val="20"/>
          <w:szCs w:val="20"/>
          <w:shd w:val="clear" w:color="auto" w:fill="FFFFFF"/>
        </w:rPr>
        <w:t>$$</w:t>
      </w:r>
      <w:r w:rsidR="00A869A4" w:rsidRPr="000F31A7">
        <w:rPr>
          <w:rFonts w:cstheme="minorHAnsi"/>
          <w:i/>
          <w:iCs/>
          <w:color w:val="000000"/>
          <w:sz w:val="20"/>
          <w:szCs w:val="20"/>
          <w:shd w:val="clear" w:color="auto" w:fill="FFFFFF"/>
        </w:rPr>
        <w:t>.</w:t>
      </w:r>
      <w:r w:rsidRPr="000F31A7">
        <w:rPr>
          <w:rFonts w:cstheme="minorHAnsi"/>
          <w:sz w:val="20"/>
          <w:szCs w:val="20"/>
        </w:rPr>
        <w:t xml:space="preserve"> </w:t>
      </w:r>
    </w:p>
    <w:p w14:paraId="40878EA8" w14:textId="77777777" w:rsidR="007A139C" w:rsidRPr="000F31A7" w:rsidRDefault="007A139C" w:rsidP="000F31A7">
      <w:pPr>
        <w:spacing w:after="0" w:line="240" w:lineRule="auto"/>
        <w:rPr>
          <w:rFonts w:cstheme="minorHAnsi"/>
          <w:color w:val="C00000"/>
          <w:sz w:val="20"/>
          <w:szCs w:val="20"/>
        </w:rPr>
      </w:pPr>
    </w:p>
  </w:endnote>
  <w:endnote w:id="192">
    <w:p w14:paraId="2CC190AD" w14:textId="44991398" w:rsidR="000830C6" w:rsidRDefault="000830C6" w:rsidP="000F31A7">
      <w:pPr>
        <w:pStyle w:val="EndnoteText"/>
        <w:spacing w:line="240" w:lineRule="auto"/>
        <w:rPr>
          <w:rFonts w:cstheme="minorHAnsi"/>
          <w:color w:val="000000"/>
          <w:shd w:val="clear" w:color="auto" w:fill="FFFFFF"/>
        </w:rPr>
      </w:pPr>
      <w:r w:rsidRPr="000F31A7">
        <w:rPr>
          <w:rStyle w:val="EndnoteReference"/>
          <w:rFonts w:cstheme="minorHAnsi"/>
        </w:rPr>
        <w:endnoteRef/>
      </w:r>
      <w:r w:rsidRPr="000F31A7">
        <w:rPr>
          <w:rFonts w:cstheme="minorHAnsi"/>
        </w:rPr>
        <w:t xml:space="preserve"> Nor can these articles be taken at face value</w:t>
      </w:r>
      <w:r w:rsidR="00651D39" w:rsidRPr="000F31A7">
        <w:rPr>
          <w:rFonts w:cstheme="minorHAnsi"/>
        </w:rPr>
        <w:t xml:space="preserve">. For a recent case study where disputed objects were digitally erased from published images, </w:t>
      </w:r>
      <w:r w:rsidRPr="000F31A7">
        <w:rPr>
          <w:rFonts w:cstheme="minorHAnsi"/>
        </w:rPr>
        <w:t xml:space="preserve">see </w:t>
      </w:r>
      <w:r w:rsidR="00C379C6">
        <w:rPr>
          <w:rFonts w:cstheme="minorHAnsi"/>
        </w:rPr>
        <w:t>$$</w:t>
      </w:r>
      <w:r w:rsidR="0013609C" w:rsidRPr="000F31A7">
        <w:rPr>
          <w:rFonts w:cstheme="minorHAnsi"/>
          <w:color w:val="000000"/>
          <w:shd w:val="clear" w:color="auto" w:fill="FFFFFF"/>
        </w:rPr>
        <w:t>Woodman et al. 2022</w:t>
      </w:r>
      <w:r w:rsidR="00C379C6">
        <w:rPr>
          <w:rFonts w:cstheme="minorHAnsi"/>
          <w:color w:val="000000"/>
          <w:shd w:val="clear" w:color="auto" w:fill="FFFFFF"/>
        </w:rPr>
        <w:t>$$</w:t>
      </w:r>
      <w:r w:rsidR="0013609C" w:rsidRPr="000F31A7">
        <w:rPr>
          <w:rFonts w:cstheme="minorHAnsi"/>
          <w:color w:val="000000"/>
          <w:shd w:val="clear" w:color="auto" w:fill="FFFFFF"/>
        </w:rPr>
        <w:t>.</w:t>
      </w:r>
    </w:p>
    <w:p w14:paraId="5B02B09F" w14:textId="77777777" w:rsidR="007A139C" w:rsidRPr="000F31A7" w:rsidRDefault="007A139C" w:rsidP="000F31A7">
      <w:pPr>
        <w:pStyle w:val="EndnoteText"/>
        <w:spacing w:line="240" w:lineRule="auto"/>
        <w:rPr>
          <w:rFonts w:cstheme="minorHAnsi"/>
        </w:rPr>
      </w:pPr>
    </w:p>
  </w:endnote>
  <w:endnote w:id="193">
    <w:p w14:paraId="7D1659B8" w14:textId="249CF7BE" w:rsidR="00E545FE" w:rsidRDefault="04369342"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6E4202" w:rsidRPr="000F31A7">
        <w:rPr>
          <w:rFonts w:cstheme="minorHAnsi"/>
        </w:rPr>
        <w:t>Applicat</w:t>
      </w:r>
      <w:r w:rsidR="00073D82" w:rsidRPr="000F31A7">
        <w:rPr>
          <w:rFonts w:cstheme="minorHAnsi"/>
        </w:rPr>
        <w:t xml:space="preserve">ion </w:t>
      </w:r>
      <w:r w:rsidR="007E0B25">
        <w:rPr>
          <w:rFonts w:cstheme="minorHAnsi"/>
        </w:rPr>
        <w:t>p</w:t>
      </w:r>
      <w:r w:rsidR="00073D82" w:rsidRPr="000F31A7">
        <w:rPr>
          <w:rFonts w:cstheme="minorHAnsi"/>
        </w:rPr>
        <w:t xml:space="preserve">rogram </w:t>
      </w:r>
      <w:r w:rsidR="007E0B25">
        <w:rPr>
          <w:rFonts w:cstheme="minorHAnsi"/>
        </w:rPr>
        <w:t>i</w:t>
      </w:r>
      <w:r w:rsidR="00073D82" w:rsidRPr="000F31A7">
        <w:rPr>
          <w:rFonts w:cstheme="minorHAnsi"/>
        </w:rPr>
        <w:t>nterfaces, or APIs, provide direct access to the raw data used by applications. APIs</w:t>
      </w:r>
      <w:r w:rsidR="00DB2A85" w:rsidRPr="000F31A7">
        <w:rPr>
          <w:rFonts w:cstheme="minorHAnsi"/>
        </w:rPr>
        <w:t xml:space="preserve"> can be accessed by advanced users for complex data analysis, or integrated into other software. </w:t>
      </w:r>
      <w:r w:rsidR="007E0B25">
        <w:rPr>
          <w:rFonts w:cstheme="minorHAnsi"/>
        </w:rPr>
        <w:t>E.g.</w:t>
      </w:r>
      <w:r w:rsidR="00DB2A85" w:rsidRPr="000F31A7">
        <w:rPr>
          <w:rFonts w:cstheme="minorHAnsi"/>
        </w:rPr>
        <w:t>, a museum API</w:t>
      </w:r>
      <w:r w:rsidR="00D77858" w:rsidRPr="000F31A7">
        <w:rPr>
          <w:rFonts w:cstheme="minorHAnsi"/>
        </w:rPr>
        <w:t xml:space="preserve"> can facilitate exporting accessible collections data from a collections database. </w:t>
      </w:r>
      <w:r w:rsidRPr="000F31A7">
        <w:rPr>
          <w:rFonts w:cstheme="minorHAnsi"/>
        </w:rPr>
        <w:t xml:space="preserve">For the Getty API, see </w:t>
      </w:r>
      <w:hyperlink r:id="rId118">
        <w:r w:rsidRPr="000F31A7">
          <w:rPr>
            <w:rStyle w:val="Hyperlink"/>
            <w:rFonts w:cstheme="minorHAnsi"/>
          </w:rPr>
          <w:t>https://data.getty.edu/museum/collection/docs/</w:t>
        </w:r>
      </w:hyperlink>
      <w:r w:rsidR="00E545FE" w:rsidRPr="000F31A7">
        <w:rPr>
          <w:rFonts w:cstheme="minorHAnsi"/>
        </w:rPr>
        <w:t xml:space="preserve"> and </w:t>
      </w:r>
      <w:hyperlink r:id="rId119" w:history="1">
        <w:r w:rsidR="00E545FE" w:rsidRPr="000F31A7">
          <w:rPr>
            <w:rStyle w:val="Hyperlink"/>
            <w:rFonts w:cstheme="minorHAnsi"/>
          </w:rPr>
          <w:t>https://www.getty.edu/projects/open-data-apis/</w:t>
        </w:r>
      </w:hyperlink>
      <w:r w:rsidR="00E545FE" w:rsidRPr="000F31A7">
        <w:rPr>
          <w:rFonts w:cstheme="minorHAnsi"/>
        </w:rPr>
        <w:t xml:space="preserve">. </w:t>
      </w:r>
    </w:p>
    <w:p w14:paraId="2A0B904D" w14:textId="77777777" w:rsidR="007A139C" w:rsidRPr="000F31A7" w:rsidRDefault="007A139C" w:rsidP="000F31A7">
      <w:pPr>
        <w:pStyle w:val="EndnoteText"/>
        <w:spacing w:line="240" w:lineRule="auto"/>
        <w:rPr>
          <w:rFonts w:cstheme="minorHAnsi"/>
        </w:rPr>
      </w:pPr>
    </w:p>
  </w:endnote>
  <w:endnote w:id="194">
    <w:p w14:paraId="0F50B6DF" w14:textId="49CC5454" w:rsidR="1C33CD6F" w:rsidRDefault="1C33CD6F"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One museum blog focused on provenance </w:t>
      </w:r>
      <w:r w:rsidR="00710486" w:rsidRPr="000F31A7">
        <w:rPr>
          <w:rFonts w:cstheme="minorHAnsi"/>
        </w:rPr>
        <w:t>is</w:t>
      </w:r>
      <w:r w:rsidR="00AC43C0" w:rsidRPr="000F31A7">
        <w:rPr>
          <w:rFonts w:cstheme="minorHAnsi"/>
        </w:rPr>
        <w:t xml:space="preserve"> </w:t>
      </w:r>
      <w:r w:rsidRPr="000F31A7">
        <w:rPr>
          <w:rFonts w:cstheme="minorHAnsi"/>
          <w:i/>
          <w:iCs/>
        </w:rPr>
        <w:t>Den of Antiquity</w:t>
      </w:r>
      <w:r w:rsidR="00896EC3" w:rsidRPr="000F31A7">
        <w:rPr>
          <w:rFonts w:cstheme="minorHAnsi"/>
        </w:rPr>
        <w:t xml:space="preserve">, </w:t>
      </w:r>
      <w:r w:rsidR="00C629C7">
        <w:rPr>
          <w:rFonts w:cstheme="minorHAnsi"/>
        </w:rPr>
        <w:t xml:space="preserve">by </w:t>
      </w:r>
      <w:r w:rsidR="00C629C7" w:rsidRPr="000F31A7">
        <w:rPr>
          <w:rFonts w:cstheme="minorHAnsi"/>
        </w:rPr>
        <w:t>Annie Shanley</w:t>
      </w:r>
      <w:r w:rsidR="00C629C7">
        <w:rPr>
          <w:rFonts w:cstheme="minorHAnsi"/>
        </w:rPr>
        <w:t>,</w:t>
      </w:r>
      <w:r w:rsidR="00C629C7" w:rsidRPr="000F31A7">
        <w:rPr>
          <w:rFonts w:cstheme="minorHAnsi"/>
        </w:rPr>
        <w:t xml:space="preserve"> </w:t>
      </w:r>
      <w:r w:rsidR="00896EC3" w:rsidRPr="000F31A7">
        <w:rPr>
          <w:rFonts w:cstheme="minorHAnsi"/>
        </w:rPr>
        <w:t>the provenance researcher</w:t>
      </w:r>
      <w:r w:rsidR="00710486" w:rsidRPr="000F31A7">
        <w:rPr>
          <w:rFonts w:cstheme="minorHAnsi"/>
          <w:i/>
          <w:iCs/>
        </w:rPr>
        <w:t xml:space="preserve"> </w:t>
      </w:r>
      <w:r w:rsidR="00896EC3" w:rsidRPr="000F31A7">
        <w:rPr>
          <w:rFonts w:cstheme="minorHAnsi"/>
        </w:rPr>
        <w:t>at</w:t>
      </w:r>
      <w:r w:rsidR="00710486" w:rsidRPr="000F31A7">
        <w:rPr>
          <w:rFonts w:cstheme="minorHAnsi"/>
        </w:rPr>
        <w:t xml:space="preserve"> the </w:t>
      </w:r>
      <w:r w:rsidR="00C629C7">
        <w:rPr>
          <w:rFonts w:cstheme="minorHAnsi"/>
        </w:rPr>
        <w:t xml:space="preserve">Michael C. </w:t>
      </w:r>
      <w:r w:rsidR="00710486" w:rsidRPr="000F31A7">
        <w:rPr>
          <w:rFonts w:cstheme="minorHAnsi"/>
        </w:rPr>
        <w:t>Carlos Museum of Art</w:t>
      </w:r>
      <w:r w:rsidR="00190CC3" w:rsidRPr="000F31A7">
        <w:rPr>
          <w:rFonts w:cstheme="minorHAnsi"/>
        </w:rPr>
        <w:t xml:space="preserve"> </w:t>
      </w:r>
      <w:r w:rsidR="007419C1">
        <w:rPr>
          <w:rFonts w:cstheme="minorHAnsi"/>
        </w:rPr>
        <w:t xml:space="preserve">at Emory University: </w:t>
      </w:r>
      <w:hyperlink r:id="rId120" w:history="1">
        <w:r w:rsidR="00190CC3" w:rsidRPr="000F31A7">
          <w:rPr>
            <w:rStyle w:val="Hyperlink"/>
            <w:rFonts w:cstheme="minorHAnsi"/>
          </w:rPr>
          <w:t>https://carlos.emory.edu/den-antiquity</w:t>
        </w:r>
      </w:hyperlink>
      <w:r w:rsidR="00651D39" w:rsidRPr="000F31A7">
        <w:rPr>
          <w:rFonts w:cstheme="minorHAnsi"/>
        </w:rPr>
        <w:t>.</w:t>
      </w:r>
    </w:p>
    <w:p w14:paraId="0A948CFA" w14:textId="77777777" w:rsidR="007A139C" w:rsidRPr="000F31A7" w:rsidRDefault="007A139C" w:rsidP="000F31A7">
      <w:pPr>
        <w:pStyle w:val="EndnoteText"/>
        <w:spacing w:line="240" w:lineRule="auto"/>
        <w:rPr>
          <w:rFonts w:cstheme="minorHAnsi"/>
        </w:rPr>
      </w:pPr>
    </w:p>
  </w:endnote>
  <w:endnote w:id="195">
    <w:p w14:paraId="418BF277" w14:textId="71FE10C1"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E747BC" w:rsidRPr="000F31A7">
        <w:rPr>
          <w:rFonts w:cstheme="minorHAnsi"/>
        </w:rPr>
        <w:t xml:space="preserve">For discussions of two such exhibitions, </w:t>
      </w:r>
      <w:r w:rsidR="00E747BC" w:rsidRPr="00C379C6">
        <w:rPr>
          <w:rFonts w:cstheme="minorHAnsi"/>
        </w:rPr>
        <w:t xml:space="preserve">see </w:t>
      </w:r>
      <w:r w:rsidR="00C379C6">
        <w:rPr>
          <w:rFonts w:cstheme="minorHAnsi"/>
        </w:rPr>
        <w:t>$$</w:t>
      </w:r>
      <w:r w:rsidRPr="00C379C6">
        <w:rPr>
          <w:rFonts w:cstheme="minorHAnsi"/>
        </w:rPr>
        <w:t>Karrels 2019</w:t>
      </w:r>
      <w:r w:rsidR="00C379C6">
        <w:rPr>
          <w:rFonts w:cstheme="minorHAnsi"/>
        </w:rPr>
        <w:t>$$</w:t>
      </w:r>
      <w:r w:rsidR="00E747BC" w:rsidRPr="00C379C6">
        <w:rPr>
          <w:rFonts w:cstheme="minorHAnsi"/>
        </w:rPr>
        <w:t xml:space="preserve"> and </w:t>
      </w:r>
      <w:r w:rsidR="00C379C6">
        <w:rPr>
          <w:rFonts w:cstheme="minorHAnsi"/>
        </w:rPr>
        <w:t>$$</w:t>
      </w:r>
      <w:r w:rsidRPr="00C379C6">
        <w:rPr>
          <w:rFonts w:eastAsia="Open Sans" w:cstheme="minorHAnsi"/>
          <w:color w:val="1C1D1E"/>
        </w:rPr>
        <w:t>Mallon</w:t>
      </w:r>
      <w:r w:rsidR="002A5C2B" w:rsidRPr="000F31A7">
        <w:rPr>
          <w:rFonts w:eastAsia="Open Sans" w:cstheme="minorHAnsi"/>
          <w:color w:val="1C1D1E"/>
        </w:rPr>
        <w:t xml:space="preserve"> </w:t>
      </w:r>
      <w:r w:rsidRPr="000F31A7">
        <w:rPr>
          <w:rFonts w:eastAsia="Open Sans" w:cstheme="minorHAnsi"/>
          <w:color w:val="1C1D1E"/>
        </w:rPr>
        <w:t>2022</w:t>
      </w:r>
      <w:r w:rsidR="00C379C6">
        <w:rPr>
          <w:rFonts w:eastAsia="Open Sans" w:cstheme="minorHAnsi"/>
          <w:color w:val="1C1D1E"/>
        </w:rPr>
        <w:t>$$</w:t>
      </w:r>
      <w:r w:rsidRPr="000F31A7">
        <w:rPr>
          <w:rFonts w:cstheme="minorHAnsi"/>
        </w:rPr>
        <w:t xml:space="preserve">. </w:t>
      </w:r>
      <w:r w:rsidR="00E747BC" w:rsidRPr="000F31A7">
        <w:rPr>
          <w:rFonts w:cstheme="minorHAnsi"/>
        </w:rPr>
        <w:t>Moving beyond a strict gallery installation, t</w:t>
      </w:r>
      <w:r w:rsidRPr="000F31A7">
        <w:rPr>
          <w:rFonts w:cstheme="minorHAnsi"/>
        </w:rPr>
        <w:t xml:space="preserve">he 2023 exhibition </w:t>
      </w:r>
      <w:r w:rsidRPr="00802C0D">
        <w:rPr>
          <w:rFonts w:cstheme="minorHAnsi"/>
          <w:i/>
          <w:iCs/>
        </w:rPr>
        <w:t>Loot</w:t>
      </w:r>
      <w:r w:rsidR="007419C1" w:rsidRPr="00802C0D">
        <w:rPr>
          <w:rFonts w:cstheme="minorHAnsi"/>
          <w:i/>
          <w:iCs/>
        </w:rPr>
        <w:t xml:space="preserve"> –</w:t>
      </w:r>
      <w:r w:rsidRPr="00802C0D">
        <w:rPr>
          <w:rFonts w:cstheme="minorHAnsi"/>
          <w:i/>
          <w:iCs/>
        </w:rPr>
        <w:t xml:space="preserve"> 10 </w:t>
      </w:r>
      <w:r w:rsidR="00DE011F" w:rsidRPr="00DE011F">
        <w:rPr>
          <w:rFonts w:cstheme="minorHAnsi"/>
          <w:i/>
          <w:iCs/>
        </w:rPr>
        <w:t xml:space="preserve">Stories </w:t>
      </w:r>
      <w:r w:rsidRPr="00DE011F">
        <w:rPr>
          <w:rFonts w:cstheme="minorHAnsi"/>
          <w:i/>
          <w:iCs/>
        </w:rPr>
        <w:t>at the Mauritshuis</w:t>
      </w:r>
      <w:r w:rsidRPr="000F31A7">
        <w:rPr>
          <w:rFonts w:cstheme="minorHAnsi"/>
        </w:rPr>
        <w:t xml:space="preserve"> used VR narratives to explore the histories and possible futures of looted art. </w:t>
      </w:r>
      <w:hyperlink r:id="rId121" w:anchor="journey-through-history" w:history="1">
        <w:r w:rsidRPr="000F31A7">
          <w:rPr>
            <w:rStyle w:val="Hyperlink"/>
            <w:rFonts w:cstheme="minorHAnsi"/>
          </w:rPr>
          <w:t>https://www.mauritshuis.nl/en/what-s-on/exhibitions/loot/#journey-through-history</w:t>
        </w:r>
      </w:hyperlink>
      <w:r w:rsidRPr="000F31A7">
        <w:rPr>
          <w:rFonts w:cstheme="minorHAnsi"/>
        </w:rPr>
        <w:t xml:space="preserve">. </w:t>
      </w:r>
    </w:p>
    <w:p w14:paraId="5B8B8ECA" w14:textId="77777777" w:rsidR="007A139C" w:rsidRPr="000F31A7" w:rsidRDefault="007A139C" w:rsidP="000F31A7">
      <w:pPr>
        <w:pStyle w:val="EndnoteText"/>
        <w:spacing w:line="240" w:lineRule="auto"/>
        <w:rPr>
          <w:rFonts w:cstheme="minorHAnsi"/>
        </w:rPr>
      </w:pPr>
    </w:p>
  </w:endnote>
  <w:endnote w:id="196">
    <w:p w14:paraId="30E18D15" w14:textId="1FD2A913"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4A40FD">
        <w:rPr>
          <w:rFonts w:cstheme="minorHAnsi"/>
        </w:rPr>
        <w:t>S</w:t>
      </w:r>
      <w:r w:rsidR="00B346C5">
        <w:rPr>
          <w:rFonts w:cstheme="minorHAnsi"/>
        </w:rPr>
        <w:t>ee</w:t>
      </w:r>
      <w:r w:rsidR="00B06C9C" w:rsidRPr="000F31A7">
        <w:rPr>
          <w:rFonts w:cstheme="minorHAnsi"/>
        </w:rPr>
        <w:t xml:space="preserve"> </w:t>
      </w:r>
      <w:hyperlink r:id="rId122" w:history="1">
        <w:r w:rsidR="00B06C9C" w:rsidRPr="000F31A7">
          <w:rPr>
            <w:rStyle w:val="Hyperlink"/>
            <w:rFonts w:cstheme="minorHAnsi"/>
          </w:rPr>
          <w:t>https://mam.org/exhibitions/details/bouguereau-and-america.php</w:t>
        </w:r>
      </w:hyperlink>
      <w:r w:rsidR="00B06C9C" w:rsidRPr="000F31A7">
        <w:rPr>
          <w:rFonts w:cstheme="minorHAnsi"/>
        </w:rPr>
        <w:t>.</w:t>
      </w:r>
      <w:r w:rsidR="004A40FD">
        <w:rPr>
          <w:rFonts w:cstheme="minorHAnsi"/>
        </w:rPr>
        <w:t xml:space="preserve"> T</w:t>
      </w:r>
      <w:r w:rsidR="004A40FD" w:rsidRPr="000F31A7">
        <w:rPr>
          <w:rFonts w:cstheme="minorHAnsi"/>
        </w:rPr>
        <w:t>he show also toured at the San Diego Museum of Art</w:t>
      </w:r>
      <w:r w:rsidR="00802C0D">
        <w:rPr>
          <w:rFonts w:cstheme="minorHAnsi"/>
        </w:rPr>
        <w:t>.</w:t>
      </w:r>
    </w:p>
    <w:p w14:paraId="3DECB8E9" w14:textId="77777777" w:rsidR="007A139C" w:rsidRPr="000F31A7" w:rsidRDefault="007A139C" w:rsidP="000F31A7">
      <w:pPr>
        <w:pStyle w:val="EndnoteText"/>
        <w:spacing w:line="240" w:lineRule="auto"/>
        <w:rPr>
          <w:rFonts w:cstheme="minorHAnsi"/>
        </w:rPr>
      </w:pPr>
    </w:p>
  </w:endnote>
  <w:endnote w:id="197">
    <w:p w14:paraId="32623307" w14:textId="1A53D496" w:rsidR="5D7FDE1B" w:rsidRDefault="5D7FDE1B" w:rsidP="5D7FDE1B">
      <w:pPr>
        <w:pStyle w:val="EndnoteText"/>
      </w:pPr>
      <w:r w:rsidRPr="5D7FDE1B">
        <w:rPr>
          <w:rStyle w:val="EndnoteReference"/>
        </w:rPr>
        <w:endnoteRef/>
      </w:r>
      <w:r w:rsidRPr="00820307">
        <w:t xml:space="preserve"> </w:t>
      </w:r>
      <w:r w:rsidR="00C379C6">
        <w:t>$$</w:t>
      </w:r>
      <w:r w:rsidRPr="00820307">
        <w:t>Shaya 2021</w:t>
      </w:r>
      <w:r w:rsidR="00C379C6">
        <w:t>$$</w:t>
      </w:r>
      <w:r w:rsidRPr="00820307">
        <w:t>.</w:t>
      </w:r>
    </w:p>
    <w:p w14:paraId="3B85A6E5" w14:textId="77777777" w:rsidR="007A139C" w:rsidRPr="00820307" w:rsidRDefault="007A139C" w:rsidP="5D7FDE1B">
      <w:pPr>
        <w:pStyle w:val="EndnoteText"/>
      </w:pPr>
    </w:p>
  </w:endnote>
  <w:endnote w:id="198">
    <w:p w14:paraId="2924B65F" w14:textId="0966D166" w:rsidR="007A139C" w:rsidRDefault="00433DF9" w:rsidP="000F31A7">
      <w:pPr>
        <w:pStyle w:val="EndnoteText"/>
        <w:spacing w:line="240" w:lineRule="auto"/>
      </w:pPr>
      <w:r w:rsidRPr="000F31A7">
        <w:rPr>
          <w:rStyle w:val="EndnoteReference"/>
          <w:rFonts w:cstheme="minorHAnsi"/>
        </w:rPr>
        <w:endnoteRef/>
      </w:r>
      <w:r w:rsidR="0085033A" w:rsidRPr="000F31A7">
        <w:rPr>
          <w:rFonts w:cstheme="minorHAnsi"/>
        </w:rPr>
        <w:t xml:space="preserve"> </w:t>
      </w:r>
      <w:r w:rsidR="00D8278C">
        <w:rPr>
          <w:rFonts w:cstheme="minorHAnsi"/>
        </w:rPr>
        <w:t xml:space="preserve">On </w:t>
      </w:r>
      <w:r w:rsidR="0085033A" w:rsidRPr="000F31A7">
        <w:rPr>
          <w:rFonts w:cstheme="minorHAnsi"/>
        </w:rPr>
        <w:t>the exhibition:</w:t>
      </w:r>
      <w:r w:rsidRPr="000F31A7">
        <w:rPr>
          <w:rFonts w:cstheme="minorHAnsi"/>
        </w:rPr>
        <w:t xml:space="preserve"> </w:t>
      </w:r>
      <w:hyperlink r:id="rId123" w:history="1">
        <w:r w:rsidR="00606C31" w:rsidRPr="000F31A7">
          <w:rPr>
            <w:rStyle w:val="Hyperlink"/>
            <w:rFonts w:cstheme="minorHAnsi"/>
          </w:rPr>
          <w:t>https://fowler.ucla.edu/exhibitions/</w:t>
        </w:r>
        <w:r w:rsidR="00606C31" w:rsidRPr="000F31A7">
          <w:rPr>
            <w:rStyle w:val="Hyperlink"/>
            <w:rFonts w:cstheme="minorHAnsi"/>
          </w:rPr>
          <w:t>p</w:t>
        </w:r>
        <w:r w:rsidR="00606C31" w:rsidRPr="000F31A7">
          <w:rPr>
            <w:rStyle w:val="Hyperlink"/>
            <w:rFonts w:cstheme="minorHAnsi"/>
          </w:rPr>
          <w:t>articular-histories/</w:t>
        </w:r>
      </w:hyperlink>
      <w:r w:rsidR="0085033A" w:rsidRPr="000F31A7">
        <w:rPr>
          <w:rFonts w:cstheme="minorHAnsi"/>
        </w:rPr>
        <w:t xml:space="preserve">; for the Story Maps: </w:t>
      </w:r>
      <w:hyperlink r:id="rId124" w:history="1">
        <w:r w:rsidR="00820307" w:rsidRPr="00A9517E">
          <w:rPr>
            <w:rStyle w:val="Hyperlink"/>
            <w:rFonts w:cstheme="minorHAnsi"/>
          </w:rPr>
          <w:t>https://storymaps.arcgis.com/collections/00b60a9fac234dfda9e02e58549ac5c7</w:t>
        </w:r>
      </w:hyperlink>
      <w:r w:rsidR="007A139C">
        <w:t>.</w:t>
      </w:r>
    </w:p>
    <w:p w14:paraId="49555339" w14:textId="3B9A4A64" w:rsidR="00433DF9" w:rsidRPr="000F31A7" w:rsidRDefault="00820307" w:rsidP="000F31A7">
      <w:pPr>
        <w:pStyle w:val="EndnoteText"/>
        <w:spacing w:line="240" w:lineRule="auto"/>
        <w:rPr>
          <w:rFonts w:cstheme="minorHAnsi"/>
        </w:rPr>
      </w:pPr>
      <w:r>
        <w:rPr>
          <w:rFonts w:cstheme="minorHAnsi"/>
        </w:rPr>
        <w:t xml:space="preserve"> </w:t>
      </w:r>
    </w:p>
  </w:endnote>
  <w:endnote w:id="199">
    <w:p w14:paraId="540FE793" w14:textId="70FD808B" w:rsidR="007A139C" w:rsidRPr="00802C0D" w:rsidRDefault="00A3127E" w:rsidP="000F31A7">
      <w:pPr>
        <w:pStyle w:val="EndnoteText"/>
        <w:spacing w:line="240" w:lineRule="auto"/>
        <w:rPr>
          <w:lang w:val="de-DE"/>
        </w:rPr>
      </w:pPr>
      <w:r w:rsidRPr="000F31A7">
        <w:rPr>
          <w:rStyle w:val="EndnoteReference"/>
          <w:rFonts w:cstheme="minorHAnsi"/>
        </w:rPr>
        <w:endnoteRef/>
      </w:r>
      <w:r w:rsidRPr="000F31A7">
        <w:rPr>
          <w:rFonts w:cstheme="minorHAnsi"/>
          <w:lang w:val="es-ES"/>
        </w:rPr>
        <w:t xml:space="preserve"> </w:t>
      </w:r>
      <w:r w:rsidR="00190CC3" w:rsidRPr="000F31A7">
        <w:rPr>
          <w:rFonts w:cstheme="minorHAnsi"/>
          <w:lang w:val="es-ES"/>
        </w:rPr>
        <w:t>54.AA.11</w:t>
      </w:r>
      <w:r w:rsidR="00D8278C">
        <w:rPr>
          <w:rFonts w:cstheme="minorHAnsi"/>
          <w:lang w:val="es-ES"/>
        </w:rPr>
        <w:t>;</w:t>
      </w:r>
      <w:r w:rsidR="00190CC3" w:rsidRPr="000F31A7">
        <w:rPr>
          <w:rFonts w:cstheme="minorHAnsi"/>
          <w:lang w:val="es-ES"/>
        </w:rPr>
        <w:t xml:space="preserve"> </w:t>
      </w:r>
      <w:hyperlink r:id="rId125" w:history="1">
        <w:r w:rsidR="00190CC3" w:rsidRPr="000F31A7">
          <w:rPr>
            <w:rStyle w:val="Hyperlink"/>
            <w:rFonts w:cstheme="minorHAnsi"/>
            <w:lang w:val="es-ES"/>
          </w:rPr>
          <w:t>https://www.getty.edu/art/collection/object/103SNC</w:t>
        </w:r>
      </w:hyperlink>
      <w:r w:rsidR="007A139C" w:rsidRPr="00802C0D">
        <w:rPr>
          <w:lang w:val="de-DE"/>
        </w:rPr>
        <w:t>.</w:t>
      </w:r>
    </w:p>
    <w:p w14:paraId="5ADEF84A" w14:textId="281BF843" w:rsidR="00A3127E" w:rsidRPr="000F31A7" w:rsidRDefault="00190CC3" w:rsidP="000F31A7">
      <w:pPr>
        <w:pStyle w:val="EndnoteText"/>
        <w:spacing w:line="240" w:lineRule="auto"/>
        <w:rPr>
          <w:rFonts w:cstheme="minorHAnsi"/>
          <w:lang w:val="es-ES"/>
        </w:rPr>
      </w:pPr>
      <w:r w:rsidRPr="000F31A7">
        <w:rPr>
          <w:rFonts w:cstheme="minorHAnsi"/>
          <w:lang w:val="es-ES"/>
        </w:rPr>
        <w:t xml:space="preserve"> </w:t>
      </w:r>
    </w:p>
  </w:endnote>
  <w:endnote w:id="200">
    <w:p w14:paraId="079D01A2" w14:textId="40F8F585" w:rsidR="21AFBD5A" w:rsidRDefault="21AFBD5A" w:rsidP="21AFBD5A">
      <w:pPr>
        <w:pStyle w:val="EndnoteText"/>
      </w:pPr>
      <w:r w:rsidRPr="21AFBD5A">
        <w:rPr>
          <w:rStyle w:val="EndnoteReference"/>
        </w:rPr>
        <w:endnoteRef/>
      </w:r>
      <w:r w:rsidR="03F27F51">
        <w:t xml:space="preserve"> On the </w:t>
      </w:r>
      <w:r w:rsidR="7423A2B4">
        <w:t>complicated</w:t>
      </w:r>
      <w:r w:rsidR="03F27F51">
        <w:t xml:space="preserve"> histories of the </w:t>
      </w:r>
      <w:r w:rsidR="34946C85">
        <w:t xml:space="preserve">provenance of </w:t>
      </w:r>
      <w:r w:rsidR="01B9965C">
        <w:t xml:space="preserve">the </w:t>
      </w:r>
      <w:r w:rsidR="03F27F51">
        <w:t xml:space="preserve">Mazarin Venus, see </w:t>
      </w:r>
      <w:r w:rsidR="00C379C6">
        <w:t>$$</w:t>
      </w:r>
      <w:r w:rsidR="7423A2B4">
        <w:t>Barr 2019</w:t>
      </w:r>
      <w:r w:rsidR="00C379C6">
        <w:t>$$</w:t>
      </w:r>
      <w:r w:rsidR="34946C85">
        <w:t xml:space="preserve">, as well as the discussion in </w:t>
      </w:r>
      <w:r w:rsidR="008749D1">
        <w:t>the</w:t>
      </w:r>
      <w:r w:rsidR="00802C0D">
        <w:t xml:space="preserve"> </w:t>
      </w:r>
      <w:r w:rsidR="34946C85">
        <w:t xml:space="preserve">Provenance </w:t>
      </w:r>
      <w:r w:rsidR="72D555AE">
        <w:t>Remarks</w:t>
      </w:r>
      <w:r w:rsidR="008749D1">
        <w:t xml:space="preserve"> fi</w:t>
      </w:r>
      <w:r w:rsidR="004528A6">
        <w:t>el</w:t>
      </w:r>
      <w:r w:rsidR="008749D1">
        <w:t>d of</w:t>
      </w:r>
      <w:r w:rsidR="72D555AE">
        <w:t xml:space="preserve"> its </w:t>
      </w:r>
      <w:r w:rsidR="0B62310D">
        <w:t>Collection Page</w:t>
      </w:r>
      <w:r w:rsidR="6A89285A">
        <w:t xml:space="preserve"> on the most recent research</w:t>
      </w:r>
      <w:r w:rsidR="60BA773B">
        <w:t xml:space="preserve">. </w:t>
      </w:r>
    </w:p>
    <w:p w14:paraId="3BF6FF3F" w14:textId="77777777" w:rsidR="007A139C" w:rsidRDefault="007A139C" w:rsidP="21AFBD5A">
      <w:pPr>
        <w:pStyle w:val="EndnoteText"/>
      </w:pPr>
    </w:p>
  </w:endnote>
  <w:endnote w:id="201">
    <w:p w14:paraId="79936BC6" w14:textId="3A90ADDA"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r w:rsidR="00F076E3" w:rsidRPr="000F31A7">
        <w:rPr>
          <w:rFonts w:cstheme="minorHAnsi"/>
        </w:rPr>
        <w:t>Getty</w:t>
      </w:r>
      <w:r w:rsidR="00AE7990">
        <w:rPr>
          <w:rFonts w:cstheme="minorHAnsi"/>
        </w:rPr>
        <w:t xml:space="preserve"> website</w:t>
      </w:r>
      <w:r w:rsidR="00B346C5">
        <w:rPr>
          <w:rFonts w:cstheme="minorHAnsi"/>
        </w:rPr>
        <w:t>,</w:t>
      </w:r>
      <w:r w:rsidR="00FE1F13" w:rsidRPr="000F31A7">
        <w:rPr>
          <w:rFonts w:cstheme="minorHAnsi"/>
        </w:rPr>
        <w:t xml:space="preserve"> “</w:t>
      </w:r>
      <w:r w:rsidR="00F076E3" w:rsidRPr="000F31A7">
        <w:rPr>
          <w:rFonts w:cstheme="minorHAnsi"/>
        </w:rPr>
        <w:t>Research on Museum Collection Provenance</w:t>
      </w:r>
      <w:r w:rsidR="00FE1F13" w:rsidRPr="000F31A7">
        <w:rPr>
          <w:rFonts w:cstheme="minorHAnsi"/>
        </w:rPr>
        <w:t>”:</w:t>
      </w:r>
      <w:r w:rsidR="00F076E3" w:rsidRPr="000F31A7">
        <w:rPr>
          <w:rFonts w:cstheme="minorHAnsi"/>
        </w:rPr>
        <w:t xml:space="preserve"> </w:t>
      </w:r>
      <w:hyperlink r:id="rId126" w:history="1">
        <w:r w:rsidR="00F076E3" w:rsidRPr="000F31A7">
          <w:rPr>
            <w:rStyle w:val="Hyperlink"/>
            <w:rFonts w:cstheme="minorHAnsi"/>
          </w:rPr>
          <w:t>https://www.getty.edu/museum/provenance/index.html</w:t>
        </w:r>
      </w:hyperlink>
      <w:r w:rsidR="007A139C">
        <w:t>.</w:t>
      </w:r>
    </w:p>
    <w:p w14:paraId="384DEE63" w14:textId="6F35AF4F" w:rsidR="000830C6" w:rsidRPr="000F31A7" w:rsidRDefault="00190CC3" w:rsidP="000F31A7">
      <w:pPr>
        <w:pStyle w:val="EndnoteText"/>
        <w:spacing w:line="240" w:lineRule="auto"/>
        <w:rPr>
          <w:rFonts w:cstheme="minorHAnsi"/>
        </w:rPr>
      </w:pPr>
      <w:r w:rsidRPr="000F31A7">
        <w:rPr>
          <w:rFonts w:cstheme="minorHAnsi"/>
        </w:rPr>
        <w:t xml:space="preserve"> </w:t>
      </w:r>
    </w:p>
  </w:endnote>
  <w:endnote w:id="202">
    <w:p w14:paraId="3F97A814" w14:textId="29A5F632" w:rsidR="326CA1AE" w:rsidRDefault="326CA1AE" w:rsidP="000F31A7">
      <w:pPr>
        <w:pStyle w:val="EndnoteText"/>
        <w:spacing w:line="240" w:lineRule="auto"/>
        <w:rPr>
          <w:rFonts w:eastAsia="Calibri" w:cstheme="minorHAnsi"/>
          <w:color w:val="000000" w:themeColor="text1"/>
        </w:rPr>
      </w:pPr>
      <w:r w:rsidRPr="000F31A7">
        <w:rPr>
          <w:rStyle w:val="EndnoteReference"/>
          <w:rFonts w:cstheme="minorHAnsi"/>
        </w:rPr>
        <w:endnoteRef/>
      </w:r>
      <w:r w:rsidRPr="000F31A7">
        <w:rPr>
          <w:rFonts w:cstheme="minorHAnsi"/>
        </w:rPr>
        <w:t xml:space="preserve"> </w:t>
      </w:r>
      <w:r w:rsidR="00C379C6">
        <w:rPr>
          <w:rFonts w:cstheme="minorHAnsi"/>
        </w:rPr>
        <w:t>$$</w:t>
      </w:r>
      <w:r w:rsidRPr="000F31A7">
        <w:rPr>
          <w:rFonts w:eastAsia="Calibri" w:cstheme="minorHAnsi"/>
          <w:color w:val="000000" w:themeColor="text1"/>
        </w:rPr>
        <w:t>Yeide, Akinsha, and Walsh 2001</w:t>
      </w:r>
      <w:r w:rsidR="00C379C6">
        <w:rPr>
          <w:rFonts w:eastAsia="Calibri" w:cstheme="minorHAnsi"/>
          <w:color w:val="000000" w:themeColor="text1"/>
        </w:rPr>
        <w:t xml:space="preserve"> | </w:t>
      </w:r>
      <w:r w:rsidR="00902DBD">
        <w:rPr>
          <w:rFonts w:eastAsia="Calibri" w:cstheme="minorHAnsi"/>
          <w:color w:val="000000" w:themeColor="text1"/>
        </w:rPr>
        <w:t>33</w:t>
      </w:r>
      <w:r w:rsidR="00C379C6">
        <w:rPr>
          <w:rFonts w:eastAsia="Calibri" w:cstheme="minorHAnsi"/>
          <w:color w:val="000000" w:themeColor="text1"/>
        </w:rPr>
        <w:t>$$</w:t>
      </w:r>
      <w:r w:rsidRPr="000F31A7">
        <w:rPr>
          <w:rFonts w:eastAsia="Calibri" w:cstheme="minorHAnsi"/>
          <w:color w:val="000000" w:themeColor="text1"/>
        </w:rPr>
        <w:t>.</w:t>
      </w:r>
    </w:p>
    <w:p w14:paraId="6AFB9596" w14:textId="77777777" w:rsidR="007A139C" w:rsidRPr="000F31A7" w:rsidRDefault="007A139C" w:rsidP="000F31A7">
      <w:pPr>
        <w:pStyle w:val="EndnoteText"/>
        <w:spacing w:line="240" w:lineRule="auto"/>
        <w:rPr>
          <w:rFonts w:cstheme="minorHAnsi"/>
        </w:rPr>
      </w:pPr>
    </w:p>
  </w:endnote>
  <w:endnote w:id="203">
    <w:p w14:paraId="65967386" w14:textId="03DF73B8" w:rsidR="000830C6" w:rsidRDefault="000830C6" w:rsidP="000F31A7">
      <w:pPr>
        <w:pStyle w:val="EndnoteText"/>
        <w:spacing w:line="240" w:lineRule="auto"/>
        <w:rPr>
          <w:rFonts w:cstheme="minorHAnsi"/>
        </w:rPr>
      </w:pPr>
      <w:r w:rsidRPr="000F31A7">
        <w:rPr>
          <w:rStyle w:val="EndnoteReference"/>
          <w:rFonts w:cstheme="minorHAnsi"/>
        </w:rPr>
        <w:endnoteRef/>
      </w:r>
      <w:r w:rsidR="326CA1AE" w:rsidRPr="000F31A7">
        <w:rPr>
          <w:rFonts w:cstheme="minorHAnsi"/>
        </w:rPr>
        <w:t xml:space="preserve"> </w:t>
      </w:r>
      <w:r w:rsidR="00C379C6">
        <w:rPr>
          <w:rFonts w:cstheme="minorHAnsi"/>
        </w:rPr>
        <w:t>$$</w:t>
      </w:r>
      <w:r w:rsidR="00FE1F13" w:rsidRPr="000F31A7">
        <w:rPr>
          <w:rFonts w:cstheme="minorHAnsi"/>
        </w:rPr>
        <w:t>American A</w:t>
      </w:r>
      <w:r w:rsidR="00B268A7">
        <w:rPr>
          <w:rFonts w:cstheme="minorHAnsi"/>
        </w:rPr>
        <w:t>lliance</w:t>
      </w:r>
      <w:r w:rsidR="00FE1F13" w:rsidRPr="000F31A7">
        <w:rPr>
          <w:rFonts w:cstheme="minorHAnsi"/>
        </w:rPr>
        <w:t xml:space="preserve"> of Museums</w:t>
      </w:r>
      <w:r w:rsidR="00B208A5">
        <w:rPr>
          <w:rFonts w:cstheme="minorHAnsi"/>
        </w:rPr>
        <w:t xml:space="preserve"> 2013</w:t>
      </w:r>
      <w:r w:rsidR="00C379C6">
        <w:rPr>
          <w:rFonts w:cstheme="minorHAnsi"/>
        </w:rPr>
        <w:t>$$</w:t>
      </w:r>
      <w:r w:rsidR="00FE1F13" w:rsidRPr="000F31A7">
        <w:rPr>
          <w:rFonts w:cstheme="minorHAnsi"/>
        </w:rPr>
        <w:t>.</w:t>
      </w:r>
      <w:r w:rsidR="00F076E3" w:rsidRPr="000F31A7">
        <w:rPr>
          <w:rFonts w:cstheme="minorHAnsi"/>
        </w:rPr>
        <w:t xml:space="preserve"> </w:t>
      </w:r>
    </w:p>
    <w:p w14:paraId="1DA52768" w14:textId="77777777" w:rsidR="007A139C" w:rsidRPr="000F31A7" w:rsidRDefault="007A139C" w:rsidP="000F31A7">
      <w:pPr>
        <w:pStyle w:val="EndnoteText"/>
        <w:spacing w:line="240" w:lineRule="auto"/>
        <w:rPr>
          <w:rFonts w:cstheme="minorHAnsi"/>
        </w:rPr>
      </w:pPr>
    </w:p>
  </w:endnote>
  <w:endnote w:id="204">
    <w:p w14:paraId="5FC25544" w14:textId="6AF32144" w:rsidR="004F16FF" w:rsidRDefault="004F16FF"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282764" w:rsidRPr="000F31A7">
        <w:rPr>
          <w:rFonts w:cstheme="minorHAnsi"/>
        </w:rPr>
        <w:t xml:space="preserve">One developing model, the Linked.Art data model, organizes information around events not owners, allowing </w:t>
      </w:r>
      <w:r w:rsidR="004528A6">
        <w:rPr>
          <w:rFonts w:cstheme="minorHAnsi"/>
        </w:rPr>
        <w:t xml:space="preserve">creation of </w:t>
      </w:r>
      <w:r w:rsidR="00282764" w:rsidRPr="000F31A7">
        <w:rPr>
          <w:rFonts w:cstheme="minorHAnsi"/>
        </w:rPr>
        <w:t xml:space="preserve">a complex </w:t>
      </w:r>
      <w:r w:rsidR="00ED0D3F" w:rsidRPr="000F31A7">
        <w:rPr>
          <w:rFonts w:cstheme="minorHAnsi"/>
        </w:rPr>
        <w:t>map of information connected to an object. This includes, but is not limited to, provenance and provenience</w:t>
      </w:r>
      <w:r w:rsidR="00965CD0">
        <w:rPr>
          <w:rFonts w:cstheme="minorHAnsi"/>
        </w:rPr>
        <w:t xml:space="preserve"> (findspot)</w:t>
      </w:r>
      <w:r w:rsidR="00ED0D3F" w:rsidRPr="000F31A7">
        <w:rPr>
          <w:rFonts w:cstheme="minorHAnsi"/>
        </w:rPr>
        <w:t xml:space="preserve"> data</w:t>
      </w:r>
      <w:r w:rsidR="00CC310B">
        <w:rPr>
          <w:rFonts w:cstheme="minorHAnsi"/>
        </w:rPr>
        <w:t>; see</w:t>
      </w:r>
      <w:r w:rsidR="00ED0D3F" w:rsidRPr="000F31A7">
        <w:rPr>
          <w:rFonts w:cstheme="minorHAnsi"/>
        </w:rPr>
        <w:t xml:space="preserve"> </w:t>
      </w:r>
      <w:hyperlink r:id="rId127" w:history="1">
        <w:r w:rsidR="00F44EEA" w:rsidRPr="00A9517E">
          <w:rPr>
            <w:rStyle w:val="Hyperlink"/>
            <w:rFonts w:cstheme="minorHAnsi"/>
          </w:rPr>
          <w:t>https://linked.art/model/</w:t>
        </w:r>
      </w:hyperlink>
      <w:r w:rsidR="00ED0D3F" w:rsidRPr="000F31A7">
        <w:rPr>
          <w:rFonts w:cstheme="minorHAnsi"/>
        </w:rPr>
        <w:t>.</w:t>
      </w:r>
      <w:r w:rsidR="00F44EEA">
        <w:rPr>
          <w:rFonts w:cstheme="minorHAnsi"/>
        </w:rPr>
        <w:t xml:space="preserve"> </w:t>
      </w:r>
    </w:p>
    <w:p w14:paraId="75EEAB08" w14:textId="77777777" w:rsidR="007A139C" w:rsidRPr="000F31A7" w:rsidRDefault="007A139C" w:rsidP="000F31A7">
      <w:pPr>
        <w:pStyle w:val="EndnoteText"/>
        <w:spacing w:line="240" w:lineRule="auto"/>
        <w:rPr>
          <w:rFonts w:cstheme="minorHAnsi"/>
        </w:rPr>
      </w:pPr>
    </w:p>
  </w:endnote>
  <w:endnote w:id="205">
    <w:p w14:paraId="73767E0D" w14:textId="599C03AD" w:rsidR="000830C6" w:rsidRDefault="000830C6" w:rsidP="00A74FDD">
      <w:pPr>
        <w:pStyle w:val="EndnoteText"/>
        <w:rPr>
          <w:rFonts w:cstheme="minorHAnsi"/>
        </w:rPr>
      </w:pPr>
      <w:r w:rsidRPr="000F31A7">
        <w:rPr>
          <w:rStyle w:val="EndnoteReference"/>
          <w:rFonts w:cstheme="minorHAnsi"/>
        </w:rPr>
        <w:endnoteRef/>
      </w:r>
      <w:r w:rsidRPr="000F31A7">
        <w:rPr>
          <w:rFonts w:cstheme="minorHAnsi"/>
        </w:rPr>
        <w:t xml:space="preserve"> See</w:t>
      </w:r>
      <w:r w:rsidR="00B13E48" w:rsidRPr="000F31A7">
        <w:rPr>
          <w:rFonts w:cstheme="minorHAnsi"/>
        </w:rPr>
        <w:t xml:space="preserve"> </w:t>
      </w:r>
      <w:r w:rsidRPr="000F31A7">
        <w:rPr>
          <w:rFonts w:cstheme="minorHAnsi"/>
        </w:rPr>
        <w:t xml:space="preserve">72.AA.153 </w:t>
      </w:r>
      <w:r w:rsidR="004E23FD">
        <w:rPr>
          <w:rFonts w:cstheme="minorHAnsi"/>
        </w:rPr>
        <w:t>(</w:t>
      </w:r>
      <w:hyperlink r:id="rId128" w:history="1">
        <w:r w:rsidR="004E23FD" w:rsidRPr="00802C0D">
          <w:rPr>
            <w:rStyle w:val="Hyperlink"/>
            <w:rFonts w:cstheme="minorHAnsi"/>
          </w:rPr>
          <w:t>https://www.getty.edu/art/collection/object/103QSQ</w:t>
        </w:r>
      </w:hyperlink>
      <w:r w:rsidR="004E23FD">
        <w:rPr>
          <w:rFonts w:cstheme="minorHAnsi"/>
        </w:rPr>
        <w:t xml:space="preserve">) </w:t>
      </w:r>
      <w:r w:rsidRPr="000F31A7">
        <w:rPr>
          <w:rFonts w:cstheme="minorHAnsi"/>
        </w:rPr>
        <w:t>and 2016.38</w:t>
      </w:r>
      <w:r w:rsidR="00A74FDD">
        <w:rPr>
          <w:rFonts w:cstheme="minorHAnsi"/>
        </w:rPr>
        <w:t xml:space="preserve"> (</w:t>
      </w:r>
      <w:hyperlink r:id="rId129" w:history="1">
        <w:r w:rsidR="00A74FDD" w:rsidRPr="00AE39E0">
          <w:rPr>
            <w:rStyle w:val="Hyperlink"/>
          </w:rPr>
          <w:t>https://www.getty.edu/art/collection/object/109MET</w:t>
        </w:r>
      </w:hyperlink>
      <w:r w:rsidR="00A74FDD">
        <w:rPr>
          <w:rFonts w:cstheme="minorHAnsi"/>
        </w:rPr>
        <w:t>)</w:t>
      </w:r>
      <w:r w:rsidRPr="000F31A7">
        <w:rPr>
          <w:rFonts w:cstheme="minorHAnsi"/>
        </w:rPr>
        <w:t xml:space="preserve">, </w:t>
      </w:r>
      <w:r w:rsidR="00C502B7">
        <w:rPr>
          <w:rFonts w:cstheme="minorHAnsi"/>
        </w:rPr>
        <w:t>S</w:t>
      </w:r>
      <w:r w:rsidRPr="000F31A7">
        <w:rPr>
          <w:rFonts w:cstheme="minorHAnsi"/>
        </w:rPr>
        <w:t xml:space="preserve">tatue of a </w:t>
      </w:r>
      <w:r w:rsidR="00C502B7">
        <w:rPr>
          <w:rFonts w:cstheme="minorHAnsi"/>
        </w:rPr>
        <w:t>Draped</w:t>
      </w:r>
      <w:r w:rsidR="007739AA">
        <w:rPr>
          <w:rFonts w:cstheme="minorHAnsi"/>
        </w:rPr>
        <w:t xml:space="preserve"> </w:t>
      </w:r>
      <w:r w:rsidR="00C502B7">
        <w:rPr>
          <w:rFonts w:cstheme="minorHAnsi"/>
        </w:rPr>
        <w:t>W</w:t>
      </w:r>
      <w:r w:rsidRPr="000F31A7">
        <w:rPr>
          <w:rFonts w:cstheme="minorHAnsi"/>
        </w:rPr>
        <w:t xml:space="preserve">oman and </w:t>
      </w:r>
      <w:r w:rsidR="00C502B7">
        <w:rPr>
          <w:rFonts w:cstheme="minorHAnsi"/>
        </w:rPr>
        <w:t>H</w:t>
      </w:r>
      <w:r w:rsidRPr="000F31A7">
        <w:rPr>
          <w:rFonts w:cstheme="minorHAnsi"/>
        </w:rPr>
        <w:t>ead</w:t>
      </w:r>
      <w:r w:rsidR="00C502B7">
        <w:rPr>
          <w:rFonts w:cstheme="minorHAnsi"/>
        </w:rPr>
        <w:t xml:space="preserve"> of a Veiled Woman</w:t>
      </w:r>
      <w:r w:rsidR="00A74FDD">
        <w:rPr>
          <w:rFonts w:cstheme="minorHAnsi"/>
        </w:rPr>
        <w:t>, both discussed previously</w:t>
      </w:r>
      <w:r w:rsidR="00411B98" w:rsidRPr="000F31A7">
        <w:rPr>
          <w:rFonts w:cstheme="minorHAnsi"/>
        </w:rPr>
        <w:t xml:space="preserve">. The </w:t>
      </w:r>
      <w:r w:rsidR="00A74FDD">
        <w:rPr>
          <w:rFonts w:cstheme="minorHAnsi"/>
        </w:rPr>
        <w:t>head</w:t>
      </w:r>
      <w:r w:rsidR="00411B98" w:rsidRPr="000F31A7">
        <w:rPr>
          <w:rFonts w:cstheme="minorHAnsi"/>
        </w:rPr>
        <w:t xml:space="preserve"> </w:t>
      </w:r>
      <w:r w:rsidRPr="000F31A7">
        <w:rPr>
          <w:rFonts w:cstheme="minorHAnsi"/>
        </w:rPr>
        <w:t>had been removed</w:t>
      </w:r>
      <w:r w:rsidR="00665324" w:rsidRPr="000F31A7">
        <w:rPr>
          <w:rFonts w:cstheme="minorHAnsi"/>
        </w:rPr>
        <w:t xml:space="preserve"> from the torso</w:t>
      </w:r>
      <w:r w:rsidRPr="000F31A7">
        <w:rPr>
          <w:rFonts w:cstheme="minorHAnsi"/>
        </w:rPr>
        <w:t xml:space="preserve"> while on the art market in the </w:t>
      </w:r>
      <w:r w:rsidR="00D258F7">
        <w:rPr>
          <w:rFonts w:cstheme="minorHAnsi"/>
        </w:rPr>
        <w:t>twentieth</w:t>
      </w:r>
      <w:r w:rsidRPr="000F31A7">
        <w:rPr>
          <w:rFonts w:cstheme="minorHAnsi"/>
        </w:rPr>
        <w:t xml:space="preserve"> century and </w:t>
      </w:r>
      <w:r w:rsidR="008D7887">
        <w:rPr>
          <w:rFonts w:cstheme="minorHAnsi"/>
        </w:rPr>
        <w:t xml:space="preserve">was </w:t>
      </w:r>
      <w:r w:rsidRPr="000F31A7">
        <w:rPr>
          <w:rFonts w:cstheme="minorHAnsi"/>
        </w:rPr>
        <w:t>acquired by the museum</w:t>
      </w:r>
      <w:r w:rsidR="0095576D">
        <w:rPr>
          <w:rFonts w:cstheme="minorHAnsi"/>
        </w:rPr>
        <w:t xml:space="preserve"> in 2016</w:t>
      </w:r>
      <w:r w:rsidRPr="000F31A7">
        <w:rPr>
          <w:rFonts w:cstheme="minorHAnsi"/>
        </w:rPr>
        <w:t xml:space="preserve"> and reattached to the torso. Their individual provenances diverge at an unknown date in time, and are each recorded in their respective records, with further explanation given in the description. The database has no options for recording multiple histories for what is now a unified object</w:t>
      </w:r>
      <w:r w:rsidR="00CC310B">
        <w:rPr>
          <w:rFonts w:cstheme="minorHAnsi"/>
        </w:rPr>
        <w:t>;</w:t>
      </w:r>
      <w:r w:rsidRPr="000F31A7">
        <w:rPr>
          <w:rFonts w:cstheme="minorHAnsi"/>
        </w:rPr>
        <w:t xml:space="preserve"> </w:t>
      </w:r>
      <w:hyperlink r:id="rId130" w:history="1">
        <w:r w:rsidR="00172662" w:rsidRPr="000F31A7">
          <w:rPr>
            <w:rStyle w:val="Hyperlink"/>
            <w:rFonts w:cstheme="minorHAnsi"/>
          </w:rPr>
          <w:t>https://www.getty.edu/art/collection/object/103QSQ</w:t>
        </w:r>
      </w:hyperlink>
      <w:r w:rsidR="00B27D90" w:rsidRPr="000F31A7">
        <w:rPr>
          <w:rFonts w:cstheme="minorHAnsi"/>
        </w:rPr>
        <w:t xml:space="preserve">. Discussed in </w:t>
      </w:r>
      <w:r w:rsidR="00C379C6">
        <w:rPr>
          <w:rFonts w:cstheme="minorHAnsi"/>
        </w:rPr>
        <w:t>$$</w:t>
      </w:r>
      <w:r w:rsidR="000066C0" w:rsidRPr="000F31A7">
        <w:rPr>
          <w:rFonts w:cstheme="minorHAnsi"/>
        </w:rPr>
        <w:t>Kilston</w:t>
      </w:r>
      <w:r w:rsidR="00BF483B">
        <w:rPr>
          <w:rFonts w:cstheme="minorHAnsi"/>
        </w:rPr>
        <w:t xml:space="preserve"> 2016</w:t>
      </w:r>
      <w:r w:rsidR="00C379C6">
        <w:rPr>
          <w:rFonts w:cstheme="minorHAnsi"/>
        </w:rPr>
        <w:t>$$</w:t>
      </w:r>
      <w:r w:rsidR="00BF483B">
        <w:rPr>
          <w:rFonts w:cstheme="minorHAnsi"/>
        </w:rPr>
        <w:t>.</w:t>
      </w:r>
      <w:r w:rsidR="00B27D90" w:rsidRPr="000F31A7">
        <w:rPr>
          <w:rFonts w:cstheme="minorHAnsi"/>
        </w:rPr>
        <w:t xml:space="preserve"> </w:t>
      </w:r>
    </w:p>
    <w:p w14:paraId="6B9177CD" w14:textId="77777777" w:rsidR="007A139C" w:rsidRPr="00A74FDD" w:rsidRDefault="007A139C" w:rsidP="00A74FDD">
      <w:pPr>
        <w:pStyle w:val="EndnoteText"/>
      </w:pPr>
    </w:p>
  </w:endnote>
  <w:endnote w:id="206">
    <w:p w14:paraId="2E23D425" w14:textId="77777777"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hyperlink r:id="rId131" w:history="1">
        <w:r w:rsidR="00980A3E" w:rsidRPr="000F31A7">
          <w:rPr>
            <w:rStyle w:val="Hyperlink"/>
            <w:rFonts w:cstheme="minorHAnsi"/>
          </w:rPr>
          <w:t>https://fragmentarium.ms/</w:t>
        </w:r>
      </w:hyperlink>
      <w:r w:rsidR="007A139C">
        <w:t>.</w:t>
      </w:r>
    </w:p>
    <w:p w14:paraId="5F752D02" w14:textId="16289689" w:rsidR="000830C6" w:rsidRPr="000F31A7" w:rsidRDefault="00980A3E" w:rsidP="000F31A7">
      <w:pPr>
        <w:pStyle w:val="EndnoteText"/>
        <w:spacing w:line="240" w:lineRule="auto"/>
        <w:rPr>
          <w:rFonts w:cstheme="minorHAnsi"/>
        </w:rPr>
      </w:pPr>
      <w:r w:rsidRPr="000F31A7">
        <w:rPr>
          <w:rFonts w:cstheme="minorHAnsi"/>
        </w:rPr>
        <w:t xml:space="preserve"> </w:t>
      </w:r>
    </w:p>
  </w:endnote>
  <w:endnote w:id="207">
    <w:p w14:paraId="25FD0E05" w14:textId="7FE71E52" w:rsidR="000830C6" w:rsidRDefault="000830C6" w:rsidP="000F31A7">
      <w:pPr>
        <w:pStyle w:val="EndnoteText"/>
        <w:spacing w:line="240" w:lineRule="auto"/>
        <w:rPr>
          <w:rFonts w:eastAsia="Calibri" w:cstheme="minorHAnsi"/>
        </w:rPr>
      </w:pPr>
      <w:r w:rsidRPr="000F31A7">
        <w:rPr>
          <w:rStyle w:val="EndnoteReference"/>
          <w:rFonts w:cstheme="minorHAnsi"/>
        </w:rPr>
        <w:endnoteRef/>
      </w:r>
      <w:r w:rsidRPr="000F31A7">
        <w:rPr>
          <w:rFonts w:cstheme="minorHAnsi"/>
        </w:rPr>
        <w:t xml:space="preserve"> </w:t>
      </w:r>
      <w:hyperlink r:id="rId132">
        <w:r w:rsidRPr="000F31A7">
          <w:rPr>
            <w:rStyle w:val="Hyperlink"/>
            <w:rFonts w:eastAsia="Calibri" w:cstheme="minorHAnsi"/>
          </w:rPr>
          <w:t>http://www.museumprovenance.org/reference/standard/</w:t>
        </w:r>
      </w:hyperlink>
      <w:r w:rsidR="00751F38" w:rsidRPr="000F31A7">
        <w:rPr>
          <w:rFonts w:eastAsia="Calibri" w:cstheme="minorHAnsi"/>
        </w:rPr>
        <w:t xml:space="preserve"> </w:t>
      </w:r>
      <w:r w:rsidRPr="000F31A7">
        <w:rPr>
          <w:rFonts w:eastAsia="Calibri" w:cstheme="minorHAnsi"/>
        </w:rPr>
        <w:t xml:space="preserve">and </w:t>
      </w:r>
      <w:hyperlink r:id="rId133" w:history="1">
        <w:r w:rsidR="00751F38" w:rsidRPr="000F31A7">
          <w:rPr>
            <w:rStyle w:val="Hyperlink"/>
            <w:rFonts w:eastAsia="Calibri" w:cstheme="minorHAnsi"/>
          </w:rPr>
          <w:t>https://cidoc-crm.org/</w:t>
        </w:r>
      </w:hyperlink>
      <w:r w:rsidRPr="000F31A7">
        <w:rPr>
          <w:rFonts w:eastAsia="Calibri" w:cstheme="minorHAnsi"/>
        </w:rPr>
        <w:t>.</w:t>
      </w:r>
      <w:r w:rsidR="00E77DA9" w:rsidRPr="000F31A7">
        <w:rPr>
          <w:rFonts w:eastAsia="Calibri" w:cstheme="minorHAnsi"/>
        </w:rPr>
        <w:t xml:space="preserve"> The CIDOC-CRM provides “a common and extensible semantic framework for evidence-based cultural heritage information integration,” and it allows for a common structure of relationships in cultural heritage documentation. Linked.Art, discussed </w:t>
      </w:r>
      <w:r w:rsidR="00E77DA9" w:rsidRPr="00C379C6">
        <w:rPr>
          <w:rFonts w:eastAsia="Calibri" w:cstheme="minorHAnsi"/>
        </w:rPr>
        <w:t>in note</w:t>
      </w:r>
      <w:r w:rsidR="000E760C" w:rsidRPr="00C379C6">
        <w:rPr>
          <w:rFonts w:eastAsia="Calibri" w:cstheme="minorHAnsi"/>
        </w:rPr>
        <w:t xml:space="preserve"> 201</w:t>
      </w:r>
      <w:r w:rsidR="00E77DA9" w:rsidRPr="00C379C6">
        <w:rPr>
          <w:rFonts w:eastAsia="Calibri" w:cstheme="minorHAnsi"/>
        </w:rPr>
        <w:t>, is</w:t>
      </w:r>
      <w:r w:rsidR="00E77DA9" w:rsidRPr="000F31A7">
        <w:rPr>
          <w:rFonts w:eastAsia="Calibri" w:cstheme="minorHAnsi"/>
        </w:rPr>
        <w:t xml:space="preserve"> based on CIDOC-CRM.</w:t>
      </w:r>
      <w:r w:rsidR="00872108" w:rsidRPr="000F31A7">
        <w:rPr>
          <w:rFonts w:eastAsia="Calibri" w:cstheme="minorHAnsi"/>
        </w:rPr>
        <w:t xml:space="preserve"> For an expansive body of research on structured provenance data, see the work of the Leuphana</w:t>
      </w:r>
      <w:r w:rsidR="00B26F83" w:rsidRPr="000F31A7">
        <w:rPr>
          <w:rFonts w:eastAsia="Calibri" w:cstheme="minorHAnsi"/>
        </w:rPr>
        <w:t xml:space="preserve"> Provenance Lab</w:t>
      </w:r>
      <w:r w:rsidR="004A5F61" w:rsidRPr="000F31A7">
        <w:rPr>
          <w:rFonts w:eastAsia="Calibri" w:cstheme="minorHAnsi"/>
        </w:rPr>
        <w:t xml:space="preserve">: </w:t>
      </w:r>
      <w:hyperlink r:id="rId134" w:history="1">
        <w:r w:rsidR="004A5F61" w:rsidRPr="000F31A7">
          <w:rPr>
            <w:rStyle w:val="Hyperlink"/>
            <w:rFonts w:eastAsia="Calibri" w:cstheme="minorHAnsi"/>
          </w:rPr>
          <w:t>https://www.leuphana.de/en/institutes/ipk/provenance-lab.html</w:t>
        </w:r>
      </w:hyperlink>
      <w:r w:rsidR="004A5F61" w:rsidRPr="000F31A7">
        <w:rPr>
          <w:rFonts w:eastAsia="Calibri" w:cstheme="minorHAnsi"/>
        </w:rPr>
        <w:t xml:space="preserve">. </w:t>
      </w:r>
    </w:p>
    <w:p w14:paraId="25F4E99A" w14:textId="77777777" w:rsidR="007A139C" w:rsidRPr="000F31A7" w:rsidRDefault="007A139C" w:rsidP="000F31A7">
      <w:pPr>
        <w:pStyle w:val="EndnoteText"/>
        <w:spacing w:line="240" w:lineRule="auto"/>
        <w:rPr>
          <w:rFonts w:cstheme="minorHAnsi"/>
        </w:rPr>
      </w:pPr>
    </w:p>
  </w:endnote>
  <w:endnote w:id="208">
    <w:p w14:paraId="188A915A" w14:textId="5A541129" w:rsidR="000830C6" w:rsidRDefault="000830C6" w:rsidP="000F31A7">
      <w:pPr>
        <w:pStyle w:val="EndnoteText"/>
        <w:spacing w:line="240" w:lineRule="auto"/>
        <w:rPr>
          <w:rFonts w:eastAsia="Calibri" w:cstheme="minorHAnsi"/>
        </w:rPr>
      </w:pPr>
      <w:r w:rsidRPr="000F31A7">
        <w:rPr>
          <w:rStyle w:val="EndnoteReference"/>
          <w:rFonts w:cstheme="minorHAnsi"/>
        </w:rPr>
        <w:endnoteRef/>
      </w:r>
      <w:r w:rsidRPr="000F31A7">
        <w:rPr>
          <w:rFonts w:cstheme="minorHAnsi"/>
        </w:rPr>
        <w:t xml:space="preserve"> </w:t>
      </w:r>
      <w:hyperlink r:id="rId135" w:history="1">
        <w:r w:rsidR="00DA385F" w:rsidRPr="000F31A7">
          <w:rPr>
            <w:rStyle w:val="Hyperlink"/>
            <w:rFonts w:eastAsia="Calibri" w:cstheme="minorHAnsi"/>
          </w:rPr>
          <w:t>https://www.getty.edu/research/tools/vocabularies/aat/</w:t>
        </w:r>
      </w:hyperlink>
      <w:r w:rsidRPr="000F31A7">
        <w:rPr>
          <w:rFonts w:eastAsia="Calibri" w:cstheme="minorHAnsi"/>
        </w:rPr>
        <w:t xml:space="preserve">; </w:t>
      </w:r>
      <w:hyperlink r:id="rId136">
        <w:r w:rsidRPr="000F31A7">
          <w:rPr>
            <w:rStyle w:val="Hyperlink"/>
            <w:rFonts w:eastAsia="Calibri" w:cstheme="minorHAnsi"/>
          </w:rPr>
          <w:t>https://www.getty.edu/research/tools/vocabularies/obtain/openrefine.html</w:t>
        </w:r>
      </w:hyperlink>
      <w:r w:rsidRPr="000F31A7">
        <w:rPr>
          <w:rFonts w:eastAsia="Calibri" w:cstheme="minorHAnsi"/>
        </w:rPr>
        <w:t xml:space="preserve">. </w:t>
      </w:r>
      <w:r w:rsidR="00C56617">
        <w:rPr>
          <w:rFonts w:eastAsia="Calibri" w:cstheme="minorHAnsi"/>
        </w:rPr>
        <w:t xml:space="preserve">Our </w:t>
      </w:r>
      <w:r w:rsidRPr="000F31A7">
        <w:rPr>
          <w:rFonts w:eastAsia="Calibri" w:cstheme="minorHAnsi"/>
        </w:rPr>
        <w:t xml:space="preserve">thanks to Kelly Davis for this reference. </w:t>
      </w:r>
      <w:r w:rsidR="001D3B0B" w:rsidRPr="000F31A7">
        <w:rPr>
          <w:rFonts w:eastAsia="Calibri" w:cstheme="minorHAnsi"/>
        </w:rPr>
        <w:t xml:space="preserve">Researchers might also use Wikidata </w:t>
      </w:r>
      <w:r w:rsidR="00872108" w:rsidRPr="000F31A7">
        <w:rPr>
          <w:rFonts w:eastAsia="Calibri" w:cstheme="minorHAnsi"/>
        </w:rPr>
        <w:t xml:space="preserve">to connect provenance data and events; see </w:t>
      </w:r>
      <w:r w:rsidR="00C379C6">
        <w:rPr>
          <w:rFonts w:eastAsia="Calibri" w:cstheme="minorHAnsi"/>
        </w:rPr>
        <w:t>$$</w:t>
      </w:r>
      <w:r w:rsidR="00872108" w:rsidRPr="000F31A7">
        <w:rPr>
          <w:rFonts w:eastAsia="Calibri" w:cstheme="minorHAnsi"/>
        </w:rPr>
        <w:t>von Mering</w:t>
      </w:r>
      <w:r w:rsidR="00806026">
        <w:rPr>
          <w:rFonts w:eastAsia="Calibri" w:cstheme="minorHAnsi"/>
        </w:rPr>
        <w:t xml:space="preserve"> et al</w:t>
      </w:r>
      <w:r w:rsidR="00965FE1">
        <w:rPr>
          <w:rFonts w:eastAsia="Calibri" w:cstheme="minorHAnsi"/>
        </w:rPr>
        <w:t>.</w:t>
      </w:r>
      <w:r w:rsidR="00806026">
        <w:rPr>
          <w:rFonts w:eastAsia="Calibri" w:cstheme="minorHAnsi"/>
        </w:rPr>
        <w:t xml:space="preserve"> 2024</w:t>
      </w:r>
      <w:r w:rsidR="00C379C6">
        <w:rPr>
          <w:rFonts w:eastAsia="Calibri" w:cstheme="minorHAnsi"/>
        </w:rPr>
        <w:t>$$</w:t>
      </w:r>
      <w:r w:rsidR="00806026">
        <w:rPr>
          <w:rFonts w:eastAsia="Calibri" w:cstheme="minorHAnsi"/>
        </w:rPr>
        <w:t xml:space="preserve"> </w:t>
      </w:r>
      <w:r w:rsidR="00872108" w:rsidRPr="000F31A7">
        <w:rPr>
          <w:rFonts w:eastAsia="Calibri" w:cstheme="minorHAnsi"/>
        </w:rPr>
        <w:t>for a useful case study.</w:t>
      </w:r>
    </w:p>
    <w:p w14:paraId="05640117" w14:textId="77777777" w:rsidR="007A139C" w:rsidRPr="000F31A7" w:rsidRDefault="007A139C" w:rsidP="000F31A7">
      <w:pPr>
        <w:pStyle w:val="EndnoteText"/>
        <w:spacing w:line="240" w:lineRule="auto"/>
        <w:rPr>
          <w:rFonts w:eastAsia="Calibri" w:cstheme="minorHAnsi"/>
        </w:rPr>
      </w:pPr>
    </w:p>
  </w:endnote>
  <w:endnote w:id="209">
    <w:p w14:paraId="6F619BDB" w14:textId="66232BF5" w:rsidR="000830C6" w:rsidRDefault="000830C6" w:rsidP="000F31A7">
      <w:pPr>
        <w:pStyle w:val="EndnoteText"/>
        <w:spacing w:line="240" w:lineRule="auto"/>
        <w:rPr>
          <w:rFonts w:cstheme="minorHAnsi"/>
        </w:rPr>
      </w:pPr>
      <w:r w:rsidRPr="000F31A7">
        <w:rPr>
          <w:rStyle w:val="EndnoteReference"/>
          <w:rFonts w:cstheme="minorHAnsi"/>
        </w:rPr>
        <w:endnoteRef/>
      </w:r>
      <w:r w:rsidR="00C379C6">
        <w:t xml:space="preserve"> </w:t>
      </w:r>
      <w:r w:rsidR="000E760C">
        <w:t xml:space="preserve"> </w:t>
      </w:r>
      <w:hyperlink r:id="rId137" w:history="1">
        <w:r w:rsidR="007156CB" w:rsidRPr="00243D22">
          <w:rPr>
            <w:rStyle w:val="Hyperlink"/>
            <w:rFonts w:cstheme="minorHAnsi"/>
          </w:rPr>
          <w:t>https://www.getty.edu/vow/AATHierarchy?find=methods+of+acquisition&amp;logic=AND&amp;note=&amp;page=1&amp;subjectid=300417634</w:t>
        </w:r>
      </w:hyperlink>
      <w:r w:rsidR="007A139C">
        <w:rPr>
          <w:rFonts w:cstheme="minorHAnsi"/>
        </w:rPr>
        <w:t>.</w:t>
      </w:r>
      <w:r w:rsidR="00FA5DAA" w:rsidRPr="000F31A7">
        <w:rPr>
          <w:rFonts w:cstheme="minorHAnsi"/>
        </w:rPr>
        <w:t xml:space="preserve"> </w:t>
      </w:r>
    </w:p>
    <w:p w14:paraId="41E00F16" w14:textId="77777777" w:rsidR="007A139C" w:rsidRPr="000F31A7" w:rsidRDefault="007A139C" w:rsidP="000F31A7">
      <w:pPr>
        <w:pStyle w:val="EndnoteText"/>
        <w:spacing w:line="240" w:lineRule="auto"/>
        <w:rPr>
          <w:rFonts w:cstheme="minorHAnsi"/>
        </w:rPr>
      </w:pPr>
    </w:p>
  </w:endnote>
  <w:endnote w:id="210">
    <w:p w14:paraId="1EE6F99A" w14:textId="72CFAE20" w:rsidR="00F248EC" w:rsidRDefault="00F248EC">
      <w:pPr>
        <w:pStyle w:val="EndnoteText"/>
      </w:pPr>
      <w:r>
        <w:rPr>
          <w:rStyle w:val="EndnoteReference"/>
        </w:rPr>
        <w:endnoteRef/>
      </w:r>
      <w:r w:rsidR="007739AA">
        <w:t xml:space="preserve"> </w:t>
      </w:r>
      <w:hyperlink r:id="rId138" w:history="1">
        <w:r w:rsidR="35BD7971" w:rsidRPr="00965FE1">
          <w:rPr>
            <w:rStyle w:val="Hyperlink"/>
          </w:rPr>
          <w:t>https://www.ifar.org/provenance_guide.php</w:t>
        </w:r>
      </w:hyperlink>
      <w:r w:rsidR="00802C0D">
        <w:t>.</w:t>
      </w:r>
    </w:p>
    <w:p w14:paraId="6C030729" w14:textId="77777777" w:rsidR="00F248EC" w:rsidRDefault="00F248EC">
      <w:pPr>
        <w:pStyle w:val="EndnoteText"/>
      </w:pPr>
    </w:p>
  </w:endnote>
  <w:endnote w:id="211">
    <w:p w14:paraId="5F344216" w14:textId="0065C596" w:rsidR="000830C6" w:rsidRDefault="000830C6" w:rsidP="000F31A7">
      <w:pPr>
        <w:pStyle w:val="EndnoteText"/>
        <w:spacing w:line="240" w:lineRule="auto"/>
        <w:rPr>
          <w:rFonts w:cstheme="minorHAnsi"/>
        </w:rPr>
      </w:pPr>
      <w:r w:rsidRPr="000F31A7">
        <w:rPr>
          <w:rStyle w:val="EndnoteReference"/>
          <w:rFonts w:cstheme="minorHAnsi"/>
        </w:rPr>
        <w:endnoteRef/>
      </w:r>
      <w:r w:rsidR="007A139C">
        <w:rPr>
          <w:rFonts w:cstheme="minorHAnsi"/>
        </w:rPr>
        <w:t xml:space="preserve"> </w:t>
      </w:r>
      <w:r w:rsidR="76B7CDCE" w:rsidRPr="000F31A7">
        <w:rPr>
          <w:rFonts w:cstheme="minorHAnsi"/>
        </w:rPr>
        <w:t xml:space="preserve">See </w:t>
      </w:r>
      <w:r w:rsidR="006B35CF" w:rsidRPr="000F31A7">
        <w:rPr>
          <w:rFonts w:cstheme="minorHAnsi"/>
        </w:rPr>
        <w:t xml:space="preserve">also </w:t>
      </w:r>
      <w:r w:rsidR="00C379C6">
        <w:rPr>
          <w:rFonts w:cstheme="minorHAnsi"/>
        </w:rPr>
        <w:t>$$</w:t>
      </w:r>
      <w:r w:rsidR="006B35CF" w:rsidRPr="000F31A7">
        <w:rPr>
          <w:rFonts w:cstheme="minorHAnsi"/>
        </w:rPr>
        <w:t>Daly 2020</w:t>
      </w:r>
      <w:r w:rsidR="00C379C6">
        <w:rPr>
          <w:rFonts w:cstheme="minorHAnsi"/>
        </w:rPr>
        <w:t>$$</w:t>
      </w:r>
      <w:r w:rsidR="006B35CF" w:rsidRPr="000F31A7">
        <w:rPr>
          <w:rFonts w:cstheme="minorHAnsi"/>
        </w:rPr>
        <w:t xml:space="preserve">, </w:t>
      </w:r>
      <w:r w:rsidR="76B7CDCE" w:rsidRPr="000F31A7">
        <w:rPr>
          <w:rFonts w:cstheme="minorHAnsi"/>
        </w:rPr>
        <w:t xml:space="preserve">particularly table 3D.1 </w:t>
      </w:r>
      <w:r w:rsidR="00C379C6">
        <w:rPr>
          <w:rFonts w:cstheme="minorHAnsi"/>
        </w:rPr>
        <w:t>“</w:t>
      </w:r>
      <w:r w:rsidR="76B7CDCE" w:rsidRPr="000F31A7">
        <w:rPr>
          <w:rFonts w:cstheme="minorHAnsi"/>
        </w:rPr>
        <w:t>Punctuation for Standard Provenance Format.”</w:t>
      </w:r>
    </w:p>
    <w:p w14:paraId="3396BB9B" w14:textId="77777777" w:rsidR="007A139C" w:rsidRPr="000F31A7" w:rsidRDefault="007A139C" w:rsidP="000F31A7">
      <w:pPr>
        <w:pStyle w:val="EndnoteText"/>
        <w:spacing w:line="240" w:lineRule="auto"/>
        <w:rPr>
          <w:rFonts w:cstheme="minorHAnsi"/>
        </w:rPr>
      </w:pPr>
    </w:p>
  </w:endnote>
  <w:endnote w:id="212">
    <w:p w14:paraId="26D10F15" w14:textId="120E807A"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r w:rsidR="00C33EFF" w:rsidRPr="000F31A7">
        <w:rPr>
          <w:rFonts w:cstheme="minorHAnsi"/>
        </w:rPr>
        <w:t>71.AH.106</w:t>
      </w:r>
      <w:r w:rsidR="005448EB">
        <w:rPr>
          <w:rFonts w:cstheme="minorHAnsi"/>
        </w:rPr>
        <w:t>;</w:t>
      </w:r>
      <w:r w:rsidR="00C33EFF" w:rsidRPr="000F31A7">
        <w:rPr>
          <w:rFonts w:cstheme="minorHAnsi"/>
        </w:rPr>
        <w:t xml:space="preserve"> </w:t>
      </w:r>
      <w:hyperlink r:id="rId139" w:history="1">
        <w:r w:rsidR="00C33EFF" w:rsidRPr="000F31A7">
          <w:rPr>
            <w:rStyle w:val="Hyperlink"/>
            <w:rFonts w:cstheme="minorHAnsi"/>
          </w:rPr>
          <w:t>https://www.getty.edu/art/collection/object/103SQM</w:t>
        </w:r>
      </w:hyperlink>
      <w:r w:rsidR="007A139C">
        <w:t>.</w:t>
      </w:r>
    </w:p>
    <w:p w14:paraId="284C475A" w14:textId="1F62A7EE" w:rsidR="000830C6" w:rsidRPr="000F31A7" w:rsidRDefault="00C33EFF" w:rsidP="000F31A7">
      <w:pPr>
        <w:pStyle w:val="EndnoteText"/>
        <w:spacing w:line="240" w:lineRule="auto"/>
        <w:rPr>
          <w:rFonts w:cstheme="minorHAnsi"/>
        </w:rPr>
      </w:pPr>
      <w:r w:rsidRPr="000F31A7">
        <w:rPr>
          <w:rFonts w:cstheme="minorHAnsi"/>
        </w:rPr>
        <w:t xml:space="preserve"> </w:t>
      </w:r>
    </w:p>
  </w:endnote>
  <w:endnote w:id="213">
    <w:p w14:paraId="01FD4346" w14:textId="57C69455" w:rsidR="000830C6" w:rsidRDefault="000830C6" w:rsidP="000F31A7">
      <w:pPr>
        <w:pStyle w:val="EndnoteText"/>
        <w:spacing w:line="240" w:lineRule="auto"/>
        <w:rPr>
          <w:rFonts w:eastAsia="Calibri" w:cstheme="minorHAnsi"/>
          <w:color w:val="000000" w:themeColor="text1"/>
        </w:rPr>
      </w:pPr>
      <w:r w:rsidRPr="000F31A7">
        <w:rPr>
          <w:rStyle w:val="EndnoteReference"/>
          <w:rFonts w:cstheme="minorHAnsi"/>
        </w:rPr>
        <w:endnoteRef/>
      </w:r>
      <w:r w:rsidR="140E894C" w:rsidRPr="000F31A7">
        <w:rPr>
          <w:rFonts w:cstheme="minorHAnsi"/>
        </w:rPr>
        <w:t xml:space="preserve"> </w:t>
      </w:r>
      <w:r w:rsidR="00792F71" w:rsidRPr="000F31A7">
        <w:rPr>
          <w:rFonts w:cstheme="minorHAnsi"/>
        </w:rPr>
        <w:t>For instance, both the Getty Museum and the Metropolitan Museum of Art provide a filter for searching flagged World War II gaps on their collection pages</w:t>
      </w:r>
      <w:r w:rsidR="00CC310B">
        <w:rPr>
          <w:rFonts w:cstheme="minorHAnsi"/>
        </w:rPr>
        <w:t>; see</w:t>
      </w:r>
      <w:r w:rsidR="007739AA">
        <w:rPr>
          <w:rFonts w:cstheme="minorHAnsi"/>
        </w:rPr>
        <w:t xml:space="preserve"> </w:t>
      </w:r>
      <w:hyperlink r:id="rId140" w:tgtFrame="_blank" w:history="1">
        <w:r w:rsidR="00792F71" w:rsidRPr="000F31A7">
          <w:rPr>
            <w:rStyle w:val="normaltextrun"/>
            <w:rFonts w:cstheme="minorHAnsi"/>
            <w:color w:val="0563C1"/>
            <w:u w:val="single"/>
            <w:shd w:val="clear" w:color="auto" w:fill="FFFFFF"/>
          </w:rPr>
          <w:t>https://www.getty.edu/art/collection/search?nazi_era_gaps=true</w:t>
        </w:r>
      </w:hyperlink>
      <w:r w:rsidR="00792F71" w:rsidRPr="000F31A7">
        <w:rPr>
          <w:rStyle w:val="normaltextrun"/>
          <w:rFonts w:cstheme="minorHAnsi"/>
          <w:color w:val="000000"/>
          <w:shd w:val="clear" w:color="auto" w:fill="FFFFFF"/>
        </w:rPr>
        <w:t xml:space="preserve">; </w:t>
      </w:r>
      <w:r w:rsidR="00CC310B">
        <w:rPr>
          <w:rStyle w:val="normaltextrun"/>
          <w:rFonts w:cstheme="minorHAnsi"/>
          <w:color w:val="000000"/>
          <w:shd w:val="clear" w:color="auto" w:fill="FFFFFF"/>
        </w:rPr>
        <w:t xml:space="preserve">and </w:t>
      </w:r>
      <w:hyperlink r:id="rId141" w:history="1">
        <w:r w:rsidR="00B920AE" w:rsidRPr="000F31A7">
          <w:rPr>
            <w:rStyle w:val="Hyperlink"/>
            <w:rFonts w:cstheme="minorHAnsi"/>
            <w:shd w:val="clear" w:color="auto" w:fill="FFFFFF"/>
          </w:rPr>
          <w:t>https://www.metmuseum.org/art/collection/search?searchField=All&amp;showOnly=NEprovenance&amp;sortBy=Relevance&amp;pageSize=0</w:t>
        </w:r>
      </w:hyperlink>
      <w:r w:rsidR="00B920AE" w:rsidRPr="000F31A7">
        <w:rPr>
          <w:rStyle w:val="normaltextrun"/>
          <w:rFonts w:cstheme="minorHAnsi"/>
          <w:color w:val="000000"/>
          <w:shd w:val="clear" w:color="auto" w:fill="FFFFFF"/>
        </w:rPr>
        <w:t xml:space="preserve">. </w:t>
      </w:r>
      <w:r w:rsidR="140E894C" w:rsidRPr="000F31A7">
        <w:rPr>
          <w:rFonts w:eastAsia="Calibri" w:cstheme="minorHAnsi"/>
          <w:color w:val="000000" w:themeColor="text1"/>
        </w:rPr>
        <w:t>Yale University Art Gallery maintains a separate page for antiquities entitled “Antiquities and Archaeological Material with Provenance Documentation Gaps”</w:t>
      </w:r>
      <w:r w:rsidR="00CC310B">
        <w:rPr>
          <w:rFonts w:eastAsia="Calibri" w:cstheme="minorHAnsi"/>
          <w:color w:val="000000" w:themeColor="text1"/>
        </w:rPr>
        <w:t>:</w:t>
      </w:r>
      <w:r w:rsidR="007739AA">
        <w:rPr>
          <w:rFonts w:eastAsia="Calibri" w:cstheme="minorHAnsi"/>
          <w:color w:val="000000" w:themeColor="text1"/>
        </w:rPr>
        <w:t xml:space="preserve"> </w:t>
      </w:r>
      <w:hyperlink r:id="rId142" w:history="1">
        <w:r w:rsidR="007A139C" w:rsidRPr="003811A6">
          <w:rPr>
            <w:rStyle w:val="Hyperlink"/>
            <w:rFonts w:cstheme="minorHAnsi"/>
          </w:rPr>
          <w:t>https://artgallery.yale.edu/provenance/antiquities</w:t>
        </w:r>
      </w:hyperlink>
      <w:r w:rsidR="140E894C" w:rsidRPr="000F31A7">
        <w:rPr>
          <w:rFonts w:cstheme="minorHAnsi"/>
        </w:rPr>
        <w:t xml:space="preserve">. </w:t>
      </w:r>
      <w:r w:rsidR="140E894C" w:rsidRPr="000F31A7">
        <w:rPr>
          <w:rFonts w:eastAsia="Calibri" w:cstheme="minorHAnsi"/>
          <w:color w:val="000000" w:themeColor="text1"/>
        </w:rPr>
        <w:t>This material is defined as objects without complete “documentation that the object left its probable country of modern discovery prior to 1970 or was legally exported from the probable country of modern discovery after 1970.”</w:t>
      </w:r>
    </w:p>
    <w:p w14:paraId="0429891D" w14:textId="77777777" w:rsidR="007A139C" w:rsidRPr="000F31A7" w:rsidRDefault="007A139C" w:rsidP="000F31A7">
      <w:pPr>
        <w:pStyle w:val="EndnoteText"/>
        <w:spacing w:line="240" w:lineRule="auto"/>
        <w:rPr>
          <w:rFonts w:eastAsia="Calibri" w:cstheme="minorHAnsi"/>
          <w:color w:val="000000" w:themeColor="text1"/>
        </w:rPr>
      </w:pPr>
    </w:p>
  </w:endnote>
  <w:endnote w:id="214">
    <w:p w14:paraId="7E535A84" w14:textId="677799E5"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Städel Museum</w:t>
      </w:r>
      <w:r w:rsidR="002D1CDF">
        <w:rPr>
          <w:rFonts w:cstheme="minorHAnsi"/>
        </w:rPr>
        <w:t>,</w:t>
      </w:r>
      <w:r w:rsidRPr="000F31A7">
        <w:rPr>
          <w:rFonts w:cstheme="minorHAnsi"/>
        </w:rPr>
        <w:t xml:space="preserve"> “</w:t>
      </w:r>
      <w:r w:rsidR="008B297E" w:rsidRPr="000F31A7">
        <w:rPr>
          <w:rFonts w:cstheme="minorHAnsi"/>
        </w:rPr>
        <w:t>About the Digital Collection</w:t>
      </w:r>
      <w:r w:rsidRPr="000F31A7">
        <w:rPr>
          <w:rFonts w:cstheme="minorHAnsi"/>
        </w:rPr>
        <w:t>”</w:t>
      </w:r>
      <w:r w:rsidR="002D1CDF">
        <w:rPr>
          <w:rFonts w:cstheme="minorHAnsi"/>
        </w:rPr>
        <w:t>:</w:t>
      </w:r>
      <w:r w:rsidRPr="000F31A7">
        <w:rPr>
          <w:rFonts w:cstheme="minorHAnsi"/>
        </w:rPr>
        <w:t xml:space="preserve"> </w:t>
      </w:r>
      <w:hyperlink r:id="rId143" w:history="1">
        <w:r w:rsidR="00C33EFF" w:rsidRPr="000F31A7">
          <w:rPr>
            <w:rStyle w:val="Hyperlink"/>
            <w:rFonts w:cstheme="minorHAnsi"/>
          </w:rPr>
          <w:t>https://sammlung.staedelmuseum.de/en/concept</w:t>
        </w:r>
      </w:hyperlink>
      <w:r w:rsidR="007A139C">
        <w:t>.</w:t>
      </w:r>
    </w:p>
    <w:p w14:paraId="5AA0ED67" w14:textId="2051D489" w:rsidR="000830C6" w:rsidRPr="000F31A7" w:rsidRDefault="00C33EFF" w:rsidP="000F31A7">
      <w:pPr>
        <w:pStyle w:val="EndnoteText"/>
        <w:spacing w:line="240" w:lineRule="auto"/>
        <w:rPr>
          <w:rFonts w:cstheme="minorHAnsi"/>
        </w:rPr>
      </w:pPr>
      <w:r w:rsidRPr="000F31A7">
        <w:rPr>
          <w:rFonts w:cstheme="minorHAnsi"/>
        </w:rPr>
        <w:t xml:space="preserve"> </w:t>
      </w:r>
    </w:p>
  </w:endnote>
  <w:endnote w:id="215">
    <w:p w14:paraId="1CA5B9A4" w14:textId="5A12332E" w:rsidR="007A139C" w:rsidRDefault="000830C6" w:rsidP="000F31A7">
      <w:pPr>
        <w:pStyle w:val="EndnoteText"/>
        <w:spacing w:line="240" w:lineRule="auto"/>
      </w:pPr>
      <w:r w:rsidRPr="000F31A7">
        <w:rPr>
          <w:rStyle w:val="EndnoteReference"/>
          <w:rFonts w:cstheme="minorHAnsi"/>
        </w:rPr>
        <w:endnoteRef/>
      </w:r>
      <w:r w:rsidR="00534913" w:rsidRPr="000F31A7">
        <w:rPr>
          <w:rFonts w:cstheme="minorHAnsi"/>
        </w:rPr>
        <w:t xml:space="preserve"> Hood Museum of Art</w:t>
      </w:r>
      <w:r w:rsidR="00A7696A" w:rsidRPr="000F31A7">
        <w:rPr>
          <w:rFonts w:cstheme="minorHAnsi"/>
        </w:rPr>
        <w:t xml:space="preserve"> </w:t>
      </w:r>
      <w:r w:rsidR="00A7696A" w:rsidRPr="000F31A7">
        <w:rPr>
          <w:rFonts w:cstheme="minorHAnsi"/>
          <w:color w:val="333338"/>
          <w:shd w:val="clear" w:color="auto" w:fill="FFFFFF"/>
        </w:rPr>
        <w:t>2007.70.1</w:t>
      </w:r>
      <w:r w:rsidR="005448EB">
        <w:rPr>
          <w:rFonts w:cstheme="minorHAnsi"/>
          <w:color w:val="333338"/>
          <w:shd w:val="clear" w:color="auto" w:fill="FFFFFF"/>
        </w:rPr>
        <w:t>;</w:t>
      </w:r>
      <w:r w:rsidRPr="000F31A7">
        <w:rPr>
          <w:rFonts w:cstheme="minorHAnsi"/>
        </w:rPr>
        <w:t xml:space="preserve"> </w:t>
      </w:r>
      <w:hyperlink r:id="rId144" w:history="1">
        <w:r w:rsidR="002419F1" w:rsidRPr="000F31A7">
          <w:rPr>
            <w:rStyle w:val="Hyperlink"/>
            <w:rFonts w:cstheme="minorHAnsi"/>
          </w:rPr>
          <w:t>https://hoodmuseum.dartmouth.edu/objects/2007.70.1</w:t>
        </w:r>
      </w:hyperlink>
      <w:r w:rsidR="007A139C">
        <w:t>.</w:t>
      </w:r>
    </w:p>
    <w:p w14:paraId="63BD8D19" w14:textId="3202488B" w:rsidR="000830C6" w:rsidRPr="000F31A7" w:rsidRDefault="002419F1" w:rsidP="000F31A7">
      <w:pPr>
        <w:pStyle w:val="EndnoteText"/>
        <w:spacing w:line="240" w:lineRule="auto"/>
        <w:rPr>
          <w:rFonts w:cstheme="minorHAnsi"/>
        </w:rPr>
      </w:pPr>
      <w:r w:rsidRPr="000F31A7">
        <w:rPr>
          <w:rFonts w:cstheme="minorHAnsi"/>
        </w:rPr>
        <w:t xml:space="preserve"> </w:t>
      </w:r>
    </w:p>
  </w:endnote>
  <w:endnote w:id="216">
    <w:p w14:paraId="36939D9F" w14:textId="77777777"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w:t>
      </w:r>
      <w:hyperlink r:id="rId145" w:history="1">
        <w:r w:rsidR="002419F1" w:rsidRPr="000F31A7">
          <w:rPr>
            <w:rStyle w:val="Hyperlink"/>
            <w:rFonts w:cstheme="minorHAnsi"/>
          </w:rPr>
          <w:t>https://www.brooklynmuseum.org/opencollection/research/provenance</w:t>
        </w:r>
      </w:hyperlink>
      <w:r w:rsidR="007A139C">
        <w:t>.</w:t>
      </w:r>
    </w:p>
    <w:p w14:paraId="02A731BE" w14:textId="6018E846" w:rsidR="000830C6" w:rsidRPr="000F31A7" w:rsidRDefault="002419F1" w:rsidP="000F31A7">
      <w:pPr>
        <w:pStyle w:val="EndnoteText"/>
        <w:spacing w:line="240" w:lineRule="auto"/>
        <w:rPr>
          <w:rFonts w:cstheme="minorHAnsi"/>
        </w:rPr>
      </w:pPr>
      <w:r w:rsidRPr="000F31A7">
        <w:rPr>
          <w:rFonts w:cstheme="minorHAnsi"/>
        </w:rPr>
        <w:t xml:space="preserve"> </w:t>
      </w:r>
    </w:p>
  </w:endnote>
  <w:endnote w:id="217">
    <w:p w14:paraId="4F31E016" w14:textId="06FAB43A" w:rsidR="000830C6" w:rsidRDefault="000830C6" w:rsidP="000F31A7">
      <w:pPr>
        <w:pStyle w:val="EndnoteText"/>
        <w:spacing w:line="240" w:lineRule="auto"/>
        <w:rPr>
          <w:rFonts w:eastAsia="Calibri" w:cstheme="minorHAnsi"/>
          <w:color w:val="000000" w:themeColor="text1"/>
        </w:rPr>
      </w:pPr>
      <w:r w:rsidRPr="000F31A7">
        <w:rPr>
          <w:rStyle w:val="EndnoteReference"/>
          <w:rFonts w:cstheme="minorHAnsi"/>
        </w:rPr>
        <w:endnoteRef/>
      </w:r>
      <w:r w:rsidRPr="000F31A7">
        <w:rPr>
          <w:rFonts w:cstheme="minorHAnsi"/>
        </w:rPr>
        <w:t xml:space="preserve"> Caroline Rocheleau, </w:t>
      </w:r>
      <w:r w:rsidRPr="000F31A7">
        <w:rPr>
          <w:rFonts w:eastAsia="Calibri" w:cstheme="minorHAnsi"/>
          <w:color w:val="000000" w:themeColor="text1"/>
        </w:rPr>
        <w:t>Director of Research and Curator of Ancient Collections, North Carolina Museum of Art</w:t>
      </w:r>
      <w:r w:rsidR="003C5E26">
        <w:rPr>
          <w:rFonts w:eastAsia="Calibri" w:cstheme="minorHAnsi"/>
          <w:color w:val="000000" w:themeColor="text1"/>
        </w:rPr>
        <w:t xml:space="preserve">, </w:t>
      </w:r>
      <w:r w:rsidR="003C5E26" w:rsidRPr="003C5E26">
        <w:rPr>
          <w:rFonts w:eastAsia="Calibri" w:cstheme="minorHAnsi"/>
          <w:color w:val="000000" w:themeColor="text1"/>
        </w:rPr>
        <w:t xml:space="preserve">pers. comm., </w:t>
      </w:r>
      <w:r w:rsidRPr="000F31A7">
        <w:rPr>
          <w:rFonts w:eastAsia="Calibri" w:cstheme="minorHAnsi"/>
          <w:color w:val="000000" w:themeColor="text1"/>
        </w:rPr>
        <w:t xml:space="preserve">October 30, 2023. </w:t>
      </w:r>
    </w:p>
    <w:p w14:paraId="5FC07174" w14:textId="77777777" w:rsidR="007A139C" w:rsidRPr="000F31A7" w:rsidRDefault="007A139C" w:rsidP="000F31A7">
      <w:pPr>
        <w:pStyle w:val="EndnoteText"/>
        <w:spacing w:line="240" w:lineRule="auto"/>
        <w:rPr>
          <w:rFonts w:cstheme="minorHAnsi"/>
        </w:rPr>
      </w:pPr>
    </w:p>
  </w:endnote>
  <w:endnote w:id="218">
    <w:p w14:paraId="1CA140E8" w14:textId="4347B318" w:rsidR="000D2674" w:rsidRDefault="000D2674" w:rsidP="000D2674">
      <w:pPr>
        <w:pStyle w:val="EndnoteText"/>
        <w:spacing w:line="240" w:lineRule="auto"/>
      </w:pPr>
      <w:r w:rsidRPr="63DA0401">
        <w:rPr>
          <w:rStyle w:val="EndnoteReference"/>
        </w:rPr>
        <w:endnoteRef/>
      </w:r>
      <w:r w:rsidRPr="63DA0401">
        <w:t xml:space="preserve"> Famous examples </w:t>
      </w:r>
      <w:r>
        <w:t xml:space="preserve">that did not spend centuries underground </w:t>
      </w:r>
      <w:r w:rsidRPr="63DA0401">
        <w:t>include the Cameo of Chartres (Bibliothèque nationale de France, Paris: Camée.1) and the Equestrian Statue of Marcus Aurelius (Musei Capitolini, Rome: inv. MC3247); also see</w:t>
      </w:r>
      <w:r w:rsidR="007739AA">
        <w:t xml:space="preserve"> </w:t>
      </w:r>
      <w:r w:rsidRPr="63DA0401">
        <w:t xml:space="preserve">discussion of the </w:t>
      </w:r>
      <w:r>
        <w:t>q</w:t>
      </w:r>
      <w:r w:rsidRPr="63DA0401">
        <w:t>uadriga</w:t>
      </w:r>
      <w:r>
        <w:t xml:space="preserve"> horses</w:t>
      </w:r>
      <w:r w:rsidRPr="63DA0401">
        <w:t xml:space="preserve"> of Venice</w:t>
      </w:r>
      <w:r>
        <w:t xml:space="preserve"> </w:t>
      </w:r>
      <w:r w:rsidRPr="00C379C6">
        <w:t>in</w:t>
      </w:r>
      <w:r w:rsidRPr="00C379C6">
        <w:rPr>
          <w:sz w:val="22"/>
          <w:szCs w:val="22"/>
        </w:rPr>
        <w:t xml:space="preserve"> </w:t>
      </w:r>
      <w:hyperlink r:id="rId146" w:history="1">
        <w:r w:rsidRPr="00C379C6">
          <w:rPr>
            <w:rStyle w:val="Hyperlink"/>
          </w:rPr>
          <w:t>Rose</w:t>
        </w:r>
      </w:hyperlink>
      <w:r w:rsidRPr="00C379C6">
        <w:t>, in this volume.</w:t>
      </w:r>
      <w:r w:rsidRPr="63DA0401">
        <w:t xml:space="preserve"> </w:t>
      </w:r>
    </w:p>
    <w:p w14:paraId="7143BE20" w14:textId="77777777" w:rsidR="000D2674" w:rsidRDefault="000D2674" w:rsidP="000D2674">
      <w:pPr>
        <w:pStyle w:val="EndnoteText"/>
        <w:spacing w:line="240" w:lineRule="auto"/>
      </w:pPr>
    </w:p>
  </w:endnote>
  <w:endnote w:id="219">
    <w:p w14:paraId="3D0032D0" w14:textId="3F0F4595" w:rsidR="63DA0401" w:rsidRDefault="63DA0401" w:rsidP="63DA0401">
      <w:pPr>
        <w:pStyle w:val="EndnoteText"/>
        <w:spacing w:line="240" w:lineRule="auto"/>
      </w:pPr>
      <w:r w:rsidRPr="63DA0401">
        <w:rPr>
          <w:rStyle w:val="EndnoteReference"/>
        </w:rPr>
        <w:endnoteRef/>
      </w:r>
      <w:r w:rsidRPr="00DE7B58">
        <w:t xml:space="preserve"> </w:t>
      </w:r>
      <w:r w:rsidR="00C379C6">
        <w:t>$$</w:t>
      </w:r>
      <w:r w:rsidRPr="00DE7B58">
        <w:t>Halbertsma 2017</w:t>
      </w:r>
      <w:r w:rsidR="00C379C6">
        <w:t>$$</w:t>
      </w:r>
      <w:r w:rsidRPr="00DE7B58">
        <w:t>.</w:t>
      </w:r>
    </w:p>
    <w:p w14:paraId="18B90276" w14:textId="77777777" w:rsidR="007A139C" w:rsidRPr="00DE7B58" w:rsidRDefault="007A139C" w:rsidP="63DA0401">
      <w:pPr>
        <w:pStyle w:val="EndnoteText"/>
        <w:spacing w:line="240" w:lineRule="auto"/>
      </w:pPr>
    </w:p>
  </w:endnote>
  <w:endnote w:id="220">
    <w:p w14:paraId="4BBD891D" w14:textId="1D157FF0" w:rsidR="005B11AB" w:rsidRDefault="005B11AB" w:rsidP="005B11AB">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For one example</w:t>
      </w:r>
      <w:r w:rsidR="009D6063">
        <w:rPr>
          <w:rFonts w:cstheme="minorHAnsi"/>
        </w:rPr>
        <w:t>,</w:t>
      </w:r>
      <w:r w:rsidRPr="000F31A7">
        <w:rPr>
          <w:rFonts w:cstheme="minorHAnsi"/>
        </w:rPr>
        <w:t xml:space="preserve"> see </w:t>
      </w:r>
      <w:r w:rsidR="00C379C6">
        <w:rPr>
          <w:rFonts w:cstheme="minorHAnsi"/>
        </w:rPr>
        <w:t>$$</w:t>
      </w:r>
      <w:r w:rsidR="000D1559">
        <w:rPr>
          <w:rFonts w:cstheme="minorHAnsi"/>
        </w:rPr>
        <w:t>Stevens 1917</w:t>
      </w:r>
      <w:r w:rsidR="00C379C6">
        <w:rPr>
          <w:rFonts w:cstheme="minorHAnsi"/>
        </w:rPr>
        <w:t>$$</w:t>
      </w:r>
      <w:r w:rsidRPr="000F31A7">
        <w:rPr>
          <w:rFonts w:cstheme="minorHAnsi"/>
        </w:rPr>
        <w:t xml:space="preserve">, lot 275: </w:t>
      </w:r>
      <w:r w:rsidR="007A139C">
        <w:rPr>
          <w:rFonts w:cstheme="minorHAnsi"/>
        </w:rPr>
        <w:t>“</w:t>
      </w:r>
      <w:r w:rsidRPr="000F31A7">
        <w:rPr>
          <w:rFonts w:cstheme="minorHAnsi"/>
        </w:rPr>
        <w:t xml:space="preserve">Eleven Egyptian </w:t>
      </w:r>
      <w:r w:rsidR="009D6063" w:rsidRPr="000F31A7">
        <w:rPr>
          <w:rFonts w:cstheme="minorHAnsi"/>
        </w:rPr>
        <w:t xml:space="preserve">Scarabs </w:t>
      </w:r>
      <w:r w:rsidRPr="000F31A7">
        <w:rPr>
          <w:rFonts w:cstheme="minorHAnsi"/>
        </w:rPr>
        <w:t xml:space="preserve">from Dr. Petrie and </w:t>
      </w:r>
      <w:r w:rsidR="009D6063" w:rsidRPr="000F31A7">
        <w:rPr>
          <w:rFonts w:cstheme="minorHAnsi"/>
        </w:rPr>
        <w:t>Others</w:t>
      </w:r>
      <w:r w:rsidR="000D1559">
        <w:rPr>
          <w:rFonts w:cstheme="minorHAnsi"/>
        </w:rPr>
        <w:t>.</w:t>
      </w:r>
      <w:r w:rsidRPr="000F31A7">
        <w:rPr>
          <w:rFonts w:cstheme="minorHAnsi"/>
        </w:rPr>
        <w:t>”</w:t>
      </w:r>
    </w:p>
    <w:p w14:paraId="7491B777" w14:textId="77777777" w:rsidR="007A139C" w:rsidRPr="000F31A7" w:rsidRDefault="007A139C" w:rsidP="005B11AB">
      <w:pPr>
        <w:pStyle w:val="EndnoteText"/>
        <w:spacing w:line="240" w:lineRule="auto"/>
        <w:rPr>
          <w:rFonts w:cstheme="minorHAnsi"/>
        </w:rPr>
      </w:pPr>
    </w:p>
  </w:endnote>
  <w:endnote w:id="221">
    <w:p w14:paraId="0610E20B" w14:textId="4AC23A9C" w:rsidR="007A139C" w:rsidRPr="00CB58BA" w:rsidRDefault="63DA0401" w:rsidP="63DA0401">
      <w:pPr>
        <w:pStyle w:val="EndnoteText"/>
        <w:spacing w:line="240" w:lineRule="auto"/>
        <w:rPr>
          <w:lang w:val="de-DE"/>
        </w:rPr>
      </w:pPr>
      <w:r w:rsidRPr="63DA0401">
        <w:rPr>
          <w:rStyle w:val="EndnoteReference"/>
        </w:rPr>
        <w:endnoteRef/>
      </w:r>
      <w:r w:rsidRPr="63DA0401">
        <w:rPr>
          <w:lang w:val="de-DE"/>
        </w:rPr>
        <w:t xml:space="preserve"> 71.AA.288</w:t>
      </w:r>
      <w:r w:rsidR="005448EB">
        <w:rPr>
          <w:lang w:val="de-DE"/>
        </w:rPr>
        <w:t>;</w:t>
      </w:r>
      <w:r w:rsidRPr="63DA0401">
        <w:rPr>
          <w:lang w:val="de-DE"/>
        </w:rPr>
        <w:t xml:space="preserve"> </w:t>
      </w:r>
      <w:hyperlink r:id="rId147">
        <w:r w:rsidRPr="63DA0401">
          <w:rPr>
            <w:rStyle w:val="Hyperlink"/>
            <w:lang w:val="de-DE"/>
          </w:rPr>
          <w:t>https://www.getty.edu/art/collection/object/103SSM</w:t>
        </w:r>
      </w:hyperlink>
      <w:r w:rsidR="007A139C" w:rsidRPr="00CB58BA">
        <w:rPr>
          <w:lang w:val="de-DE"/>
        </w:rPr>
        <w:t>.</w:t>
      </w:r>
    </w:p>
    <w:p w14:paraId="147DCC56" w14:textId="4DCB29D6" w:rsidR="63DA0401" w:rsidRDefault="63DA0401" w:rsidP="63DA0401">
      <w:pPr>
        <w:pStyle w:val="EndnoteText"/>
        <w:spacing w:line="240" w:lineRule="auto"/>
        <w:rPr>
          <w:lang w:val="de-DE"/>
        </w:rPr>
      </w:pPr>
      <w:r w:rsidRPr="63DA0401">
        <w:rPr>
          <w:lang w:val="de-DE"/>
        </w:rPr>
        <w:t xml:space="preserve"> </w:t>
      </w:r>
    </w:p>
  </w:endnote>
  <w:endnote w:id="222">
    <w:p w14:paraId="6AB2E505" w14:textId="7FE1C970" w:rsidR="008036BA" w:rsidRDefault="008036BA">
      <w:pPr>
        <w:pStyle w:val="EndnoteText"/>
      </w:pPr>
      <w:r>
        <w:rPr>
          <w:rStyle w:val="EndnoteReference"/>
        </w:rPr>
        <w:endnoteRef/>
      </w:r>
      <w:r w:rsidRPr="00822614">
        <w:t xml:space="preserve"> </w:t>
      </w:r>
      <w:r w:rsidR="00C379C6">
        <w:t>$$</w:t>
      </w:r>
      <w:r w:rsidR="00CB58BA">
        <w:t>Lucas 1720</w:t>
      </w:r>
      <w:r w:rsidR="00C379C6">
        <w:t xml:space="preserve"> | 152$$</w:t>
      </w:r>
      <w:r w:rsidR="00CB58BA">
        <w:t>, illus</w:t>
      </w:r>
      <w:r w:rsidR="00C379C6">
        <w:t>tration</w:t>
      </w:r>
      <w:r w:rsidR="001E6C64" w:rsidRPr="00CB58BA">
        <w:t>.</w:t>
      </w:r>
    </w:p>
    <w:p w14:paraId="747B0222" w14:textId="77777777" w:rsidR="00CB58BA" w:rsidRPr="005159CA" w:rsidRDefault="00CB58BA">
      <w:pPr>
        <w:pStyle w:val="EndnoteText"/>
      </w:pPr>
    </w:p>
  </w:endnote>
  <w:endnote w:id="223">
    <w:p w14:paraId="5EF09B72" w14:textId="69B402A9" w:rsidR="005159CA" w:rsidRDefault="005159CA">
      <w:pPr>
        <w:pStyle w:val="EndnoteText"/>
      </w:pPr>
      <w:r>
        <w:rPr>
          <w:rStyle w:val="EndnoteReference"/>
        </w:rPr>
        <w:endnoteRef/>
      </w:r>
      <w:r>
        <w:t xml:space="preserve"> William Sherard</w:t>
      </w:r>
      <w:r w:rsidR="003F7A48">
        <w:t xml:space="preserve"> </w:t>
      </w:r>
      <w:r w:rsidR="003F7A48" w:rsidRPr="003F7A48">
        <w:t>(1659</w:t>
      </w:r>
      <w:r w:rsidR="00CB58BA">
        <w:t>–</w:t>
      </w:r>
      <w:r w:rsidR="003F7A48" w:rsidRPr="003F7A48">
        <w:t>1728)</w:t>
      </w:r>
      <w:r>
        <w:t xml:space="preserve">, British Library </w:t>
      </w:r>
      <w:r w:rsidRPr="005159CA">
        <w:t>Harley MS 7509</w:t>
      </w:r>
      <w:r w:rsidR="003F7A48">
        <w:t>, a c</w:t>
      </w:r>
      <w:r w:rsidR="003F7A48" w:rsidRPr="003F7A48">
        <w:t xml:space="preserve">ollection of copies of Greek inscriptions </w:t>
      </w:r>
      <w:r w:rsidR="003F7A48">
        <w:t xml:space="preserve">made by Sherard in Asia Minor. </w:t>
      </w:r>
    </w:p>
    <w:p w14:paraId="47F91B6F" w14:textId="77777777" w:rsidR="00CB58BA" w:rsidRDefault="00CB58BA">
      <w:pPr>
        <w:pStyle w:val="EndnoteText"/>
      </w:pPr>
    </w:p>
  </w:endnote>
  <w:endnote w:id="224">
    <w:p w14:paraId="55905540" w14:textId="53FCCC09" w:rsidR="008C3AAB" w:rsidRDefault="008C3AAB" w:rsidP="008C3AAB">
      <w:pPr>
        <w:pStyle w:val="EndnoteText"/>
        <w:spacing w:line="240" w:lineRule="auto"/>
      </w:pPr>
      <w:r w:rsidRPr="63DA0401">
        <w:rPr>
          <w:rStyle w:val="EndnoteReference"/>
        </w:rPr>
        <w:endnoteRef/>
      </w:r>
      <w:r w:rsidRPr="63DA0401">
        <w:t xml:space="preserve"> For an informative look at the blurred roles of “private diggers” in nineteenth</w:t>
      </w:r>
      <w:r w:rsidR="005448EB">
        <w:t>-</w:t>
      </w:r>
      <w:r w:rsidRPr="63DA0401">
        <w:t xml:space="preserve">century Greece, </w:t>
      </w:r>
      <w:r w:rsidR="000D1559">
        <w:t xml:space="preserve">see </w:t>
      </w:r>
      <w:r w:rsidR="00C379C6">
        <w:t>$$</w:t>
      </w:r>
      <w:r w:rsidRPr="63DA0401">
        <w:t>Galanakis 2012</w:t>
      </w:r>
      <w:r w:rsidR="00C379C6">
        <w:t>$$</w:t>
      </w:r>
      <w:r w:rsidRPr="63DA0401">
        <w:t>.</w:t>
      </w:r>
    </w:p>
    <w:p w14:paraId="6947B362" w14:textId="77777777" w:rsidR="007A139C" w:rsidRDefault="007A139C" w:rsidP="008C3AAB">
      <w:pPr>
        <w:pStyle w:val="EndnoteText"/>
        <w:spacing w:line="240" w:lineRule="auto"/>
      </w:pPr>
    </w:p>
  </w:endnote>
  <w:endnote w:id="225">
    <w:p w14:paraId="510AA7A8" w14:textId="4EE9A7D2" w:rsidR="00410C06" w:rsidRDefault="63DA0401" w:rsidP="63DA0401">
      <w:pPr>
        <w:pStyle w:val="EndnoteText"/>
        <w:spacing w:line="240" w:lineRule="auto"/>
      </w:pPr>
      <w:r w:rsidRPr="63DA0401">
        <w:rPr>
          <w:rStyle w:val="EndnoteReference"/>
        </w:rPr>
        <w:endnoteRef/>
      </w:r>
      <w:r w:rsidRPr="63DA0401">
        <w:t xml:space="preserve"> </w:t>
      </w:r>
      <w:r w:rsidR="009F68DF" w:rsidRPr="63DA0401">
        <w:t xml:space="preserve">The </w:t>
      </w:r>
      <w:r w:rsidR="009F68DF" w:rsidRPr="63DA0401">
        <w:rPr>
          <w:i/>
          <w:iCs/>
        </w:rPr>
        <w:t xml:space="preserve">Bulletino </w:t>
      </w:r>
      <w:r w:rsidR="009F68DF" w:rsidRPr="63DA0401">
        <w:t xml:space="preserve">was first published in 1829 by the Deutsches Archäologisches Institut (DAI) in Rome, and continued to be published until the 1880s when it was incorporated into the </w:t>
      </w:r>
      <w:r w:rsidR="009F68DF" w:rsidRPr="63DA0401">
        <w:rPr>
          <w:i/>
          <w:iCs/>
        </w:rPr>
        <w:t>Mitteilungen des Kaiserlich Deutschen Archäologischen Instituts, Römische Abteilung</w:t>
      </w:r>
      <w:r w:rsidR="009F68DF" w:rsidRPr="63DA0401">
        <w:t xml:space="preserve">; the </w:t>
      </w:r>
      <w:r w:rsidR="009F68DF" w:rsidRPr="63DA0401">
        <w:rPr>
          <w:i/>
          <w:iCs/>
        </w:rPr>
        <w:t xml:space="preserve">Anzeiger </w:t>
      </w:r>
      <w:r w:rsidR="009F68DF" w:rsidRPr="63DA0401">
        <w:t xml:space="preserve">was first published in 1889 and includes reports on excavations. </w:t>
      </w:r>
      <w:r w:rsidRPr="63DA0401">
        <w:t xml:space="preserve">For an overview of the history of DAI publications, see </w:t>
      </w:r>
      <w:hyperlink r:id="rId148">
        <w:r w:rsidRPr="63DA0401">
          <w:rPr>
            <w:rStyle w:val="Hyperlink"/>
          </w:rPr>
          <w:t>https://www.dainst.org/en/who-we-are/history/the-dais-history-of-publications</w:t>
        </w:r>
      </w:hyperlink>
      <w:r w:rsidR="007A139C">
        <w:t>.</w:t>
      </w:r>
    </w:p>
    <w:p w14:paraId="54DAC036" w14:textId="77777777" w:rsidR="00C379C6" w:rsidDel="00637B57" w:rsidRDefault="00C379C6" w:rsidP="63DA0401">
      <w:pPr>
        <w:pStyle w:val="EndnoteText"/>
        <w:spacing w:line="240" w:lineRule="auto"/>
        <w:rPr>
          <w:del w:id="16" w:author="E Sanders" w:date="2025-02-12T11:45:00Z" w16du:dateUtc="2025-02-12T16:45:00Z"/>
        </w:rPr>
      </w:pPr>
    </w:p>
  </w:endnote>
  <w:endnote w:id="226">
    <w:p w14:paraId="0B643A44" w14:textId="77777777" w:rsidR="00D7130F" w:rsidRDefault="00D7130F" w:rsidP="63DA0401">
      <w:pPr>
        <w:pStyle w:val="EndnoteText"/>
        <w:spacing w:line="240" w:lineRule="auto"/>
      </w:pPr>
    </w:p>
    <w:p w14:paraId="430D9401" w14:textId="5096A601" w:rsidR="63DA0401" w:rsidRDefault="63DA0401" w:rsidP="63DA0401">
      <w:pPr>
        <w:pStyle w:val="EndnoteText"/>
        <w:spacing w:line="240" w:lineRule="auto"/>
      </w:pPr>
      <w:r w:rsidRPr="63DA0401">
        <w:rPr>
          <w:rStyle w:val="EndnoteReference"/>
        </w:rPr>
        <w:endnoteRef/>
      </w:r>
      <w:r w:rsidRPr="63DA0401">
        <w:t xml:space="preserve"> </w:t>
      </w:r>
      <w:r w:rsidR="00FD34C0">
        <w:t xml:space="preserve">See, </w:t>
      </w:r>
      <w:r w:rsidR="00FA7E71" w:rsidRPr="00FA7E71">
        <w:rPr>
          <w:iCs/>
        </w:rPr>
        <w:t>e.g</w:t>
      </w:r>
      <w:r w:rsidR="00FD34C0">
        <w:t xml:space="preserve">., </w:t>
      </w:r>
      <w:r w:rsidR="00C379C6">
        <w:t>$$</w:t>
      </w:r>
      <w:r w:rsidR="00FD34C0" w:rsidRPr="63DA0401">
        <w:t>Bundrick 2019</w:t>
      </w:r>
      <w:r w:rsidR="00C379C6">
        <w:t>$$</w:t>
      </w:r>
      <w:r w:rsidR="00FD34C0">
        <w:t xml:space="preserve">, </w:t>
      </w:r>
      <w:r w:rsidR="00C379C6">
        <w:t>$$</w:t>
      </w:r>
      <w:r w:rsidRPr="63DA0401">
        <w:t>Montanaro 2007</w:t>
      </w:r>
      <w:r w:rsidR="00C379C6">
        <w:t>$$</w:t>
      </w:r>
      <w:r w:rsidRPr="63DA0401">
        <w:t xml:space="preserve">. </w:t>
      </w:r>
    </w:p>
    <w:p w14:paraId="5660C034" w14:textId="77777777" w:rsidR="007A139C" w:rsidRDefault="007A139C" w:rsidP="63DA0401">
      <w:pPr>
        <w:pStyle w:val="EndnoteText"/>
        <w:spacing w:line="240" w:lineRule="auto"/>
      </w:pPr>
    </w:p>
  </w:endnote>
  <w:endnote w:id="227">
    <w:p w14:paraId="1A6C7995" w14:textId="1B35D3B8" w:rsidR="63DA0401" w:rsidRDefault="63DA0401" w:rsidP="63DA0401">
      <w:pPr>
        <w:pStyle w:val="EndnoteText"/>
        <w:spacing w:line="240" w:lineRule="auto"/>
      </w:pPr>
      <w:r w:rsidRPr="63DA0401">
        <w:rPr>
          <w:rStyle w:val="EndnoteReference"/>
        </w:rPr>
        <w:endnoteRef/>
      </w:r>
      <w:r w:rsidRPr="63DA0401">
        <w:t xml:space="preserve"> All twenty-one mosaics were published in </w:t>
      </w:r>
      <w:r w:rsidR="00C379C6">
        <w:t>$$</w:t>
      </w:r>
      <w:r w:rsidRPr="63DA0401">
        <w:t>Belis 2016</w:t>
      </w:r>
      <w:r w:rsidR="00C379C6">
        <w:t>$$</w:t>
      </w:r>
      <w:r w:rsidRPr="63DA0401">
        <w:t xml:space="preserve"> with provenance and findspot information</w:t>
      </w:r>
      <w:r w:rsidR="00C907BC">
        <w:t xml:space="preserve"> as</w:t>
      </w:r>
      <w:r w:rsidRPr="63DA0401">
        <w:t xml:space="preserve"> known, specifying when the origins</w:t>
      </w:r>
      <w:r w:rsidR="00C907BC">
        <w:t xml:space="preserve"> were</w:t>
      </w:r>
      <w:r w:rsidRPr="63DA0401">
        <w:t xml:space="preserve"> unknown or unverified.</w:t>
      </w:r>
    </w:p>
    <w:p w14:paraId="0110731C" w14:textId="77777777" w:rsidR="007A139C" w:rsidRDefault="007A139C" w:rsidP="63DA0401">
      <w:pPr>
        <w:pStyle w:val="EndnoteText"/>
        <w:spacing w:line="240" w:lineRule="auto"/>
      </w:pPr>
    </w:p>
  </w:endnote>
  <w:endnote w:id="228">
    <w:p w14:paraId="0B770882" w14:textId="2D196B23" w:rsidR="007A139C" w:rsidRDefault="63DA0401" w:rsidP="63DA0401">
      <w:pPr>
        <w:pStyle w:val="EndnoteText"/>
        <w:spacing w:line="240" w:lineRule="auto"/>
      </w:pPr>
      <w:r w:rsidRPr="63DA0401">
        <w:rPr>
          <w:rStyle w:val="EndnoteReference"/>
        </w:rPr>
        <w:endnoteRef/>
      </w:r>
      <w:r w:rsidRPr="63DA0401">
        <w:t xml:space="preserve"> 70.AH.96</w:t>
      </w:r>
      <w:r w:rsidR="005448EB">
        <w:t>;</w:t>
      </w:r>
      <w:r w:rsidRPr="63DA0401">
        <w:t xml:space="preserve"> </w:t>
      </w:r>
      <w:hyperlink r:id="rId149">
        <w:r w:rsidRPr="63DA0401">
          <w:rPr>
            <w:rStyle w:val="Hyperlink"/>
          </w:rPr>
          <w:t>https://www.getty.edu/art/collection/object/103SQ4</w:t>
        </w:r>
      </w:hyperlink>
      <w:r w:rsidR="007A139C">
        <w:t>.</w:t>
      </w:r>
    </w:p>
    <w:p w14:paraId="13653659" w14:textId="3B5A1F7E" w:rsidR="63DA0401" w:rsidRDefault="63DA0401" w:rsidP="63DA0401">
      <w:pPr>
        <w:pStyle w:val="EndnoteText"/>
        <w:spacing w:line="240" w:lineRule="auto"/>
      </w:pPr>
      <w:r w:rsidRPr="63DA0401">
        <w:t xml:space="preserve"> </w:t>
      </w:r>
    </w:p>
  </w:endnote>
  <w:endnote w:id="229">
    <w:p w14:paraId="712B3781" w14:textId="35F12859" w:rsidR="007A139C" w:rsidRDefault="63DA0401" w:rsidP="63DA0401">
      <w:pPr>
        <w:pStyle w:val="EndnoteText"/>
        <w:spacing w:line="240" w:lineRule="auto"/>
      </w:pPr>
      <w:r w:rsidRPr="63DA0401">
        <w:rPr>
          <w:rStyle w:val="EndnoteReference"/>
        </w:rPr>
        <w:endnoteRef/>
      </w:r>
      <w:r w:rsidRPr="63DA0401">
        <w:t xml:space="preserve"> Records of the excavations</w:t>
      </w:r>
      <w:r w:rsidR="00C907BC">
        <w:t>,</w:t>
      </w:r>
      <w:r w:rsidRPr="63DA0401">
        <w:t xml:space="preserve"> including site photography and field notes</w:t>
      </w:r>
      <w:r w:rsidR="00C907BC">
        <w:t>,</w:t>
      </w:r>
      <w:r w:rsidRPr="63DA0401">
        <w:t xml:space="preserve"> are held by Princeton University, Department of Art and Archeology archives, with many materials digitized and available online</w:t>
      </w:r>
      <w:r w:rsidR="00C907BC">
        <w:t>;</w:t>
      </w:r>
      <w:r w:rsidR="007739AA">
        <w:t xml:space="preserve"> </w:t>
      </w:r>
      <w:hyperlink r:id="rId150">
        <w:r w:rsidRPr="63DA0401">
          <w:rPr>
            <w:rStyle w:val="Hyperlink"/>
          </w:rPr>
          <w:t>http://vrc.princeton.edu/researchphotographs/s/antioch/page/introduction</w:t>
        </w:r>
      </w:hyperlink>
      <w:r w:rsidR="007A139C">
        <w:t>.</w:t>
      </w:r>
    </w:p>
    <w:p w14:paraId="3B7185A3" w14:textId="14ADF8B7" w:rsidR="63DA0401" w:rsidRDefault="63DA0401" w:rsidP="63DA0401">
      <w:pPr>
        <w:pStyle w:val="EndnoteText"/>
        <w:spacing w:line="240" w:lineRule="auto"/>
      </w:pPr>
      <w:r w:rsidRPr="63DA0401">
        <w:t xml:space="preserve"> </w:t>
      </w:r>
    </w:p>
  </w:endnote>
  <w:endnote w:id="230">
    <w:p w14:paraId="3905BE85" w14:textId="066567C1" w:rsidR="63DA0401" w:rsidRDefault="63DA0401" w:rsidP="63DA0401">
      <w:pPr>
        <w:pStyle w:val="EndnoteText"/>
        <w:spacing w:line="240" w:lineRule="auto"/>
      </w:pPr>
      <w:r w:rsidRPr="63DA0401">
        <w:rPr>
          <w:rStyle w:val="EndnoteReference"/>
        </w:rPr>
        <w:endnoteRef/>
      </w:r>
      <w:r w:rsidRPr="63DA0401">
        <w:t xml:space="preserve"> </w:t>
      </w:r>
      <w:r w:rsidR="00B066F2">
        <w:t xml:space="preserve">See </w:t>
      </w:r>
      <w:r w:rsidR="00C379C6">
        <w:t>$$</w:t>
      </w:r>
      <w:r w:rsidRPr="63DA0401">
        <w:t>Belis 2016</w:t>
      </w:r>
      <w:r w:rsidR="00C379C6">
        <w:t>$$</w:t>
      </w:r>
      <w:r w:rsidRPr="63DA0401">
        <w:t>.</w:t>
      </w:r>
    </w:p>
    <w:p w14:paraId="0C37E1E6" w14:textId="77777777" w:rsidR="007A139C" w:rsidRDefault="007A139C" w:rsidP="63DA0401">
      <w:pPr>
        <w:pStyle w:val="EndnoteText"/>
        <w:spacing w:line="240" w:lineRule="auto"/>
        <w:rPr>
          <w:color w:val="0563C1"/>
          <w:highlight w:val="yellow"/>
          <w:u w:val="single"/>
        </w:rPr>
      </w:pPr>
    </w:p>
  </w:endnote>
  <w:endnote w:id="231">
    <w:p w14:paraId="28E44BCB" w14:textId="77777777" w:rsidR="007A139C" w:rsidRDefault="63DA0401" w:rsidP="63DA0401">
      <w:pPr>
        <w:pStyle w:val="EndnoteText"/>
        <w:spacing w:line="240" w:lineRule="auto"/>
      </w:pPr>
      <w:r w:rsidRPr="63DA0401">
        <w:rPr>
          <w:rStyle w:val="EndnoteReference"/>
        </w:rPr>
        <w:endnoteRef/>
      </w:r>
      <w:r w:rsidRPr="63DA0401">
        <w:t xml:space="preserve"> </w:t>
      </w:r>
      <w:hyperlink r:id="rId151">
        <w:r w:rsidRPr="63DA0401">
          <w:rPr>
            <w:rStyle w:val="Hyperlink"/>
          </w:rPr>
          <w:t>http://vrc.princeton.edu/researchphotographs/s/antioch/item/27354</w:t>
        </w:r>
      </w:hyperlink>
      <w:r w:rsidR="007A139C">
        <w:t>.</w:t>
      </w:r>
    </w:p>
    <w:p w14:paraId="1333E5CE" w14:textId="4513EFD3" w:rsidR="63DA0401" w:rsidRDefault="63DA0401" w:rsidP="63DA0401">
      <w:pPr>
        <w:pStyle w:val="EndnoteText"/>
        <w:spacing w:line="240" w:lineRule="auto"/>
      </w:pPr>
      <w:r w:rsidRPr="63DA0401">
        <w:t xml:space="preserve"> </w:t>
      </w:r>
    </w:p>
  </w:endnote>
  <w:endnote w:id="232">
    <w:p w14:paraId="2BA865E0" w14:textId="67D78293" w:rsidR="007A139C" w:rsidRDefault="63DA0401" w:rsidP="63DA0401">
      <w:pPr>
        <w:pStyle w:val="EndnoteText"/>
        <w:spacing w:line="240" w:lineRule="auto"/>
      </w:pPr>
      <w:r w:rsidRPr="63DA0401">
        <w:rPr>
          <w:rStyle w:val="EndnoteReference"/>
        </w:rPr>
        <w:endnoteRef/>
      </w:r>
      <w:r w:rsidRPr="63DA0401">
        <w:t xml:space="preserve"> 62.AH.2</w:t>
      </w:r>
      <w:r w:rsidR="005448EB">
        <w:t>;</w:t>
      </w:r>
      <w:r w:rsidRPr="63DA0401">
        <w:t xml:space="preserve"> </w:t>
      </w:r>
      <w:hyperlink r:id="rId152">
        <w:r w:rsidRPr="63DA0401">
          <w:rPr>
            <w:rStyle w:val="Hyperlink"/>
          </w:rPr>
          <w:t>https://www.getty.edu/art/collection/object/103QSM</w:t>
        </w:r>
      </w:hyperlink>
      <w:r w:rsidR="007A139C">
        <w:t>.</w:t>
      </w:r>
    </w:p>
    <w:p w14:paraId="253B0B83" w14:textId="7EEB805D" w:rsidR="63DA0401" w:rsidRDefault="63DA0401" w:rsidP="63DA0401">
      <w:pPr>
        <w:pStyle w:val="EndnoteText"/>
        <w:spacing w:line="240" w:lineRule="auto"/>
      </w:pPr>
      <w:r w:rsidRPr="63DA0401">
        <w:t xml:space="preserve"> </w:t>
      </w:r>
    </w:p>
  </w:endnote>
  <w:endnote w:id="233">
    <w:p w14:paraId="19589B3E" w14:textId="78446710" w:rsidR="63DA0401" w:rsidRDefault="63DA0401" w:rsidP="63DA0401">
      <w:pPr>
        <w:pStyle w:val="EndnoteText"/>
        <w:spacing w:line="240" w:lineRule="auto"/>
      </w:pPr>
      <w:r w:rsidRPr="63DA0401">
        <w:rPr>
          <w:rStyle w:val="EndnoteReference"/>
        </w:rPr>
        <w:endnoteRef/>
      </w:r>
      <w:r w:rsidRPr="63DA0401">
        <w:t xml:space="preserve"> On the mosaic’s discovery and excavation</w:t>
      </w:r>
      <w:r w:rsidR="00C907BC">
        <w:t>,</w:t>
      </w:r>
      <w:r w:rsidRPr="63DA0401">
        <w:t xml:space="preserve"> with full references, see </w:t>
      </w:r>
      <w:r w:rsidR="00C379C6">
        <w:t>$$</w:t>
      </w:r>
      <w:r w:rsidR="00414D54">
        <w:t>Belis 2016</w:t>
      </w:r>
      <w:r w:rsidR="00C379C6">
        <w:t>$$</w:t>
      </w:r>
      <w:r w:rsidR="009624EE">
        <w:t>, no. 3</w:t>
      </w:r>
      <w:r w:rsidR="00C907BC">
        <w:t>,</w:t>
      </w:r>
      <w:r w:rsidR="00414D54">
        <w:t xml:space="preserve"> and </w:t>
      </w:r>
      <w:r w:rsidR="00C379C6">
        <w:t>$$</w:t>
      </w:r>
      <w:r w:rsidR="00414D54">
        <w:t xml:space="preserve">Budrovich </w:t>
      </w:r>
      <w:r w:rsidR="00087571">
        <w:t>2019</w:t>
      </w:r>
      <w:r w:rsidR="00C379C6">
        <w:t>$$</w:t>
      </w:r>
      <w:r w:rsidRPr="63DA0401">
        <w:t xml:space="preserve">. The official mosaic corpus of France is the </w:t>
      </w:r>
      <w:r w:rsidRPr="63DA0401">
        <w:rPr>
          <w:i/>
          <w:iCs/>
        </w:rPr>
        <w:t xml:space="preserve">Inventaire des mosaiques de la Gaule et de l’Afrique, </w:t>
      </w:r>
      <w:r w:rsidRPr="63DA0401">
        <w:t xml:space="preserve">founded and first published in 1909. </w:t>
      </w:r>
    </w:p>
    <w:p w14:paraId="4F636C47" w14:textId="77777777" w:rsidR="007A139C" w:rsidRDefault="007A139C" w:rsidP="63DA0401">
      <w:pPr>
        <w:pStyle w:val="EndnoteText"/>
        <w:spacing w:line="240" w:lineRule="auto"/>
      </w:pPr>
    </w:p>
  </w:endnote>
  <w:endnote w:id="234">
    <w:p w14:paraId="1F7BBAB5" w14:textId="1C2F5864" w:rsidR="63DA0401" w:rsidRDefault="63DA0401" w:rsidP="63DA0401">
      <w:pPr>
        <w:pStyle w:val="EndnoteText"/>
        <w:spacing w:line="240" w:lineRule="auto"/>
      </w:pPr>
      <w:r w:rsidRPr="63DA0401">
        <w:rPr>
          <w:rStyle w:val="EndnoteReference"/>
        </w:rPr>
        <w:endnoteRef/>
      </w:r>
      <w:r w:rsidRPr="63DA0401">
        <w:t xml:space="preserve"> First published from 1909</w:t>
      </w:r>
      <w:r w:rsidR="00C907BC">
        <w:t xml:space="preserve"> to </w:t>
      </w:r>
      <w:r w:rsidRPr="63DA0401">
        <w:t>1925 with recent supplements from 1957</w:t>
      </w:r>
      <w:r w:rsidR="00C907BC">
        <w:t xml:space="preserve"> to </w:t>
      </w:r>
      <w:r w:rsidRPr="63DA0401">
        <w:t>2000. For a history of the French corp</w:t>
      </w:r>
      <w:r w:rsidR="00410C06">
        <w:t xml:space="preserve">us </w:t>
      </w:r>
      <w:r w:rsidRPr="63DA0401">
        <w:t>of ancient mosaics</w:t>
      </w:r>
      <w:r w:rsidR="009033BD">
        <w:t xml:space="preserve">, see </w:t>
      </w:r>
      <w:r w:rsidRPr="63DA0401">
        <w:rPr>
          <w:i/>
          <w:iCs/>
        </w:rPr>
        <w:t>Gallia: Archéologie des Gaules</w:t>
      </w:r>
      <w:r w:rsidR="00C907BC">
        <w:t>:</w:t>
      </w:r>
      <w:r w:rsidRPr="63DA0401">
        <w:t xml:space="preserve"> </w:t>
      </w:r>
      <w:hyperlink r:id="rId153" w:history="1">
        <w:r w:rsidR="009033BD" w:rsidRPr="00A9517E">
          <w:rPr>
            <w:rStyle w:val="Hyperlink"/>
          </w:rPr>
          <w:t>https://gallia.cnrs.fr/en/issues/gallia-supplements/mosaics/</w:t>
        </w:r>
      </w:hyperlink>
      <w:r w:rsidR="009033BD">
        <w:t>.</w:t>
      </w:r>
      <w:r w:rsidRPr="63DA0401">
        <w:t xml:space="preserve"> Other countries with well-established official mosaic corpora include Italy, Britain, Portugal, Spain, and Tunisia. For a full survey</w:t>
      </w:r>
      <w:r w:rsidR="00C907BC">
        <w:t>, see</w:t>
      </w:r>
      <w:r w:rsidRPr="63DA0401">
        <w:t xml:space="preserve"> </w:t>
      </w:r>
      <w:r w:rsidR="00C379C6">
        <w:t>$$</w:t>
      </w:r>
      <w:r w:rsidRPr="63DA0401">
        <w:t>Roby and Dem</w:t>
      </w:r>
      <w:r w:rsidR="00ED2FA5">
        <w:t>a</w:t>
      </w:r>
      <w:r w:rsidRPr="63DA0401">
        <w:t>s 2013</w:t>
      </w:r>
      <w:r w:rsidR="00C379C6">
        <w:t>$$</w:t>
      </w:r>
      <w:r w:rsidRPr="63DA0401">
        <w:t xml:space="preserve">. </w:t>
      </w:r>
    </w:p>
    <w:p w14:paraId="4134F46F" w14:textId="77777777" w:rsidR="007A139C" w:rsidRDefault="007A139C" w:rsidP="63DA0401">
      <w:pPr>
        <w:pStyle w:val="EndnoteText"/>
        <w:spacing w:line="240" w:lineRule="auto"/>
      </w:pPr>
    </w:p>
  </w:endnote>
  <w:endnote w:id="235">
    <w:p w14:paraId="1A0E1A2F" w14:textId="023129ED" w:rsidR="63DA0401" w:rsidRDefault="63DA0401" w:rsidP="63DA0401">
      <w:pPr>
        <w:pStyle w:val="EndnoteText"/>
        <w:spacing w:line="240" w:lineRule="auto"/>
      </w:pPr>
      <w:r w:rsidRPr="63DA0401">
        <w:rPr>
          <w:rStyle w:val="EndnoteReference"/>
        </w:rPr>
        <w:endnoteRef/>
      </w:r>
      <w:r w:rsidRPr="63DA0401">
        <w:t xml:space="preserve"> In the United States, published works may be under copyright for </w:t>
      </w:r>
      <w:r w:rsidR="00C379C6">
        <w:t>seventy</w:t>
      </w:r>
      <w:r w:rsidRPr="63DA0401">
        <w:t xml:space="preserve"> years after the death of the author, and </w:t>
      </w:r>
      <w:r w:rsidR="00C379C6">
        <w:t>ninety-five</w:t>
      </w:r>
      <w:r w:rsidRPr="63DA0401">
        <w:t xml:space="preserve"> years after publication. For the most up-to-date bibliography of the Orpheus mosaic, see the collection page</w:t>
      </w:r>
      <w:r w:rsidR="004C41CF">
        <w:t xml:space="preserve">, </w:t>
      </w:r>
      <w:hyperlink r:id="rId154" w:history="1">
        <w:r w:rsidR="009624EE" w:rsidRPr="00A9517E">
          <w:rPr>
            <w:rStyle w:val="Hyperlink"/>
          </w:rPr>
          <w:t>https://www.getty.edu/art/collection/object/103QSM</w:t>
        </w:r>
      </w:hyperlink>
      <w:r w:rsidR="00286809">
        <w:t>.</w:t>
      </w:r>
      <w:r w:rsidR="009624EE">
        <w:t xml:space="preserve"> </w:t>
      </w:r>
    </w:p>
    <w:p w14:paraId="2CC3331A" w14:textId="77777777" w:rsidR="007A139C" w:rsidRDefault="007A139C" w:rsidP="63DA0401">
      <w:pPr>
        <w:pStyle w:val="EndnoteText"/>
        <w:spacing w:line="240" w:lineRule="auto"/>
      </w:pPr>
    </w:p>
  </w:endnote>
  <w:endnote w:id="236">
    <w:p w14:paraId="7B355815" w14:textId="3D95B79E" w:rsidR="007A139C" w:rsidRDefault="63DA0401" w:rsidP="63DA0401">
      <w:pPr>
        <w:pStyle w:val="EndnoteText"/>
        <w:spacing w:line="240" w:lineRule="auto"/>
      </w:pPr>
      <w:r w:rsidRPr="63DA0401">
        <w:rPr>
          <w:rStyle w:val="EndnoteReference"/>
        </w:rPr>
        <w:endnoteRef/>
      </w:r>
      <w:r w:rsidRPr="63DA0401">
        <w:t xml:space="preserve"> 70.AH.96</w:t>
      </w:r>
      <w:r w:rsidR="005448EB">
        <w:t>;</w:t>
      </w:r>
      <w:r w:rsidRPr="63DA0401">
        <w:t xml:space="preserve"> </w:t>
      </w:r>
      <w:hyperlink r:id="rId155">
        <w:r w:rsidRPr="63DA0401">
          <w:rPr>
            <w:rStyle w:val="Hyperlink"/>
          </w:rPr>
          <w:t>https://www.getty.edu/art/collection/object/103SQ4</w:t>
        </w:r>
      </w:hyperlink>
      <w:r w:rsidR="007A139C">
        <w:t>.</w:t>
      </w:r>
    </w:p>
    <w:p w14:paraId="42A74E9B" w14:textId="542A70C7" w:rsidR="63DA0401" w:rsidRDefault="63DA0401" w:rsidP="63DA0401">
      <w:pPr>
        <w:pStyle w:val="EndnoteText"/>
        <w:spacing w:line="240" w:lineRule="auto"/>
      </w:pPr>
      <w:r w:rsidRPr="63DA0401">
        <w:t xml:space="preserve"> </w:t>
      </w:r>
    </w:p>
  </w:endnote>
  <w:endnote w:id="237">
    <w:p w14:paraId="587F840F" w14:textId="06618BAA" w:rsidR="006D6C54" w:rsidRDefault="006D6C54" w:rsidP="006D6C54">
      <w:pPr>
        <w:pStyle w:val="EndnoteText"/>
        <w:spacing w:line="240" w:lineRule="auto"/>
      </w:pPr>
      <w:r w:rsidRPr="63DA0401">
        <w:rPr>
          <w:rStyle w:val="EndnoteReference"/>
        </w:rPr>
        <w:endnoteRef/>
      </w:r>
      <w:r w:rsidRPr="63DA0401">
        <w:t xml:space="preserve"> Partage is the system that allowed for the division of finds between the local antiquities authority, foreign excavation teams, and sometimes the local landowner. The partage system was used across the </w:t>
      </w:r>
      <w:r w:rsidRPr="007E4DBD">
        <w:t>Middle East</w:t>
      </w:r>
      <w:r w:rsidR="00410C06" w:rsidRPr="007E4DBD">
        <w:t xml:space="preserve"> and Egypt</w:t>
      </w:r>
      <w:r w:rsidRPr="63DA0401">
        <w:t xml:space="preserve"> as a means of funding and promoting excavations in the late nineteenth and early twentieth century. Updated patrimony and cultural heritage laws have mostly ended the practice, requiring that excavated antiquities remain in their country of discovery. On the history of partage and Egyptian material, see </w:t>
      </w:r>
      <w:r w:rsidR="00C379C6">
        <w:t>$$</w:t>
      </w:r>
      <w:r w:rsidRPr="63DA0401">
        <w:t>Stevenson 2019</w:t>
      </w:r>
      <w:r w:rsidR="00C379C6">
        <w:t>$$</w:t>
      </w:r>
      <w:r w:rsidRPr="63DA0401">
        <w:t xml:space="preserve">. </w:t>
      </w:r>
    </w:p>
    <w:p w14:paraId="2EFA1F33" w14:textId="77777777" w:rsidR="006D6C54" w:rsidRDefault="006D6C54" w:rsidP="006D6C54">
      <w:pPr>
        <w:pStyle w:val="EndnoteText"/>
        <w:spacing w:line="240" w:lineRule="auto"/>
      </w:pPr>
    </w:p>
  </w:endnote>
  <w:endnote w:id="238">
    <w:p w14:paraId="0D86F7E0" w14:textId="73763EA3" w:rsidR="63DA0401" w:rsidRDefault="63DA0401" w:rsidP="63DA0401">
      <w:pPr>
        <w:pStyle w:val="EndnoteText"/>
        <w:spacing w:line="240" w:lineRule="auto"/>
        <w:rPr>
          <w:color w:val="000000" w:themeColor="text1"/>
        </w:rPr>
      </w:pPr>
      <w:r w:rsidRPr="63DA0401">
        <w:rPr>
          <w:rStyle w:val="EndnoteReference"/>
        </w:rPr>
        <w:endnoteRef/>
      </w:r>
      <w:r w:rsidRPr="63DA0401">
        <w:t xml:space="preserve"> </w:t>
      </w:r>
      <w:r w:rsidR="000750D4">
        <w:t>E.g.</w:t>
      </w:r>
      <w:r w:rsidRPr="63DA0401">
        <w:t>, the 2014 sale of objects excavated by Flinders Petrie by the Archaeological Institute of America, St. Louis Chapter</w:t>
      </w:r>
      <w:r w:rsidR="00A167D1">
        <w:t xml:space="preserve"> (see </w:t>
      </w:r>
      <w:r w:rsidR="00C379C6">
        <w:t>$$</w:t>
      </w:r>
      <w:r w:rsidR="00A167D1">
        <w:t>Archaeological Institute of America 2014</w:t>
      </w:r>
      <w:r w:rsidR="00C379C6">
        <w:t>$$</w:t>
      </w:r>
      <w:r w:rsidR="00A167D1">
        <w:t>)</w:t>
      </w:r>
      <w:r w:rsidRPr="63DA0401">
        <w:t>, a pair of antelope horns excavated at Amarna and deaccessioned by the Toledo Museum of Art in 1993</w:t>
      </w:r>
      <w:r w:rsidR="000750D4">
        <w:t xml:space="preserve"> (see</w:t>
      </w:r>
      <w:r w:rsidR="007739AA">
        <w:t xml:space="preserve"> </w:t>
      </w:r>
      <w:hyperlink r:id="rId156">
        <w:r w:rsidRPr="63DA0401">
          <w:rPr>
            <w:rStyle w:val="Hyperlink"/>
          </w:rPr>
          <w:t>https://historical.ha.com/itm/judaica/archaeology/egypt-time-of-akhenaten-1353-1336-bce-a-pair-of-antelope-horns-from-amarna-excavations-total-2-items-/a/6170-52033.s</w:t>
        </w:r>
      </w:hyperlink>
      <w:r w:rsidR="000750D4">
        <w:t>).</w:t>
      </w:r>
      <w:r w:rsidRPr="63DA0401">
        <w:t xml:space="preserve"> </w:t>
      </w:r>
      <w:r w:rsidR="000750D4">
        <w:t>F</w:t>
      </w:r>
      <w:r w:rsidRPr="63DA0401">
        <w:t xml:space="preserve">or a rediscovered excavation history of objects originally distributed through partage, see </w:t>
      </w:r>
      <w:r w:rsidR="00C379C6">
        <w:t>$$</w:t>
      </w:r>
      <w:r w:rsidRPr="63DA0401">
        <w:rPr>
          <w:color w:val="000000" w:themeColor="text1"/>
        </w:rPr>
        <w:t>Green</w:t>
      </w:r>
      <w:r w:rsidR="00390243">
        <w:rPr>
          <w:color w:val="000000" w:themeColor="text1"/>
        </w:rPr>
        <w:t xml:space="preserve"> 2024</w:t>
      </w:r>
      <w:r w:rsidR="00C379C6">
        <w:rPr>
          <w:color w:val="000000" w:themeColor="text1"/>
        </w:rPr>
        <w:t>$$</w:t>
      </w:r>
      <w:r w:rsidR="00390243">
        <w:rPr>
          <w:color w:val="000000" w:themeColor="text1"/>
        </w:rPr>
        <w:t>.</w:t>
      </w:r>
    </w:p>
    <w:p w14:paraId="1C42A77A" w14:textId="77777777" w:rsidR="007A139C" w:rsidRDefault="007A139C" w:rsidP="63DA0401">
      <w:pPr>
        <w:pStyle w:val="EndnoteText"/>
        <w:spacing w:line="240" w:lineRule="auto"/>
      </w:pPr>
    </w:p>
  </w:endnote>
  <w:endnote w:id="239">
    <w:p w14:paraId="18F51B89" w14:textId="740D1FF3" w:rsidR="007A139C" w:rsidRDefault="63DA0401" w:rsidP="63DA0401">
      <w:pPr>
        <w:pStyle w:val="EndnoteText"/>
        <w:spacing w:line="240" w:lineRule="auto"/>
      </w:pPr>
      <w:r w:rsidRPr="63DA0401">
        <w:rPr>
          <w:rStyle w:val="EndnoteReference"/>
        </w:rPr>
        <w:endnoteRef/>
      </w:r>
      <w:r w:rsidRPr="63DA0401">
        <w:t xml:space="preserve"> 73.AH.75</w:t>
      </w:r>
      <w:r w:rsidR="005448EB">
        <w:t>;</w:t>
      </w:r>
      <w:r w:rsidRPr="63DA0401">
        <w:t xml:space="preserve"> </w:t>
      </w:r>
      <w:hyperlink r:id="rId157" w:history="1">
        <w:r w:rsidR="0019380F" w:rsidRPr="00A9517E">
          <w:rPr>
            <w:rStyle w:val="Hyperlink"/>
          </w:rPr>
          <w:t>https://www.getty.edu/art/collection/object/103SYF</w:t>
        </w:r>
      </w:hyperlink>
      <w:r w:rsidR="007A139C">
        <w:t>.</w:t>
      </w:r>
    </w:p>
    <w:p w14:paraId="00F9DF10" w14:textId="0E48C689" w:rsidR="63DA0401" w:rsidRDefault="0019380F" w:rsidP="63DA0401">
      <w:pPr>
        <w:pStyle w:val="EndnoteText"/>
        <w:spacing w:line="240" w:lineRule="auto"/>
      </w:pPr>
      <w:r>
        <w:t xml:space="preserve"> </w:t>
      </w:r>
    </w:p>
  </w:endnote>
  <w:endnote w:id="240">
    <w:p w14:paraId="44819574" w14:textId="548CF325" w:rsidR="63DA0401" w:rsidRDefault="63DA0401" w:rsidP="63DA0401">
      <w:pPr>
        <w:pStyle w:val="EndnoteText"/>
        <w:spacing w:line="240" w:lineRule="auto"/>
      </w:pPr>
      <w:r w:rsidRPr="63DA0401">
        <w:rPr>
          <w:rStyle w:val="EndnoteReference"/>
        </w:rPr>
        <w:endnoteRef/>
      </w:r>
      <w:r w:rsidRPr="63DA0401">
        <w:t xml:space="preserve"> A copy of the 1961 newspaper clipping, preserved in the </w:t>
      </w:r>
      <w:r w:rsidR="009955DA">
        <w:t>Getty M</w:t>
      </w:r>
      <w:r w:rsidRPr="63DA0401">
        <w:t>useum object file, has a typewritten note in French, undated and unsigned, stating that the mosaic was found at “Oued Kharroub,” a site on the outskirts of Sousse; this findspot information was repeated in some subsequent publications</w:t>
      </w:r>
      <w:r w:rsidR="00EF6996">
        <w:t>;</w:t>
      </w:r>
      <w:r w:rsidRPr="63DA0401">
        <w:t xml:space="preserve"> </w:t>
      </w:r>
      <w:r w:rsidR="00EF6996">
        <w:t>s</w:t>
      </w:r>
      <w:r w:rsidRPr="63DA0401">
        <w:t xml:space="preserve">ee </w:t>
      </w:r>
      <w:r w:rsidR="00C379C6">
        <w:t>$$</w:t>
      </w:r>
      <w:r w:rsidRPr="63DA0401">
        <w:t>Belis 2016</w:t>
      </w:r>
      <w:r w:rsidR="00C379C6">
        <w:t>$$</w:t>
      </w:r>
      <w:r w:rsidR="006805FE">
        <w:t>,</w:t>
      </w:r>
      <w:r w:rsidR="00CB249E">
        <w:t xml:space="preserve"> no. 5,</w:t>
      </w:r>
      <w:r w:rsidR="00EF6996">
        <w:t xml:space="preserve"> n.</w:t>
      </w:r>
      <w:r w:rsidRPr="63DA0401">
        <w:t xml:space="preserve"> 1. </w:t>
      </w:r>
    </w:p>
    <w:p w14:paraId="1A70C05A" w14:textId="77777777" w:rsidR="007A139C" w:rsidRDefault="007A139C" w:rsidP="63DA0401">
      <w:pPr>
        <w:pStyle w:val="EndnoteText"/>
        <w:spacing w:line="240" w:lineRule="auto"/>
      </w:pPr>
    </w:p>
  </w:endnote>
  <w:endnote w:id="241">
    <w:p w14:paraId="49559473" w14:textId="1A242554" w:rsidR="007A139C" w:rsidRDefault="63DA0401" w:rsidP="63DA0401">
      <w:pPr>
        <w:pStyle w:val="EndnoteText"/>
        <w:spacing w:line="240" w:lineRule="auto"/>
      </w:pPr>
      <w:r w:rsidRPr="63DA0401">
        <w:rPr>
          <w:rStyle w:val="EndnoteReference"/>
        </w:rPr>
        <w:endnoteRef/>
      </w:r>
      <w:r w:rsidRPr="63DA0401">
        <w:t xml:space="preserve"> 71.AH.113</w:t>
      </w:r>
      <w:r w:rsidR="005448EB">
        <w:t>;</w:t>
      </w:r>
      <w:r w:rsidRPr="63DA0401">
        <w:t xml:space="preserve"> </w:t>
      </w:r>
      <w:hyperlink r:id="rId158" w:history="1">
        <w:r w:rsidR="009320DC" w:rsidRPr="00A9517E">
          <w:rPr>
            <w:rStyle w:val="Hyperlink"/>
          </w:rPr>
          <w:t>https://www.getty.edu/art/collection/object/105XAA</w:t>
        </w:r>
      </w:hyperlink>
      <w:r w:rsidR="007A139C">
        <w:t>.</w:t>
      </w:r>
    </w:p>
    <w:p w14:paraId="2A189759" w14:textId="16795F9C" w:rsidR="63DA0401" w:rsidRDefault="009320DC" w:rsidP="63DA0401">
      <w:pPr>
        <w:pStyle w:val="EndnoteText"/>
        <w:spacing w:line="240" w:lineRule="auto"/>
      </w:pPr>
      <w:r>
        <w:t xml:space="preserve"> </w:t>
      </w:r>
    </w:p>
  </w:endnote>
  <w:endnote w:id="242">
    <w:p w14:paraId="697DD728" w14:textId="1067E241" w:rsidR="63DA0401" w:rsidRDefault="63DA0401" w:rsidP="63DA0401">
      <w:pPr>
        <w:pStyle w:val="EndnoteText"/>
        <w:spacing w:line="240" w:lineRule="auto"/>
      </w:pPr>
      <w:r w:rsidRPr="63DA0401">
        <w:rPr>
          <w:rStyle w:val="EndnoteReference"/>
        </w:rPr>
        <w:endnoteRef/>
      </w:r>
      <w:r w:rsidRPr="63DA0401">
        <w:t xml:space="preserve"> </w:t>
      </w:r>
      <w:r w:rsidR="00C379C6">
        <w:t>$$</w:t>
      </w:r>
      <w:r w:rsidRPr="63DA0401">
        <w:t>Belis 2016</w:t>
      </w:r>
      <w:r w:rsidR="00C379C6">
        <w:t>$$</w:t>
      </w:r>
      <w:r w:rsidRPr="63DA0401">
        <w:t>, no. 6,</w:t>
      </w:r>
      <w:r w:rsidR="00EF6996">
        <w:t xml:space="preserve"> nn.</w:t>
      </w:r>
      <w:r w:rsidRPr="63DA0401">
        <w:t xml:space="preserve"> 1 and 12. </w:t>
      </w:r>
    </w:p>
    <w:p w14:paraId="1C1263A6" w14:textId="77777777" w:rsidR="007A139C" w:rsidRDefault="007A139C" w:rsidP="63DA0401">
      <w:pPr>
        <w:pStyle w:val="EndnoteText"/>
        <w:spacing w:line="240" w:lineRule="auto"/>
      </w:pPr>
    </w:p>
  </w:endnote>
  <w:endnote w:id="243">
    <w:p w14:paraId="4F8AED96" w14:textId="6A7FA91E" w:rsidR="00686577" w:rsidRDefault="00686577" w:rsidP="0068657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C379C6">
        <w:rPr>
          <w:rFonts w:cstheme="minorHAnsi"/>
        </w:rPr>
        <w:t>$$</w:t>
      </w:r>
      <w:r w:rsidRPr="000F31A7">
        <w:rPr>
          <w:rFonts w:cstheme="minorHAnsi"/>
        </w:rPr>
        <w:t>Marlowe 2013</w:t>
      </w:r>
      <w:r w:rsidR="00C379C6">
        <w:rPr>
          <w:rFonts w:cstheme="minorHAnsi"/>
        </w:rPr>
        <w:t>$$</w:t>
      </w:r>
      <w:r w:rsidRPr="000F31A7">
        <w:rPr>
          <w:rFonts w:cstheme="minorHAnsi"/>
        </w:rPr>
        <w:t xml:space="preserve"> expands on this by framing objects as “grounded” vs. “ungrounded” to indicate whether an object’s archaeological context is known, regardless of its celebrity or its date of acquisition.</w:t>
      </w:r>
    </w:p>
    <w:p w14:paraId="08299550" w14:textId="77777777" w:rsidR="007A139C" w:rsidRPr="000F31A7" w:rsidRDefault="007A139C" w:rsidP="00686577">
      <w:pPr>
        <w:pStyle w:val="EndnoteText"/>
        <w:spacing w:line="240" w:lineRule="auto"/>
        <w:rPr>
          <w:rFonts w:cstheme="minorHAnsi"/>
        </w:rPr>
      </w:pPr>
    </w:p>
  </w:endnote>
  <w:endnote w:id="244">
    <w:p w14:paraId="1FC9677D" w14:textId="383AFFEF" w:rsidR="00686577" w:rsidRDefault="00686577" w:rsidP="0068657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See </w:t>
      </w:r>
      <w:r w:rsidR="00C379C6">
        <w:rPr>
          <w:rFonts w:cstheme="minorHAnsi"/>
        </w:rPr>
        <w:t>$$</w:t>
      </w:r>
      <w:r w:rsidRPr="000F31A7">
        <w:rPr>
          <w:rFonts w:cstheme="minorHAnsi"/>
        </w:rPr>
        <w:t>Williams 1996</w:t>
      </w:r>
      <w:r w:rsidR="00C379C6">
        <w:rPr>
          <w:rFonts w:cstheme="minorHAnsi"/>
        </w:rPr>
        <w:t xml:space="preserve"> | </w:t>
      </w:r>
      <w:r w:rsidRPr="000F31A7">
        <w:rPr>
          <w:rFonts w:cstheme="minorHAnsi"/>
        </w:rPr>
        <w:t>11</w:t>
      </w:r>
      <w:r w:rsidR="00C379C6">
        <w:rPr>
          <w:rFonts w:cstheme="minorHAnsi"/>
        </w:rPr>
        <w:t>$$</w:t>
      </w:r>
      <w:r w:rsidRPr="000F31A7">
        <w:rPr>
          <w:rFonts w:cstheme="minorHAnsi"/>
        </w:rPr>
        <w:t xml:space="preserve"> for a </w:t>
      </w:r>
      <w:r w:rsidR="007A139C">
        <w:rPr>
          <w:rFonts w:cstheme="minorHAnsi"/>
        </w:rPr>
        <w:t>nineteenth-</w:t>
      </w:r>
      <w:r w:rsidRPr="000F31A7">
        <w:rPr>
          <w:rFonts w:cstheme="minorHAnsi"/>
        </w:rPr>
        <w:t xml:space="preserve">century account of reselling Tarantine finds as found in Greece, a more fashionable </w:t>
      </w:r>
      <w:r w:rsidR="00CF3F59">
        <w:rPr>
          <w:rFonts w:cstheme="minorHAnsi"/>
        </w:rPr>
        <w:t>findspot</w:t>
      </w:r>
      <w:r w:rsidRPr="000F31A7">
        <w:rPr>
          <w:rFonts w:cstheme="minorHAnsi"/>
        </w:rPr>
        <w:t xml:space="preserve"> designed to increase their value.</w:t>
      </w:r>
    </w:p>
    <w:p w14:paraId="631CF599" w14:textId="77777777" w:rsidR="007A139C" w:rsidRPr="000F31A7" w:rsidRDefault="007A139C" w:rsidP="00686577">
      <w:pPr>
        <w:pStyle w:val="EndnoteText"/>
        <w:spacing w:line="240" w:lineRule="auto"/>
        <w:rPr>
          <w:rFonts w:cstheme="minorHAnsi"/>
        </w:rPr>
      </w:pPr>
    </w:p>
  </w:endnote>
  <w:endnote w:id="245">
    <w:p w14:paraId="24E5573C" w14:textId="534D242F" w:rsidR="007018D6" w:rsidRDefault="007018D6">
      <w:pPr>
        <w:pStyle w:val="EndnoteText"/>
      </w:pPr>
      <w:r>
        <w:rPr>
          <w:rStyle w:val="EndnoteReference"/>
        </w:rPr>
        <w:endnoteRef/>
      </w:r>
      <w:r>
        <w:t xml:space="preserve"> </w:t>
      </w:r>
      <w:hyperlink r:id="rId159" w:history="1">
        <w:hyperlink r:id="rId160" w:history="1">
          <w:hyperlink r:id="rId161" w:history="1">
            <w:hyperlink r:id="rId162" w:history="1">
              <w:r w:rsidRPr="007018D6">
                <w:rPr>
                  <w:rStyle w:val="Hyperlink"/>
                </w:rPr>
                <w:t>67.AK.12</w:t>
              </w:r>
            </w:hyperlink>
          </w:hyperlink>
        </w:hyperlink>
      </w:hyperlink>
      <w:r>
        <w:t xml:space="preserve">; </w:t>
      </w:r>
      <w:hyperlink r:id="rId163" w:history="1">
        <w:r w:rsidRPr="002C22BC">
          <w:rPr>
            <w:rStyle w:val="Hyperlink"/>
          </w:rPr>
          <w:t>https://www.getty.edu/art/collection/object/105X9H</w:t>
        </w:r>
      </w:hyperlink>
      <w:r>
        <w:t>.</w:t>
      </w:r>
    </w:p>
    <w:p w14:paraId="028BA72B" w14:textId="77777777" w:rsidR="007018D6" w:rsidRDefault="007018D6">
      <w:pPr>
        <w:pStyle w:val="EndnoteText"/>
      </w:pPr>
    </w:p>
  </w:endnote>
  <w:endnote w:id="246">
    <w:p w14:paraId="24BE13E3" w14:textId="3B0142C2"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Legacy data refers to data from obsolete or older systems, here used for data holdovers from earlier databases that are not compatible with </w:t>
      </w:r>
      <w:r w:rsidR="00222385" w:rsidRPr="000F31A7">
        <w:rPr>
          <w:rFonts w:cstheme="minorHAnsi"/>
        </w:rPr>
        <w:t>current</w:t>
      </w:r>
      <w:r w:rsidRPr="000F31A7">
        <w:rPr>
          <w:rFonts w:cstheme="minorHAnsi"/>
        </w:rPr>
        <w:t xml:space="preserve"> methodologies or systems. </w:t>
      </w:r>
    </w:p>
    <w:p w14:paraId="43226739" w14:textId="77777777" w:rsidR="007A139C" w:rsidRPr="000F31A7" w:rsidRDefault="007A139C" w:rsidP="000F31A7">
      <w:pPr>
        <w:pStyle w:val="EndnoteText"/>
        <w:spacing w:line="240" w:lineRule="auto"/>
        <w:rPr>
          <w:rFonts w:cstheme="minorHAnsi"/>
        </w:rPr>
      </w:pPr>
    </w:p>
  </w:endnote>
  <w:endnote w:id="247">
    <w:p w14:paraId="4060A36B" w14:textId="3DBBE768" w:rsidR="000830C6" w:rsidRDefault="000830C6" w:rsidP="000F31A7">
      <w:pPr>
        <w:pStyle w:val="EndnoteText"/>
        <w:spacing w:line="240" w:lineRule="auto"/>
        <w:rPr>
          <w:rFonts w:eastAsia="Calibri" w:cstheme="minorHAnsi"/>
        </w:rPr>
      </w:pPr>
      <w:r w:rsidRPr="000F31A7">
        <w:rPr>
          <w:rStyle w:val="EndnoteReference"/>
          <w:rFonts w:cstheme="minorHAnsi"/>
        </w:rPr>
        <w:endnoteRef/>
      </w:r>
      <w:r w:rsidRPr="000F31A7">
        <w:rPr>
          <w:rFonts w:cstheme="minorHAnsi"/>
        </w:rPr>
        <w:t xml:space="preserve"> </w:t>
      </w:r>
      <w:r w:rsidRPr="000F31A7">
        <w:rPr>
          <w:rFonts w:eastAsia="Calibri" w:cstheme="minorHAnsi"/>
        </w:rPr>
        <w:t xml:space="preserve">For one </w:t>
      </w:r>
      <w:r w:rsidR="00A42C24" w:rsidRPr="000F31A7">
        <w:rPr>
          <w:rFonts w:eastAsia="Calibri" w:cstheme="minorHAnsi"/>
        </w:rPr>
        <w:t>example</w:t>
      </w:r>
      <w:r w:rsidRPr="000F31A7">
        <w:rPr>
          <w:rFonts w:eastAsia="Calibri" w:cstheme="minorHAnsi"/>
        </w:rPr>
        <w:t xml:space="preserve">, see </w:t>
      </w:r>
      <w:r w:rsidR="00C379C6">
        <w:rPr>
          <w:rFonts w:eastAsia="Calibri" w:cstheme="minorHAnsi"/>
        </w:rPr>
        <w:t>$$</w:t>
      </w:r>
      <w:r w:rsidRPr="000F31A7">
        <w:rPr>
          <w:rFonts w:eastAsia="Calibri" w:cstheme="minorHAnsi"/>
        </w:rPr>
        <w:t>Barr 2019</w:t>
      </w:r>
      <w:r w:rsidR="00C379C6">
        <w:rPr>
          <w:rFonts w:eastAsia="Calibri" w:cstheme="minorHAnsi"/>
        </w:rPr>
        <w:t xml:space="preserve"> | </w:t>
      </w:r>
      <w:r w:rsidR="00D5649D" w:rsidRPr="000F31A7">
        <w:rPr>
          <w:rFonts w:eastAsia="Calibri" w:cstheme="minorHAnsi"/>
        </w:rPr>
        <w:t>121</w:t>
      </w:r>
      <w:r w:rsidR="00C379C6">
        <w:rPr>
          <w:rFonts w:eastAsia="Calibri" w:cstheme="minorHAnsi"/>
        </w:rPr>
        <w:t>$$</w:t>
      </w:r>
      <w:r w:rsidR="00D5649D" w:rsidRPr="000F31A7">
        <w:rPr>
          <w:rFonts w:eastAsia="Calibri" w:cstheme="minorHAnsi"/>
        </w:rPr>
        <w:t xml:space="preserve">. </w:t>
      </w:r>
    </w:p>
    <w:p w14:paraId="12FE08D9" w14:textId="77777777" w:rsidR="007A139C" w:rsidRPr="000F31A7" w:rsidRDefault="007A139C" w:rsidP="000F31A7">
      <w:pPr>
        <w:pStyle w:val="EndnoteText"/>
        <w:spacing w:line="240" w:lineRule="auto"/>
        <w:rPr>
          <w:rFonts w:eastAsia="Calibri" w:cstheme="minorHAnsi"/>
        </w:rPr>
      </w:pPr>
    </w:p>
  </w:endnote>
  <w:endnote w:id="248">
    <w:p w14:paraId="0BC889DC" w14:textId="355246F7" w:rsidR="002C22BC" w:rsidRPr="00BE0828" w:rsidRDefault="002C22BC">
      <w:pPr>
        <w:pStyle w:val="EndnoteText"/>
        <w:rPr>
          <w:lang w:val="de-DE"/>
        </w:rPr>
      </w:pPr>
      <w:r>
        <w:rPr>
          <w:rStyle w:val="EndnoteReference"/>
        </w:rPr>
        <w:endnoteRef/>
      </w:r>
      <w:r w:rsidRPr="00BE0828">
        <w:rPr>
          <w:lang w:val="de-DE"/>
        </w:rPr>
        <w:t xml:space="preserve"> 71.AA.288; </w:t>
      </w:r>
      <w:hyperlink r:id="rId164" w:history="1">
        <w:r w:rsidRPr="00BE0828">
          <w:rPr>
            <w:rStyle w:val="Hyperlink"/>
            <w:lang w:val="de-DE"/>
          </w:rPr>
          <w:t>https://www.getty.edu/art/collection/object/103SSM</w:t>
        </w:r>
      </w:hyperlink>
      <w:r w:rsidRPr="00BE0828">
        <w:rPr>
          <w:lang w:val="de-DE"/>
        </w:rPr>
        <w:t>.</w:t>
      </w:r>
    </w:p>
    <w:p w14:paraId="45DB145B" w14:textId="77777777" w:rsidR="002C22BC" w:rsidRPr="00BE0828" w:rsidRDefault="002C22BC">
      <w:pPr>
        <w:pStyle w:val="EndnoteText"/>
        <w:rPr>
          <w:lang w:val="de-DE"/>
        </w:rPr>
      </w:pPr>
    </w:p>
  </w:endnote>
  <w:endnote w:id="249">
    <w:p w14:paraId="7EDE92DC" w14:textId="0E847172" w:rsidR="000830C6" w:rsidRDefault="000830C6" w:rsidP="000F31A7">
      <w:pPr>
        <w:pStyle w:val="EndnoteText"/>
        <w:spacing w:line="240" w:lineRule="auto"/>
        <w:rPr>
          <w:rFonts w:eastAsia="Calibri" w:cstheme="minorHAnsi"/>
        </w:rPr>
      </w:pPr>
      <w:r w:rsidRPr="000F31A7">
        <w:rPr>
          <w:rStyle w:val="EndnoteReference"/>
          <w:rFonts w:cstheme="minorHAnsi"/>
        </w:rPr>
        <w:endnoteRef/>
      </w:r>
      <w:r w:rsidRPr="000F31A7">
        <w:rPr>
          <w:rFonts w:cstheme="minorHAnsi"/>
        </w:rPr>
        <w:t xml:space="preserve"> </w:t>
      </w:r>
      <w:r w:rsidR="00C379C6">
        <w:rPr>
          <w:rFonts w:cstheme="minorHAnsi"/>
        </w:rPr>
        <w:t>$$</w:t>
      </w:r>
      <w:r w:rsidR="006E0053" w:rsidRPr="000F31A7">
        <w:rPr>
          <w:rFonts w:cstheme="minorHAnsi"/>
        </w:rPr>
        <w:t>Budrovich</w:t>
      </w:r>
      <w:r w:rsidR="00B516D9">
        <w:rPr>
          <w:rFonts w:cstheme="minorHAnsi"/>
        </w:rPr>
        <w:t xml:space="preserve"> 2016</w:t>
      </w:r>
      <w:r w:rsidR="00C379C6">
        <w:rPr>
          <w:rFonts w:cstheme="minorHAnsi"/>
        </w:rPr>
        <w:t>$$</w:t>
      </w:r>
      <w:r w:rsidR="00B516D9">
        <w:rPr>
          <w:rFonts w:cstheme="minorHAnsi"/>
        </w:rPr>
        <w:t>.</w:t>
      </w:r>
      <w:r w:rsidR="006E0053" w:rsidRPr="000F31A7">
        <w:rPr>
          <w:rFonts w:cstheme="minorHAnsi"/>
        </w:rPr>
        <w:t xml:space="preserve"> </w:t>
      </w:r>
      <w:r w:rsidRPr="000F31A7">
        <w:rPr>
          <w:rFonts w:eastAsia="Calibri" w:cstheme="minorHAnsi"/>
        </w:rPr>
        <w:t xml:space="preserve">Mosaics </w:t>
      </w:r>
      <w:r w:rsidR="00643B07">
        <w:rPr>
          <w:rFonts w:eastAsia="Calibri" w:cstheme="minorHAnsi"/>
        </w:rPr>
        <w:t xml:space="preserve">may be reburied as </w:t>
      </w:r>
      <w:r w:rsidRPr="000F31A7">
        <w:rPr>
          <w:rFonts w:eastAsia="Calibri" w:cstheme="minorHAnsi"/>
        </w:rPr>
        <w:t xml:space="preserve">part of site </w:t>
      </w:r>
      <w:r w:rsidR="00643B07">
        <w:rPr>
          <w:rFonts w:eastAsia="Calibri" w:cstheme="minorHAnsi"/>
        </w:rPr>
        <w:t xml:space="preserve">a </w:t>
      </w:r>
      <w:r w:rsidRPr="000F31A7">
        <w:rPr>
          <w:rFonts w:eastAsia="Calibri" w:cstheme="minorHAnsi"/>
        </w:rPr>
        <w:t>preservation plan</w:t>
      </w:r>
      <w:r w:rsidR="00F6046E">
        <w:rPr>
          <w:rFonts w:eastAsia="Calibri" w:cstheme="minorHAnsi"/>
        </w:rPr>
        <w:t>; see</w:t>
      </w:r>
      <w:r w:rsidRPr="000F31A7">
        <w:rPr>
          <w:rFonts w:eastAsia="Calibri" w:cstheme="minorHAnsi"/>
        </w:rPr>
        <w:t xml:space="preserve"> </w:t>
      </w:r>
      <w:r w:rsidR="00C379C6">
        <w:rPr>
          <w:rFonts w:eastAsia="Calibri" w:cstheme="minorHAnsi"/>
        </w:rPr>
        <w:t>$$</w:t>
      </w:r>
      <w:r w:rsidR="006E0053" w:rsidRPr="000F31A7">
        <w:rPr>
          <w:rFonts w:eastAsia="Calibri" w:cstheme="minorHAnsi"/>
        </w:rPr>
        <w:t>Sivak</w:t>
      </w:r>
      <w:r w:rsidR="00B516D9">
        <w:rPr>
          <w:rFonts w:eastAsia="Calibri" w:cstheme="minorHAnsi"/>
        </w:rPr>
        <w:t xml:space="preserve"> 2021</w:t>
      </w:r>
      <w:r w:rsidR="00C379C6">
        <w:rPr>
          <w:rFonts w:eastAsia="Calibri" w:cstheme="minorHAnsi"/>
        </w:rPr>
        <w:t>$$</w:t>
      </w:r>
      <w:r w:rsidR="00B516D9">
        <w:rPr>
          <w:rFonts w:eastAsia="Calibri" w:cstheme="minorHAnsi"/>
        </w:rPr>
        <w:t>.</w:t>
      </w:r>
      <w:r w:rsidRPr="000F31A7">
        <w:rPr>
          <w:rFonts w:eastAsia="Calibri" w:cstheme="minorHAnsi"/>
        </w:rPr>
        <w:t xml:space="preserve"> </w:t>
      </w:r>
    </w:p>
    <w:p w14:paraId="1C9A1ABD" w14:textId="77777777" w:rsidR="007A139C" w:rsidRPr="000F31A7" w:rsidRDefault="007A139C" w:rsidP="000F31A7">
      <w:pPr>
        <w:pStyle w:val="EndnoteText"/>
        <w:spacing w:line="240" w:lineRule="auto"/>
        <w:rPr>
          <w:rFonts w:cstheme="minorHAnsi"/>
        </w:rPr>
      </w:pPr>
    </w:p>
  </w:endnote>
  <w:endnote w:id="250">
    <w:p w14:paraId="7F4B1184" w14:textId="267E75E7" w:rsidR="000830C6" w:rsidRDefault="000830C6" w:rsidP="000F31A7">
      <w:pPr>
        <w:spacing w:after="0" w:line="240" w:lineRule="auto"/>
        <w:rPr>
          <w:rFonts w:eastAsia="Calibri" w:cstheme="minorHAnsi"/>
          <w:color w:val="FF0000"/>
          <w:sz w:val="20"/>
          <w:szCs w:val="20"/>
        </w:rPr>
      </w:pPr>
      <w:r w:rsidRPr="000F31A7">
        <w:rPr>
          <w:rStyle w:val="EndnoteReference"/>
          <w:rFonts w:cstheme="minorHAnsi"/>
          <w:sz w:val="20"/>
          <w:szCs w:val="20"/>
        </w:rPr>
        <w:endnoteRef/>
      </w:r>
      <w:r w:rsidRPr="000F31A7">
        <w:rPr>
          <w:rFonts w:cstheme="minorHAnsi"/>
          <w:sz w:val="20"/>
          <w:szCs w:val="20"/>
        </w:rPr>
        <w:t xml:space="preserve"> </w:t>
      </w:r>
      <w:r w:rsidRPr="000F31A7">
        <w:rPr>
          <w:rFonts w:eastAsia="Calibri" w:cstheme="minorHAnsi"/>
          <w:sz w:val="20"/>
          <w:szCs w:val="20"/>
        </w:rPr>
        <w:t xml:space="preserve">See </w:t>
      </w:r>
      <w:r w:rsidR="002F4120" w:rsidRPr="000F31A7">
        <w:rPr>
          <w:rFonts w:eastAsia="Calibri" w:cstheme="minorHAnsi"/>
          <w:sz w:val="20"/>
          <w:szCs w:val="20"/>
        </w:rPr>
        <w:t>discussion of 72.AA.153</w:t>
      </w:r>
      <w:r w:rsidR="00643E29" w:rsidRPr="000F31A7">
        <w:rPr>
          <w:rFonts w:eastAsia="Calibri" w:cstheme="minorHAnsi"/>
          <w:sz w:val="20"/>
          <w:szCs w:val="20"/>
        </w:rPr>
        <w:t xml:space="preserve"> and its removed</w:t>
      </w:r>
      <w:r w:rsidR="009446A1">
        <w:rPr>
          <w:rFonts w:eastAsia="Calibri" w:cstheme="minorHAnsi"/>
          <w:sz w:val="20"/>
          <w:szCs w:val="20"/>
        </w:rPr>
        <w:t>, then reunited,</w:t>
      </w:r>
      <w:r w:rsidR="00643E29" w:rsidRPr="000F31A7">
        <w:rPr>
          <w:rFonts w:eastAsia="Calibri" w:cstheme="minorHAnsi"/>
          <w:sz w:val="20"/>
          <w:szCs w:val="20"/>
        </w:rPr>
        <w:t xml:space="preserve"> head</w:t>
      </w:r>
      <w:r w:rsidR="000E31A7" w:rsidRPr="000F31A7">
        <w:rPr>
          <w:rFonts w:eastAsia="Calibri" w:cstheme="minorHAnsi"/>
          <w:sz w:val="20"/>
          <w:szCs w:val="20"/>
        </w:rPr>
        <w:t xml:space="preserve"> </w:t>
      </w:r>
      <w:r w:rsidR="000E31A7" w:rsidRPr="00C379C6">
        <w:rPr>
          <w:rFonts w:eastAsia="Calibri" w:cstheme="minorHAnsi"/>
          <w:sz w:val="20"/>
          <w:szCs w:val="20"/>
        </w:rPr>
        <w:t>2016.38</w:t>
      </w:r>
      <w:r w:rsidR="002F4120" w:rsidRPr="00C379C6">
        <w:rPr>
          <w:rFonts w:eastAsia="Calibri" w:cstheme="minorHAnsi"/>
          <w:sz w:val="20"/>
          <w:szCs w:val="20"/>
        </w:rPr>
        <w:t xml:space="preserve"> </w:t>
      </w:r>
      <w:r w:rsidR="009504FE" w:rsidRPr="00C379C6">
        <w:rPr>
          <w:rFonts w:eastAsia="Calibri" w:cstheme="minorHAnsi"/>
          <w:sz w:val="20"/>
          <w:szCs w:val="20"/>
        </w:rPr>
        <w:t>in note</w:t>
      </w:r>
      <w:r w:rsidR="007156CB" w:rsidRPr="00C379C6">
        <w:rPr>
          <w:rFonts w:eastAsia="Calibri" w:cstheme="minorHAnsi"/>
          <w:sz w:val="20"/>
          <w:szCs w:val="20"/>
        </w:rPr>
        <w:t xml:space="preserve"> 202.</w:t>
      </w:r>
    </w:p>
    <w:p w14:paraId="3172185A" w14:textId="77777777" w:rsidR="007A139C" w:rsidRPr="000F31A7" w:rsidRDefault="007A139C" w:rsidP="000F31A7">
      <w:pPr>
        <w:spacing w:after="0" w:line="240" w:lineRule="auto"/>
        <w:rPr>
          <w:rFonts w:eastAsia="Calibri" w:cstheme="minorHAnsi"/>
          <w:color w:val="FF0000"/>
          <w:sz w:val="20"/>
          <w:szCs w:val="20"/>
        </w:rPr>
      </w:pPr>
    </w:p>
  </w:endnote>
  <w:endnote w:id="251">
    <w:p w14:paraId="2D969038" w14:textId="38301E53" w:rsidR="000830C6" w:rsidRDefault="000830C6" w:rsidP="000F31A7">
      <w:pPr>
        <w:spacing w:after="0" w:line="240" w:lineRule="auto"/>
        <w:rPr>
          <w:rFonts w:eastAsia="Calibri" w:cstheme="minorHAnsi"/>
          <w:sz w:val="20"/>
          <w:szCs w:val="20"/>
        </w:rPr>
      </w:pPr>
      <w:r w:rsidRPr="000F31A7">
        <w:rPr>
          <w:rStyle w:val="EndnoteReference"/>
          <w:rFonts w:cstheme="minorHAnsi"/>
          <w:sz w:val="20"/>
          <w:szCs w:val="20"/>
        </w:rPr>
        <w:endnoteRef/>
      </w:r>
      <w:r w:rsidR="1C33CD6F" w:rsidRPr="000F31A7">
        <w:rPr>
          <w:rFonts w:eastAsia="Calibri" w:cstheme="minorHAnsi"/>
          <w:sz w:val="20"/>
          <w:szCs w:val="20"/>
        </w:rPr>
        <w:t xml:space="preserve"> </w:t>
      </w:r>
      <w:r w:rsidR="00B516D9">
        <w:rPr>
          <w:rFonts w:eastAsia="Calibri" w:cstheme="minorHAnsi"/>
          <w:sz w:val="20"/>
          <w:szCs w:val="20"/>
        </w:rPr>
        <w:t xml:space="preserve">See </w:t>
      </w:r>
      <w:r w:rsidR="00C379C6">
        <w:rPr>
          <w:rFonts w:eastAsia="Calibri" w:cstheme="minorHAnsi"/>
          <w:sz w:val="20"/>
          <w:szCs w:val="20"/>
        </w:rPr>
        <w:t>$$</w:t>
      </w:r>
      <w:r w:rsidR="1C33CD6F" w:rsidRPr="000F31A7">
        <w:rPr>
          <w:rFonts w:eastAsia="Calibri" w:cstheme="minorHAnsi"/>
          <w:sz w:val="20"/>
          <w:szCs w:val="20"/>
        </w:rPr>
        <w:t>Elston</w:t>
      </w:r>
      <w:r w:rsidR="00732850" w:rsidRPr="000F31A7">
        <w:rPr>
          <w:rFonts w:eastAsia="Calibri" w:cstheme="minorHAnsi"/>
          <w:sz w:val="20"/>
          <w:szCs w:val="20"/>
        </w:rPr>
        <w:t xml:space="preserve"> 1990</w:t>
      </w:r>
      <w:r w:rsidR="00C379C6">
        <w:rPr>
          <w:rFonts w:eastAsia="Calibri" w:cstheme="minorHAnsi"/>
          <w:sz w:val="20"/>
          <w:szCs w:val="20"/>
        </w:rPr>
        <w:t>$$</w:t>
      </w:r>
      <w:r w:rsidR="009A7137" w:rsidRPr="000F31A7">
        <w:rPr>
          <w:rFonts w:eastAsia="Calibri" w:cstheme="minorHAnsi"/>
          <w:sz w:val="20"/>
          <w:szCs w:val="20"/>
        </w:rPr>
        <w:t xml:space="preserve">. </w:t>
      </w:r>
      <w:r w:rsidR="009446A1">
        <w:rPr>
          <w:rFonts w:eastAsia="Calibri" w:cstheme="minorHAnsi"/>
          <w:sz w:val="20"/>
          <w:szCs w:val="20"/>
        </w:rPr>
        <w:t>On</w:t>
      </w:r>
      <w:r w:rsidR="1C33CD6F" w:rsidRPr="000F31A7">
        <w:rPr>
          <w:rFonts w:eastAsia="Calibri" w:cstheme="minorHAnsi"/>
          <w:sz w:val="20"/>
          <w:szCs w:val="20"/>
        </w:rPr>
        <w:t xml:space="preserve"> the different usage patterns of iron </w:t>
      </w:r>
      <w:r w:rsidR="009A7137" w:rsidRPr="000F31A7">
        <w:rPr>
          <w:rFonts w:eastAsia="Calibri" w:cstheme="minorHAnsi"/>
          <w:sz w:val="20"/>
          <w:szCs w:val="20"/>
        </w:rPr>
        <w:t>versus</w:t>
      </w:r>
      <w:r w:rsidR="1C33CD6F" w:rsidRPr="000F31A7">
        <w:rPr>
          <w:rFonts w:eastAsia="Calibri" w:cstheme="minorHAnsi"/>
          <w:sz w:val="20"/>
          <w:szCs w:val="20"/>
        </w:rPr>
        <w:t xml:space="preserve"> lead repairs in Athens and Etruria</w:t>
      </w:r>
      <w:r w:rsidR="009A7137" w:rsidRPr="000F31A7">
        <w:rPr>
          <w:rFonts w:eastAsia="Calibri" w:cstheme="minorHAnsi"/>
          <w:sz w:val="20"/>
          <w:szCs w:val="20"/>
        </w:rPr>
        <w:t>,</w:t>
      </w:r>
      <w:r w:rsidR="1C33CD6F" w:rsidRPr="000F31A7">
        <w:rPr>
          <w:rFonts w:eastAsia="Calibri" w:cstheme="minorHAnsi"/>
          <w:sz w:val="20"/>
          <w:szCs w:val="20"/>
        </w:rPr>
        <w:t xml:space="preserve"> see </w:t>
      </w:r>
      <w:r w:rsidR="00C379C6">
        <w:rPr>
          <w:rFonts w:eastAsia="Calibri" w:cstheme="minorHAnsi"/>
          <w:sz w:val="20"/>
          <w:szCs w:val="20"/>
        </w:rPr>
        <w:t>$$</w:t>
      </w:r>
      <w:r w:rsidR="1C33CD6F" w:rsidRPr="000F31A7">
        <w:rPr>
          <w:rFonts w:eastAsia="Calibri" w:cstheme="minorHAnsi"/>
          <w:sz w:val="20"/>
          <w:szCs w:val="20"/>
        </w:rPr>
        <w:t>Bundrick</w:t>
      </w:r>
      <w:r w:rsidR="009A7137" w:rsidRPr="000F31A7">
        <w:rPr>
          <w:rFonts w:eastAsia="Calibri" w:cstheme="minorHAnsi"/>
          <w:sz w:val="20"/>
          <w:szCs w:val="20"/>
        </w:rPr>
        <w:t xml:space="preserve"> </w:t>
      </w:r>
      <w:r w:rsidR="1C33CD6F" w:rsidRPr="000F31A7">
        <w:rPr>
          <w:rFonts w:eastAsia="Calibri" w:cstheme="minorHAnsi"/>
          <w:sz w:val="20"/>
          <w:szCs w:val="20"/>
        </w:rPr>
        <w:t>2019</w:t>
      </w:r>
      <w:r w:rsidR="00C379C6">
        <w:rPr>
          <w:rFonts w:eastAsia="Calibri" w:cstheme="minorHAnsi"/>
          <w:sz w:val="20"/>
          <w:szCs w:val="20"/>
        </w:rPr>
        <w:t xml:space="preserve"> | </w:t>
      </w:r>
      <w:r w:rsidR="1C33CD6F" w:rsidRPr="000F31A7">
        <w:rPr>
          <w:rFonts w:eastAsia="Calibri" w:cstheme="minorHAnsi"/>
          <w:sz w:val="20"/>
          <w:szCs w:val="20"/>
        </w:rPr>
        <w:t>17</w:t>
      </w:r>
      <w:r w:rsidR="009446A1">
        <w:rPr>
          <w:rFonts w:eastAsia="Calibri" w:cstheme="minorHAnsi"/>
          <w:sz w:val="20"/>
          <w:szCs w:val="20"/>
        </w:rPr>
        <w:t>–1</w:t>
      </w:r>
      <w:r w:rsidR="1C33CD6F" w:rsidRPr="000F31A7">
        <w:rPr>
          <w:rFonts w:eastAsia="Calibri" w:cstheme="minorHAnsi"/>
          <w:sz w:val="20"/>
          <w:szCs w:val="20"/>
        </w:rPr>
        <w:t>8</w:t>
      </w:r>
      <w:r w:rsidR="00C379C6">
        <w:rPr>
          <w:rFonts w:eastAsia="Calibri" w:cstheme="minorHAnsi"/>
          <w:sz w:val="20"/>
          <w:szCs w:val="20"/>
        </w:rPr>
        <w:t>$$</w:t>
      </w:r>
      <w:r w:rsidR="1C33CD6F" w:rsidRPr="000F31A7">
        <w:rPr>
          <w:rFonts w:eastAsia="Calibri" w:cstheme="minorHAnsi"/>
          <w:sz w:val="20"/>
          <w:szCs w:val="20"/>
        </w:rPr>
        <w:t>.</w:t>
      </w:r>
    </w:p>
    <w:p w14:paraId="50DAC56D" w14:textId="77777777" w:rsidR="007A139C" w:rsidRPr="000F31A7" w:rsidRDefault="007A139C" w:rsidP="000F31A7">
      <w:pPr>
        <w:spacing w:after="0" w:line="240" w:lineRule="auto"/>
        <w:rPr>
          <w:rFonts w:cstheme="minorHAnsi"/>
          <w:sz w:val="20"/>
          <w:szCs w:val="20"/>
        </w:rPr>
      </w:pPr>
    </w:p>
  </w:endnote>
  <w:endnote w:id="252">
    <w:p w14:paraId="15B4ACFC" w14:textId="66CCBF31" w:rsidR="000830C6" w:rsidRDefault="000830C6" w:rsidP="000F31A7">
      <w:pPr>
        <w:pStyle w:val="EndnoteText"/>
        <w:spacing w:line="240" w:lineRule="auto"/>
        <w:rPr>
          <w:rFonts w:eastAsia="Calibri" w:cstheme="minorHAnsi"/>
        </w:rPr>
      </w:pPr>
      <w:r w:rsidRPr="000F31A7">
        <w:rPr>
          <w:rStyle w:val="EndnoteReference"/>
          <w:rFonts w:cstheme="minorHAnsi"/>
        </w:rPr>
        <w:endnoteRef/>
      </w:r>
      <w:r w:rsidRPr="000F31A7">
        <w:rPr>
          <w:rFonts w:cstheme="minorHAnsi"/>
        </w:rPr>
        <w:t xml:space="preserve"> </w:t>
      </w:r>
      <w:r w:rsidRPr="000F31A7">
        <w:rPr>
          <w:rFonts w:eastAsia="Calibri" w:cstheme="minorHAnsi"/>
        </w:rPr>
        <w:t>Examples of this can be seen in media from marble statuary to mummy portraits, but a minute size is no impediment to this kind of re-creation</w:t>
      </w:r>
      <w:r w:rsidR="009446A1">
        <w:rPr>
          <w:rFonts w:eastAsia="Calibri" w:cstheme="minorHAnsi"/>
        </w:rPr>
        <w:t>;</w:t>
      </w:r>
      <w:r w:rsidRPr="000F31A7">
        <w:rPr>
          <w:rFonts w:eastAsia="Calibri" w:cstheme="minorHAnsi"/>
        </w:rPr>
        <w:t xml:space="preserve"> </w:t>
      </w:r>
      <w:r w:rsidR="00C379C6">
        <w:rPr>
          <w:rFonts w:eastAsia="Calibri" w:cstheme="minorHAnsi"/>
        </w:rPr>
        <w:t>$$</w:t>
      </w:r>
      <w:r w:rsidR="00130396" w:rsidRPr="000F31A7">
        <w:rPr>
          <w:rFonts w:eastAsia="Calibri" w:cstheme="minorHAnsi"/>
        </w:rPr>
        <w:t>Hardwick 2021</w:t>
      </w:r>
      <w:r w:rsidR="00C379C6">
        <w:rPr>
          <w:rFonts w:eastAsia="Calibri" w:cstheme="minorHAnsi"/>
        </w:rPr>
        <w:t xml:space="preserve"> | </w:t>
      </w:r>
      <w:r w:rsidRPr="000F31A7">
        <w:rPr>
          <w:rFonts w:eastAsia="Calibri" w:cstheme="minorHAnsi"/>
        </w:rPr>
        <w:t>103</w:t>
      </w:r>
      <w:r w:rsidR="009446A1">
        <w:rPr>
          <w:rFonts w:eastAsia="Calibri" w:cstheme="minorHAnsi"/>
        </w:rPr>
        <w:t>–</w:t>
      </w:r>
      <w:r w:rsidRPr="000F31A7">
        <w:rPr>
          <w:rFonts w:eastAsia="Calibri" w:cstheme="minorHAnsi"/>
        </w:rPr>
        <w:t>4</w:t>
      </w:r>
      <w:r w:rsidR="00C379C6">
        <w:rPr>
          <w:rFonts w:eastAsia="Calibri" w:cstheme="minorHAnsi"/>
        </w:rPr>
        <w:t>$$</w:t>
      </w:r>
      <w:r w:rsidRPr="000F31A7">
        <w:rPr>
          <w:rFonts w:eastAsia="Calibri" w:cstheme="minorHAnsi"/>
        </w:rPr>
        <w:t>.</w:t>
      </w:r>
    </w:p>
    <w:p w14:paraId="45575545" w14:textId="77777777" w:rsidR="007A139C" w:rsidRPr="000F31A7" w:rsidRDefault="007A139C" w:rsidP="000F31A7">
      <w:pPr>
        <w:pStyle w:val="EndnoteText"/>
        <w:spacing w:line="240" w:lineRule="auto"/>
        <w:rPr>
          <w:rFonts w:eastAsia="Calibri" w:cstheme="minorHAnsi"/>
        </w:rPr>
      </w:pPr>
    </w:p>
  </w:endnote>
  <w:endnote w:id="253">
    <w:p w14:paraId="7DD25A83" w14:textId="74444CB6" w:rsidR="000830C6" w:rsidRDefault="000830C6" w:rsidP="000F31A7">
      <w:pPr>
        <w:spacing w:after="0" w:line="240" w:lineRule="auto"/>
        <w:rPr>
          <w:rFonts w:eastAsia="Calibri" w:cstheme="minorHAnsi"/>
          <w:sz w:val="20"/>
          <w:szCs w:val="20"/>
        </w:rPr>
      </w:pPr>
      <w:r w:rsidRPr="000F31A7">
        <w:rPr>
          <w:rStyle w:val="EndnoteReference"/>
          <w:rFonts w:cstheme="minorHAnsi"/>
          <w:sz w:val="20"/>
          <w:szCs w:val="20"/>
        </w:rPr>
        <w:endnoteRef/>
      </w:r>
      <w:r w:rsidRPr="000F31A7">
        <w:rPr>
          <w:rFonts w:cstheme="minorHAnsi"/>
          <w:sz w:val="20"/>
          <w:szCs w:val="20"/>
        </w:rPr>
        <w:t xml:space="preserve"> </w:t>
      </w:r>
      <w:r w:rsidRPr="000F31A7">
        <w:rPr>
          <w:rFonts w:eastAsia="Calibri" w:cstheme="minorHAnsi"/>
          <w:sz w:val="20"/>
          <w:szCs w:val="20"/>
        </w:rPr>
        <w:t>References to the age of mounts is more common in ce</w:t>
      </w:r>
      <w:r w:rsidR="007F073B" w:rsidRPr="000F31A7">
        <w:rPr>
          <w:rFonts w:eastAsia="Calibri" w:cstheme="minorHAnsi"/>
          <w:sz w:val="20"/>
          <w:szCs w:val="20"/>
        </w:rPr>
        <w:t>r</w:t>
      </w:r>
      <w:r w:rsidRPr="000F31A7">
        <w:rPr>
          <w:rFonts w:eastAsia="Calibri" w:cstheme="minorHAnsi"/>
          <w:sz w:val="20"/>
          <w:szCs w:val="20"/>
        </w:rPr>
        <w:t>tain object categories, such as gems</w:t>
      </w:r>
      <w:r w:rsidR="007A0026" w:rsidRPr="000F31A7">
        <w:rPr>
          <w:rFonts w:eastAsia="Calibri" w:cstheme="minorHAnsi"/>
          <w:sz w:val="20"/>
          <w:szCs w:val="20"/>
        </w:rPr>
        <w:t>; for a case study on one collector’s mounts</w:t>
      </w:r>
      <w:r w:rsidR="009446A1">
        <w:rPr>
          <w:rFonts w:eastAsia="Calibri" w:cstheme="minorHAnsi"/>
          <w:sz w:val="20"/>
          <w:szCs w:val="20"/>
        </w:rPr>
        <w:t>,</w:t>
      </w:r>
      <w:r w:rsidR="007A0026" w:rsidRPr="000F31A7">
        <w:rPr>
          <w:rFonts w:eastAsia="Calibri" w:cstheme="minorHAnsi"/>
          <w:sz w:val="20"/>
          <w:szCs w:val="20"/>
        </w:rPr>
        <w:t xml:space="preserve"> see </w:t>
      </w:r>
      <w:r w:rsidR="00C379C6">
        <w:rPr>
          <w:rFonts w:eastAsia="Calibri" w:cstheme="minorHAnsi"/>
          <w:sz w:val="20"/>
          <w:szCs w:val="20"/>
        </w:rPr>
        <w:t>$$</w:t>
      </w:r>
      <w:r w:rsidR="007A0026" w:rsidRPr="000F31A7">
        <w:rPr>
          <w:rFonts w:eastAsia="Calibri" w:cstheme="minorHAnsi"/>
          <w:sz w:val="20"/>
          <w:szCs w:val="20"/>
        </w:rPr>
        <w:t>Heneage</w:t>
      </w:r>
      <w:r w:rsidR="00130396" w:rsidRPr="000F31A7">
        <w:rPr>
          <w:rFonts w:eastAsia="Calibri" w:cstheme="minorHAnsi"/>
          <w:sz w:val="20"/>
          <w:szCs w:val="20"/>
        </w:rPr>
        <w:t xml:space="preserve"> 2022</w:t>
      </w:r>
      <w:r w:rsidR="00C379C6">
        <w:rPr>
          <w:rFonts w:eastAsia="Calibri" w:cstheme="minorHAnsi"/>
          <w:sz w:val="20"/>
          <w:szCs w:val="20"/>
        </w:rPr>
        <w:t>$$</w:t>
      </w:r>
      <w:r w:rsidR="00130396" w:rsidRPr="000F31A7">
        <w:rPr>
          <w:rFonts w:eastAsia="Calibri" w:cstheme="minorHAnsi"/>
          <w:sz w:val="20"/>
          <w:szCs w:val="20"/>
        </w:rPr>
        <w:t>.</w:t>
      </w:r>
    </w:p>
    <w:p w14:paraId="3A3CC0E2" w14:textId="77777777" w:rsidR="007A139C" w:rsidRPr="000F31A7" w:rsidRDefault="007A139C" w:rsidP="000F31A7">
      <w:pPr>
        <w:spacing w:after="0" w:line="240" w:lineRule="auto"/>
        <w:rPr>
          <w:rFonts w:eastAsia="Calibri" w:cstheme="minorHAnsi"/>
          <w:sz w:val="20"/>
          <w:szCs w:val="20"/>
        </w:rPr>
      </w:pPr>
    </w:p>
  </w:endnote>
  <w:endnote w:id="254">
    <w:p w14:paraId="316FAE6D" w14:textId="574BE819" w:rsidR="000830C6" w:rsidRDefault="000830C6" w:rsidP="5D7FDE1B">
      <w:pPr>
        <w:pStyle w:val="EndnoteText"/>
        <w:spacing w:line="240" w:lineRule="auto"/>
      </w:pPr>
      <w:r w:rsidRPr="5D7FDE1B">
        <w:rPr>
          <w:rStyle w:val="EndnoteReference"/>
        </w:rPr>
        <w:endnoteRef/>
      </w:r>
      <w:r w:rsidR="5D7FDE1B" w:rsidRPr="5D7FDE1B">
        <w:t xml:space="preserve"> </w:t>
      </w:r>
      <w:r w:rsidR="5D7FDE1B" w:rsidRPr="5D7FDE1B">
        <w:rPr>
          <w:rFonts w:eastAsia="Calibri"/>
          <w:color w:val="000000" w:themeColor="text1"/>
        </w:rPr>
        <w:t xml:space="preserve">Inagaki (1876-1951) </w:t>
      </w:r>
      <w:r w:rsidR="002C389D">
        <w:rPr>
          <w:rFonts w:eastAsia="Calibri"/>
          <w:color w:val="000000" w:themeColor="text1"/>
        </w:rPr>
        <w:t xml:space="preserve">was </w:t>
      </w:r>
      <w:r w:rsidR="5D7FDE1B" w:rsidRPr="5D7FDE1B">
        <w:rPr>
          <w:rFonts w:eastAsia="Calibri"/>
          <w:color w:val="000000" w:themeColor="text1"/>
        </w:rPr>
        <w:t>born in Japan and moved to Paris in 1906. By ca. 1911</w:t>
      </w:r>
      <w:r w:rsidR="002C389D">
        <w:rPr>
          <w:rFonts w:eastAsia="Calibri"/>
          <w:color w:val="000000" w:themeColor="text1"/>
        </w:rPr>
        <w:t>–1</w:t>
      </w:r>
      <w:r w:rsidR="5D7FDE1B" w:rsidRPr="5D7FDE1B">
        <w:rPr>
          <w:rFonts w:eastAsia="Calibri"/>
          <w:color w:val="000000" w:themeColor="text1"/>
        </w:rPr>
        <w:t>2, he had begun to create mounts for dealers like Joseph Brummer</w:t>
      </w:r>
      <w:r w:rsidR="002C389D">
        <w:rPr>
          <w:rFonts w:eastAsia="Calibri"/>
          <w:color w:val="000000" w:themeColor="text1"/>
        </w:rPr>
        <w:t>—</w:t>
      </w:r>
      <w:r w:rsidR="5D7FDE1B" w:rsidRPr="5D7FDE1B">
        <w:rPr>
          <w:rFonts w:eastAsia="Calibri"/>
          <w:color w:val="000000" w:themeColor="text1"/>
        </w:rPr>
        <w:t>work that garnered the attention of Auguste Rodin in 1912. Inagaki continued to work on mounts for objects in private collections and on the art market for dealers like Dikran Kelekian, Joseph Altounian, and Charles Ratton, among many others.</w:t>
      </w:r>
      <w:r w:rsidR="00B953AF">
        <w:rPr>
          <w:rFonts w:eastAsia="Calibri"/>
          <w:color w:val="000000" w:themeColor="text1"/>
        </w:rPr>
        <w:t xml:space="preserve"> </w:t>
      </w:r>
      <w:r w:rsidR="5D7FDE1B" w:rsidRPr="5D7FDE1B">
        <w:t xml:space="preserve">However, while Inagaki’s work is connected with a characteristic style, there is little contemporary documentary evidence of the objects he worked with, and instead several stamps are associated with his work. But there is no way to date these mounts beyond his known active dates, nor are there established typologies for the stamps he reportedly used. See </w:t>
      </w:r>
      <w:r w:rsidR="006903C6">
        <w:t>$$</w:t>
      </w:r>
      <w:r w:rsidR="5D7FDE1B" w:rsidRPr="5D7FDE1B">
        <w:t>Scott 2016</w:t>
      </w:r>
      <w:r w:rsidR="006903C6">
        <w:t xml:space="preserve"> | </w:t>
      </w:r>
      <w:r w:rsidR="5D7FDE1B" w:rsidRPr="5D7FDE1B">
        <w:t>246</w:t>
      </w:r>
      <w:r w:rsidR="006903C6">
        <w:t>$$</w:t>
      </w:r>
      <w:r w:rsidR="002C389D">
        <w:t>;</w:t>
      </w:r>
      <w:r w:rsidR="5D7FDE1B" w:rsidRPr="5D7FDE1B">
        <w:t xml:space="preserve"> </w:t>
      </w:r>
      <w:r w:rsidR="006903C6">
        <w:t>$$</w:t>
      </w:r>
      <w:r w:rsidR="5D7FDE1B" w:rsidRPr="5D7FDE1B">
        <w:t>Mellor 2007</w:t>
      </w:r>
      <w:r w:rsidR="006903C6">
        <w:t xml:space="preserve"> | </w:t>
      </w:r>
      <w:r w:rsidR="5D7FDE1B" w:rsidRPr="5D7FDE1B">
        <w:t>7</w:t>
      </w:r>
      <w:r w:rsidR="006903C6">
        <w:t>$$</w:t>
      </w:r>
      <w:r w:rsidR="5D7FDE1B" w:rsidRPr="5D7FDE1B">
        <w:t>.</w:t>
      </w:r>
    </w:p>
    <w:p w14:paraId="3F52D860" w14:textId="77777777" w:rsidR="007A139C" w:rsidRPr="000F31A7" w:rsidRDefault="007A139C" w:rsidP="5D7FDE1B">
      <w:pPr>
        <w:pStyle w:val="EndnoteText"/>
        <w:spacing w:line="240" w:lineRule="auto"/>
      </w:pPr>
    </w:p>
  </w:endnote>
  <w:endnote w:id="255">
    <w:p w14:paraId="5D0145A3" w14:textId="2A39F251" w:rsidR="00DB6F50" w:rsidRDefault="00DB6F50" w:rsidP="3E478756">
      <w:pPr>
        <w:pStyle w:val="EndnoteText"/>
        <w:spacing w:line="240" w:lineRule="auto"/>
        <w:rPr>
          <w:rStyle w:val="Hyperlink"/>
          <w:rFonts w:eastAsiaTheme="minorEastAsia"/>
          <w:color w:val="auto"/>
          <w:u w:val="none"/>
        </w:rPr>
      </w:pPr>
      <w:r w:rsidRPr="000F31A7">
        <w:rPr>
          <w:rStyle w:val="EndnoteReference"/>
          <w:rFonts w:cstheme="minorHAnsi"/>
        </w:rPr>
        <w:endnoteRef/>
      </w:r>
      <w:r w:rsidR="3E478756" w:rsidRPr="3E478756">
        <w:t xml:space="preserve"> For an excellent explication of the British Museum’s collections database and interface with the collection pages, s</w:t>
      </w:r>
      <w:r w:rsidR="3E478756" w:rsidRPr="3E478756">
        <w:rPr>
          <w:rFonts w:eastAsiaTheme="minorEastAsia"/>
        </w:rPr>
        <w:t xml:space="preserve">ee </w:t>
      </w:r>
      <w:r w:rsidR="006903C6">
        <w:rPr>
          <w:rFonts w:eastAsiaTheme="minorEastAsia"/>
        </w:rPr>
        <w:t>$$</w:t>
      </w:r>
      <w:r w:rsidR="3E478756" w:rsidRPr="3E478756">
        <w:rPr>
          <w:rFonts w:eastAsiaTheme="minorEastAsia"/>
          <w:color w:val="2A2A2A"/>
        </w:rPr>
        <w:t>MacDonald 2023</w:t>
      </w:r>
      <w:r w:rsidR="006903C6">
        <w:rPr>
          <w:rFonts w:eastAsiaTheme="minorEastAsia"/>
          <w:color w:val="2A2A2A"/>
        </w:rPr>
        <w:t>$$</w:t>
      </w:r>
      <w:r w:rsidR="3E478756" w:rsidRPr="3E478756">
        <w:rPr>
          <w:rFonts w:eastAsiaTheme="minorEastAsia"/>
          <w:color w:val="2A2A2A"/>
        </w:rPr>
        <w:t xml:space="preserve">. </w:t>
      </w:r>
      <w:r w:rsidR="3E478756" w:rsidRPr="3E478756">
        <w:rPr>
          <w:rStyle w:val="Hyperlink"/>
          <w:rFonts w:eastAsiaTheme="minorEastAsia"/>
          <w:color w:val="auto"/>
          <w:u w:val="none"/>
        </w:rPr>
        <w:t>MacDonald usefully outlines issues around collections metadata pertaining to the British Museum and the field as a whole.</w:t>
      </w:r>
    </w:p>
    <w:p w14:paraId="096A174B" w14:textId="77777777" w:rsidR="007A139C" w:rsidRPr="000F31A7" w:rsidRDefault="007A139C" w:rsidP="3E478756">
      <w:pPr>
        <w:pStyle w:val="EndnoteText"/>
        <w:spacing w:line="240" w:lineRule="auto"/>
        <w:rPr>
          <w:rStyle w:val="Hyperlink"/>
          <w:rFonts w:eastAsia="Source Sans Pro"/>
        </w:rPr>
      </w:pPr>
    </w:p>
  </w:endnote>
  <w:endnote w:id="256">
    <w:p w14:paraId="15EDD8A4" w14:textId="73104967"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Princeton University Art Museum includes some older iterations of provenance along</w:t>
      </w:r>
      <w:r w:rsidR="002C389D">
        <w:rPr>
          <w:rFonts w:cstheme="minorHAnsi"/>
        </w:rPr>
        <w:t xml:space="preserve"> with</w:t>
      </w:r>
      <w:r w:rsidRPr="000F31A7">
        <w:rPr>
          <w:rFonts w:cstheme="minorHAnsi"/>
        </w:rPr>
        <w:t xml:space="preserve"> updated versions, </w:t>
      </w:r>
      <w:r w:rsidR="00FA7E71" w:rsidRPr="00FA7E71">
        <w:rPr>
          <w:rFonts w:cstheme="minorHAnsi"/>
          <w:iCs/>
        </w:rPr>
        <w:t>e.g</w:t>
      </w:r>
      <w:r w:rsidR="00F13F6C">
        <w:rPr>
          <w:rFonts w:cstheme="minorHAnsi"/>
        </w:rPr>
        <w:t xml:space="preserve">., </w:t>
      </w:r>
      <w:r w:rsidR="004E5511" w:rsidRPr="000F31A7">
        <w:rPr>
          <w:rFonts w:cstheme="minorHAnsi"/>
        </w:rPr>
        <w:t xml:space="preserve">in the online record for </w:t>
      </w:r>
      <w:r w:rsidR="007F4935">
        <w:rPr>
          <w:rFonts w:cstheme="minorHAnsi"/>
        </w:rPr>
        <w:t xml:space="preserve">the Napoleon painting inv. no. </w:t>
      </w:r>
      <w:r w:rsidR="004E5511" w:rsidRPr="000F31A7">
        <w:rPr>
          <w:rFonts w:cstheme="minorHAnsi"/>
        </w:rPr>
        <w:t>y1953-78</w:t>
      </w:r>
      <w:r w:rsidRPr="000F31A7">
        <w:rPr>
          <w:rFonts w:cstheme="minorHAnsi"/>
        </w:rPr>
        <w:t xml:space="preserve">: </w:t>
      </w:r>
      <w:hyperlink r:id="rId165">
        <w:r w:rsidRPr="000F31A7">
          <w:rPr>
            <w:rStyle w:val="Hyperlink"/>
            <w:rFonts w:cstheme="minorHAnsi"/>
          </w:rPr>
          <w:t>https://artmuseum.princeton.edu/collections/objects/24513</w:t>
        </w:r>
      </w:hyperlink>
      <w:r w:rsidRPr="000F31A7">
        <w:rPr>
          <w:rFonts w:cstheme="minorHAnsi"/>
        </w:rPr>
        <w:t xml:space="preserve">. </w:t>
      </w:r>
    </w:p>
    <w:p w14:paraId="608E0C34" w14:textId="77777777" w:rsidR="007A139C" w:rsidRPr="000F31A7" w:rsidRDefault="007A139C" w:rsidP="000F31A7">
      <w:pPr>
        <w:pStyle w:val="EndnoteText"/>
        <w:spacing w:line="240" w:lineRule="auto"/>
        <w:rPr>
          <w:rFonts w:cstheme="minorHAnsi"/>
        </w:rPr>
      </w:pPr>
    </w:p>
  </w:endnote>
  <w:endnote w:id="257">
    <w:p w14:paraId="6C040317" w14:textId="5BADE6F1"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4E5511" w:rsidRPr="000F31A7">
        <w:rPr>
          <w:rFonts w:cstheme="minorHAnsi"/>
        </w:rPr>
        <w:t xml:space="preserve">See </w:t>
      </w:r>
      <w:r w:rsidR="006903C6">
        <w:rPr>
          <w:rFonts w:cstheme="minorHAnsi"/>
        </w:rPr>
        <w:t>$$</w:t>
      </w:r>
      <w:r w:rsidRPr="000F31A7">
        <w:rPr>
          <w:rFonts w:cstheme="minorHAnsi"/>
        </w:rPr>
        <w:t>Force 2019</w:t>
      </w:r>
      <w:r w:rsidR="006903C6">
        <w:rPr>
          <w:rFonts w:cstheme="minorHAnsi"/>
        </w:rPr>
        <w:t>$$</w:t>
      </w:r>
      <w:r w:rsidR="004E5511" w:rsidRPr="000F31A7">
        <w:rPr>
          <w:rFonts w:cstheme="minorHAnsi"/>
        </w:rPr>
        <w:t>.</w:t>
      </w:r>
      <w:r w:rsidRPr="000F31A7">
        <w:rPr>
          <w:rFonts w:cstheme="minorHAnsi"/>
        </w:rPr>
        <w:t xml:space="preserve"> </w:t>
      </w:r>
    </w:p>
    <w:p w14:paraId="29B09A91" w14:textId="77777777" w:rsidR="007A139C" w:rsidRPr="000F31A7" w:rsidRDefault="007A139C" w:rsidP="000F31A7">
      <w:pPr>
        <w:pStyle w:val="EndnoteText"/>
        <w:spacing w:line="240" w:lineRule="auto"/>
        <w:rPr>
          <w:rFonts w:cstheme="minorHAnsi"/>
          <w:i/>
          <w:iCs/>
        </w:rPr>
      </w:pPr>
    </w:p>
  </w:endnote>
  <w:endnote w:id="258">
    <w:p w14:paraId="5C702BDC" w14:textId="134C60A3" w:rsidR="000830C6" w:rsidRDefault="000830C6" w:rsidP="000F31A7">
      <w:pPr>
        <w:pStyle w:val="EndnoteText"/>
        <w:spacing w:line="240" w:lineRule="auto"/>
        <w:rPr>
          <w:rFonts w:cstheme="minorHAnsi"/>
        </w:rPr>
      </w:pPr>
      <w:r w:rsidRPr="000F31A7">
        <w:rPr>
          <w:rStyle w:val="EndnoteReference"/>
          <w:rFonts w:cstheme="minorHAnsi"/>
        </w:rPr>
        <w:endnoteRef/>
      </w:r>
      <w:r w:rsidRPr="00A40756">
        <w:rPr>
          <w:rFonts w:cstheme="minorHAnsi"/>
        </w:rPr>
        <w:t xml:space="preserve"> </w:t>
      </w:r>
      <w:r w:rsidR="006903C6">
        <w:rPr>
          <w:rFonts w:cstheme="minorHAnsi"/>
        </w:rPr>
        <w:t>$$</w:t>
      </w:r>
      <w:r w:rsidRPr="00A40756">
        <w:rPr>
          <w:rFonts w:cstheme="minorHAnsi"/>
        </w:rPr>
        <w:t>Barr 2018</w:t>
      </w:r>
      <w:r w:rsidR="00422F18" w:rsidRPr="00A40756">
        <w:rPr>
          <w:rFonts w:cstheme="minorHAnsi"/>
        </w:rPr>
        <w:t>a</w:t>
      </w:r>
      <w:r w:rsidR="006903C6">
        <w:rPr>
          <w:rFonts w:cstheme="minorHAnsi"/>
        </w:rPr>
        <w:t xml:space="preserve"> | </w:t>
      </w:r>
      <w:r w:rsidRPr="00A40756">
        <w:rPr>
          <w:rFonts w:cstheme="minorHAnsi"/>
        </w:rPr>
        <w:t>195</w:t>
      </w:r>
      <w:r w:rsidR="006903C6">
        <w:rPr>
          <w:rFonts w:cstheme="minorHAnsi"/>
        </w:rPr>
        <w:t>$$</w:t>
      </w:r>
      <w:r w:rsidR="00F50436" w:rsidRPr="00A40756">
        <w:rPr>
          <w:rFonts w:cstheme="minorHAnsi"/>
        </w:rPr>
        <w:t>.</w:t>
      </w:r>
    </w:p>
    <w:p w14:paraId="17E736F6" w14:textId="77777777" w:rsidR="007A139C" w:rsidRPr="00A40756" w:rsidRDefault="007A139C" w:rsidP="000F31A7">
      <w:pPr>
        <w:pStyle w:val="EndnoteText"/>
        <w:spacing w:line="240" w:lineRule="auto"/>
        <w:rPr>
          <w:rFonts w:cstheme="minorHAnsi"/>
        </w:rPr>
      </w:pPr>
    </w:p>
  </w:endnote>
  <w:endnote w:id="259">
    <w:p w14:paraId="1E1D3FF1" w14:textId="7550AD1E" w:rsidR="001772E2" w:rsidRDefault="001772E2" w:rsidP="001772E2">
      <w:pPr>
        <w:pStyle w:val="EndnoteText"/>
        <w:spacing w:line="240" w:lineRule="auto"/>
      </w:pPr>
      <w:r w:rsidRPr="000F31A7">
        <w:rPr>
          <w:rStyle w:val="EndnoteReference"/>
          <w:rFonts w:cstheme="minorHAnsi"/>
        </w:rPr>
        <w:endnoteRef/>
      </w:r>
      <w:r w:rsidRPr="00A40756">
        <w:rPr>
          <w:rFonts w:cstheme="minorHAnsi"/>
        </w:rPr>
        <w:t xml:space="preserve"> 2001.7</w:t>
      </w:r>
      <w:r w:rsidR="00AE5D4C">
        <w:rPr>
          <w:rFonts w:cstheme="minorHAnsi"/>
        </w:rPr>
        <w:t>;</w:t>
      </w:r>
      <w:r w:rsidRPr="00A40756">
        <w:rPr>
          <w:rFonts w:cstheme="minorHAnsi"/>
        </w:rPr>
        <w:t xml:space="preserve"> </w:t>
      </w:r>
      <w:hyperlink r:id="rId166" w:history="1">
        <w:r w:rsidRPr="00A40756">
          <w:rPr>
            <w:rStyle w:val="Hyperlink"/>
            <w:rFonts w:cstheme="minorHAnsi"/>
          </w:rPr>
          <w:t>https://www.getty.edu/art/collection/object/108GSK</w:t>
        </w:r>
      </w:hyperlink>
      <w:r>
        <w:t>.</w:t>
      </w:r>
    </w:p>
    <w:p w14:paraId="632AD585" w14:textId="77777777" w:rsidR="001772E2" w:rsidRPr="00A40756" w:rsidRDefault="001772E2" w:rsidP="001772E2">
      <w:pPr>
        <w:pStyle w:val="EndnoteText"/>
        <w:spacing w:line="240" w:lineRule="auto"/>
        <w:rPr>
          <w:rFonts w:cstheme="minorHAnsi"/>
        </w:rPr>
      </w:pPr>
      <w:r w:rsidRPr="00A40756">
        <w:rPr>
          <w:rFonts w:cstheme="minorHAnsi"/>
        </w:rPr>
        <w:t xml:space="preserve"> </w:t>
      </w:r>
    </w:p>
  </w:endnote>
  <w:endnote w:id="260">
    <w:p w14:paraId="6065A203" w14:textId="2A0595A8"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Marion True, Department of Antiquities, </w:t>
      </w:r>
      <w:r w:rsidR="007F4935">
        <w:rPr>
          <w:rFonts w:cstheme="minorHAnsi"/>
        </w:rPr>
        <w:t>“</w:t>
      </w:r>
      <w:r w:rsidRPr="000F31A7">
        <w:rPr>
          <w:rFonts w:cstheme="minorHAnsi"/>
        </w:rPr>
        <w:t>Curator’s Report/Proposed Acquisition (January 12, 2001),</w:t>
      </w:r>
      <w:r w:rsidR="007F4935">
        <w:rPr>
          <w:rFonts w:cstheme="minorHAnsi"/>
        </w:rPr>
        <w:t>”</w:t>
      </w:r>
      <w:r w:rsidRPr="000F31A7">
        <w:rPr>
          <w:rFonts w:cstheme="minorHAnsi"/>
        </w:rPr>
        <w:t xml:space="preserve"> 2001.7 </w:t>
      </w:r>
      <w:r w:rsidR="007F4935">
        <w:rPr>
          <w:rFonts w:cstheme="minorHAnsi"/>
        </w:rPr>
        <w:t>c</w:t>
      </w:r>
      <w:r w:rsidRPr="000F31A7">
        <w:rPr>
          <w:rFonts w:cstheme="minorHAnsi"/>
        </w:rPr>
        <w:t>uratorial File.</w:t>
      </w:r>
    </w:p>
    <w:p w14:paraId="49D8336F" w14:textId="77777777" w:rsidR="007A139C" w:rsidRPr="000F31A7" w:rsidRDefault="007A139C" w:rsidP="000F31A7">
      <w:pPr>
        <w:pStyle w:val="EndnoteText"/>
        <w:spacing w:line="240" w:lineRule="auto"/>
        <w:rPr>
          <w:rFonts w:cstheme="minorHAnsi"/>
        </w:rPr>
      </w:pPr>
    </w:p>
  </w:endnote>
  <w:endnote w:id="261">
    <w:p w14:paraId="06A20E50" w14:textId="4F051BEF" w:rsidR="007A139C" w:rsidRDefault="000830C6" w:rsidP="000F31A7">
      <w:pPr>
        <w:pStyle w:val="EndnoteText"/>
        <w:spacing w:line="240" w:lineRule="auto"/>
      </w:pPr>
      <w:r w:rsidRPr="000F31A7">
        <w:rPr>
          <w:rStyle w:val="EndnoteReference"/>
          <w:rFonts w:cstheme="minorHAnsi"/>
        </w:rPr>
        <w:endnoteRef/>
      </w:r>
      <w:r w:rsidRPr="000F31A7">
        <w:rPr>
          <w:rFonts w:cstheme="minorHAnsi"/>
        </w:rPr>
        <w:t xml:space="preserve"> Such discrepancies between</w:t>
      </w:r>
      <w:r w:rsidR="008378C1">
        <w:rPr>
          <w:rFonts w:cstheme="minorHAnsi"/>
        </w:rPr>
        <w:t xml:space="preserve"> a</w:t>
      </w:r>
      <w:r w:rsidRPr="000F31A7">
        <w:rPr>
          <w:rFonts w:cstheme="minorHAnsi"/>
        </w:rPr>
        <w:t xml:space="preserve"> printed record and online record are not uncommon</w:t>
      </w:r>
      <w:r w:rsidR="007F4935">
        <w:rPr>
          <w:rFonts w:cstheme="minorHAnsi"/>
        </w:rPr>
        <w:t xml:space="preserve">, hence the importance of checking </w:t>
      </w:r>
      <w:r w:rsidRPr="000F31A7">
        <w:rPr>
          <w:rFonts w:cstheme="minorHAnsi"/>
        </w:rPr>
        <w:t xml:space="preserve">both the </w:t>
      </w:r>
      <w:r w:rsidR="008378C1">
        <w:rPr>
          <w:rFonts w:cstheme="minorHAnsi"/>
        </w:rPr>
        <w:t xml:space="preserve">print and </w:t>
      </w:r>
      <w:r w:rsidRPr="000F31A7">
        <w:rPr>
          <w:rFonts w:cstheme="minorHAnsi"/>
        </w:rPr>
        <w:t>digital</w:t>
      </w:r>
      <w:r w:rsidR="007739AA">
        <w:rPr>
          <w:rFonts w:cstheme="minorHAnsi"/>
        </w:rPr>
        <w:t xml:space="preserve"> </w:t>
      </w:r>
      <w:r w:rsidRPr="000F31A7">
        <w:rPr>
          <w:rFonts w:cstheme="minorHAnsi"/>
        </w:rPr>
        <w:t>versions of sale catalogues</w:t>
      </w:r>
      <w:r w:rsidR="007F4935">
        <w:rPr>
          <w:rFonts w:cstheme="minorHAnsi"/>
        </w:rPr>
        <w:t xml:space="preserve"> when available</w:t>
      </w:r>
      <w:r w:rsidR="00AD490C">
        <w:rPr>
          <w:rFonts w:cstheme="minorHAnsi"/>
        </w:rPr>
        <w:t xml:space="preserve"> (</w:t>
      </w:r>
      <w:r w:rsidR="006903C6">
        <w:rPr>
          <w:rFonts w:cstheme="minorHAnsi"/>
        </w:rPr>
        <w:t>$$</w:t>
      </w:r>
      <w:r w:rsidRPr="000F31A7">
        <w:rPr>
          <w:rFonts w:cstheme="minorHAnsi"/>
        </w:rPr>
        <w:t>Christie’s</w:t>
      </w:r>
      <w:r w:rsidR="00AD490C">
        <w:rPr>
          <w:rFonts w:cstheme="minorHAnsi"/>
        </w:rPr>
        <w:t xml:space="preserve"> 199</w:t>
      </w:r>
      <w:r w:rsidR="00F11E46">
        <w:rPr>
          <w:rFonts w:cstheme="minorHAnsi"/>
        </w:rPr>
        <w:t>7</w:t>
      </w:r>
      <w:r w:rsidR="006903C6">
        <w:rPr>
          <w:rFonts w:cstheme="minorHAnsi"/>
        </w:rPr>
        <w:t>$$</w:t>
      </w:r>
      <w:r w:rsidRPr="000F31A7">
        <w:rPr>
          <w:rFonts w:cstheme="minorHAnsi"/>
        </w:rPr>
        <w:t xml:space="preserve">, </w:t>
      </w:r>
      <w:r w:rsidR="00AD490C">
        <w:rPr>
          <w:rFonts w:cstheme="minorHAnsi"/>
        </w:rPr>
        <w:t>l</w:t>
      </w:r>
      <w:r w:rsidRPr="000F31A7">
        <w:rPr>
          <w:rFonts w:cstheme="minorHAnsi"/>
        </w:rPr>
        <w:t>ot 174</w:t>
      </w:r>
      <w:r w:rsidR="00AD490C">
        <w:rPr>
          <w:rFonts w:cstheme="minorHAnsi"/>
        </w:rPr>
        <w:t xml:space="preserve">; </w:t>
      </w:r>
      <w:hyperlink r:id="rId167" w:history="1">
        <w:r w:rsidR="00AD490C" w:rsidRPr="00A9517E">
          <w:rPr>
            <w:rStyle w:val="Hyperlink"/>
            <w:rFonts w:cstheme="minorHAnsi"/>
          </w:rPr>
          <w:t>https://www.christies.com/lot/lot-227064/</w:t>
        </w:r>
      </w:hyperlink>
      <w:r w:rsidR="006903C6">
        <w:t>)</w:t>
      </w:r>
      <w:r w:rsidR="007A139C">
        <w:t>.</w:t>
      </w:r>
    </w:p>
    <w:p w14:paraId="47CBF1B2" w14:textId="3F7DCC0E" w:rsidR="000830C6" w:rsidRPr="000F31A7" w:rsidRDefault="00B953AF" w:rsidP="000F31A7">
      <w:pPr>
        <w:pStyle w:val="EndnoteText"/>
        <w:spacing w:line="240" w:lineRule="auto"/>
        <w:rPr>
          <w:rFonts w:cstheme="minorHAnsi"/>
        </w:rPr>
      </w:pPr>
      <w:r>
        <w:rPr>
          <w:rFonts w:cstheme="minorHAnsi"/>
        </w:rPr>
        <w:t xml:space="preserve"> </w:t>
      </w:r>
    </w:p>
  </w:endnote>
  <w:endnote w:id="262">
    <w:p w14:paraId="3E946C04" w14:textId="390F8E5C"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w:t>
      </w:r>
      <w:r w:rsidR="006903C6">
        <w:rPr>
          <w:rFonts w:cstheme="minorHAnsi"/>
        </w:rPr>
        <w:t>$$</w:t>
      </w:r>
      <w:r w:rsidR="00971209" w:rsidRPr="000F31A7">
        <w:rPr>
          <w:rFonts w:cstheme="minorHAnsi"/>
        </w:rPr>
        <w:t xml:space="preserve">Adams </w:t>
      </w:r>
      <w:r w:rsidR="00CD43A9" w:rsidRPr="000F31A7">
        <w:rPr>
          <w:rFonts w:cstheme="minorHAnsi"/>
        </w:rPr>
        <w:t xml:space="preserve">and Morton </w:t>
      </w:r>
      <w:r w:rsidR="00971209" w:rsidRPr="000F31A7">
        <w:rPr>
          <w:rFonts w:cstheme="minorHAnsi"/>
        </w:rPr>
        <w:t>2000</w:t>
      </w:r>
      <w:r w:rsidR="006903C6">
        <w:rPr>
          <w:rFonts w:cstheme="minorHAnsi"/>
        </w:rPr>
        <w:t xml:space="preserve"> | </w:t>
      </w:r>
      <w:r w:rsidR="007F4935">
        <w:rPr>
          <w:rFonts w:cstheme="minorHAnsi"/>
        </w:rPr>
        <w:t>n.p.</w:t>
      </w:r>
      <w:r w:rsidR="006903C6">
        <w:rPr>
          <w:rFonts w:cstheme="minorHAnsi"/>
        </w:rPr>
        <w:t>$$.</w:t>
      </w:r>
      <w:r w:rsidRPr="000F31A7">
        <w:rPr>
          <w:rFonts w:cstheme="minorHAnsi"/>
        </w:rPr>
        <w:t xml:space="preserve"> </w:t>
      </w:r>
    </w:p>
    <w:p w14:paraId="68C6AE10" w14:textId="77777777" w:rsidR="007A139C" w:rsidRPr="000F31A7" w:rsidRDefault="007A139C" w:rsidP="000F31A7">
      <w:pPr>
        <w:pStyle w:val="EndnoteText"/>
        <w:spacing w:line="240" w:lineRule="auto"/>
        <w:rPr>
          <w:rFonts w:cstheme="minorHAnsi"/>
        </w:rPr>
      </w:pPr>
    </w:p>
  </w:endnote>
  <w:endnote w:id="263">
    <w:p w14:paraId="01372D2B" w14:textId="55A6A6CB" w:rsidR="000830C6" w:rsidRDefault="000830C6" w:rsidP="000F31A7">
      <w:pPr>
        <w:spacing w:after="0" w:line="240" w:lineRule="auto"/>
        <w:rPr>
          <w:rFonts w:eastAsia="Calibri" w:cstheme="minorHAnsi"/>
          <w:sz w:val="20"/>
          <w:szCs w:val="20"/>
        </w:rPr>
      </w:pPr>
      <w:r w:rsidRPr="000F31A7">
        <w:rPr>
          <w:rStyle w:val="EndnoteReference"/>
          <w:rFonts w:cstheme="minorHAnsi"/>
          <w:sz w:val="20"/>
          <w:szCs w:val="20"/>
        </w:rPr>
        <w:endnoteRef/>
      </w:r>
      <w:r w:rsidRPr="000F31A7">
        <w:rPr>
          <w:rFonts w:cstheme="minorHAnsi"/>
          <w:sz w:val="20"/>
          <w:szCs w:val="20"/>
        </w:rPr>
        <w:t xml:space="preserve"> A valuable resource is </w:t>
      </w:r>
      <w:r w:rsidR="00263028">
        <w:rPr>
          <w:rFonts w:cstheme="minorHAnsi"/>
          <w:sz w:val="20"/>
          <w:szCs w:val="20"/>
        </w:rPr>
        <w:t xml:space="preserve">The Peerage, </w:t>
      </w:r>
      <w:hyperlink r:id="rId168" w:history="1">
        <w:r w:rsidRPr="000F31A7">
          <w:rPr>
            <w:rStyle w:val="Hyperlink"/>
            <w:rFonts w:cstheme="minorHAnsi"/>
            <w:sz w:val="20"/>
            <w:szCs w:val="20"/>
          </w:rPr>
          <w:t>http://www.thepeerage.com</w:t>
        </w:r>
      </w:hyperlink>
      <w:r w:rsidRPr="000F31A7">
        <w:rPr>
          <w:rFonts w:cstheme="minorHAnsi"/>
          <w:sz w:val="20"/>
          <w:szCs w:val="20"/>
        </w:rPr>
        <w:t>, which unofficially collates various peerage texts. Wikipedia is useful for cross-referencing, and often the relevant country’s page (in this case</w:t>
      </w:r>
      <w:r w:rsidR="00C9012B" w:rsidRPr="000F31A7">
        <w:rPr>
          <w:rFonts w:cstheme="minorHAnsi"/>
          <w:sz w:val="20"/>
          <w:szCs w:val="20"/>
        </w:rPr>
        <w:t xml:space="preserve"> Italy</w:t>
      </w:r>
      <w:r w:rsidRPr="000F31A7">
        <w:rPr>
          <w:rFonts w:cstheme="minorHAnsi"/>
          <w:sz w:val="20"/>
          <w:szCs w:val="20"/>
        </w:rPr>
        <w:t>), will have more information and bibliography. A published genealogy for the Savoy family was also referenced</w:t>
      </w:r>
      <w:r w:rsidR="007A139C">
        <w:rPr>
          <w:rFonts w:cstheme="minorHAnsi"/>
          <w:sz w:val="20"/>
          <w:szCs w:val="20"/>
        </w:rPr>
        <w:t xml:space="preserve"> in</w:t>
      </w:r>
      <w:r w:rsidRPr="000F31A7">
        <w:rPr>
          <w:rFonts w:cstheme="minorHAnsi"/>
          <w:sz w:val="20"/>
          <w:szCs w:val="20"/>
        </w:rPr>
        <w:t xml:space="preserve"> </w:t>
      </w:r>
      <w:r w:rsidR="006903C6">
        <w:rPr>
          <w:rFonts w:cstheme="minorHAnsi"/>
          <w:sz w:val="20"/>
          <w:szCs w:val="20"/>
        </w:rPr>
        <w:t>$$</w:t>
      </w:r>
      <w:r w:rsidRPr="000F31A7">
        <w:rPr>
          <w:rFonts w:eastAsia="Calibri" w:cstheme="minorHAnsi"/>
          <w:sz w:val="20"/>
          <w:szCs w:val="20"/>
        </w:rPr>
        <w:t>Sticca 1936</w:t>
      </w:r>
      <w:r w:rsidR="006903C6">
        <w:rPr>
          <w:rFonts w:eastAsia="Calibri" w:cstheme="minorHAnsi"/>
          <w:sz w:val="20"/>
          <w:szCs w:val="20"/>
        </w:rPr>
        <w:t>$$</w:t>
      </w:r>
      <w:r w:rsidR="00C9012B" w:rsidRPr="000F31A7">
        <w:rPr>
          <w:rFonts w:eastAsia="Calibri" w:cstheme="minorHAnsi"/>
          <w:sz w:val="20"/>
          <w:szCs w:val="20"/>
        </w:rPr>
        <w:t xml:space="preserve">. </w:t>
      </w:r>
    </w:p>
    <w:p w14:paraId="78A94BE3" w14:textId="77777777" w:rsidR="007A139C" w:rsidRPr="000F31A7" w:rsidRDefault="007A139C" w:rsidP="000F31A7">
      <w:pPr>
        <w:spacing w:after="0" w:line="240" w:lineRule="auto"/>
        <w:rPr>
          <w:rFonts w:cstheme="minorHAnsi"/>
          <w:sz w:val="20"/>
          <w:szCs w:val="20"/>
        </w:rPr>
      </w:pPr>
    </w:p>
  </w:endnote>
  <w:endnote w:id="264">
    <w:p w14:paraId="0D50D37C" w14:textId="6EA3C3C6"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There were several women named Maria Cristina in the Savoy family, but the supposed owner of the bull lived 1812</w:t>
      </w:r>
      <w:r w:rsidR="00263028">
        <w:rPr>
          <w:rFonts w:cstheme="minorHAnsi"/>
        </w:rPr>
        <w:t>–</w:t>
      </w:r>
      <w:r w:rsidRPr="000F31A7">
        <w:rPr>
          <w:rFonts w:cstheme="minorHAnsi"/>
        </w:rPr>
        <w:t>1835</w:t>
      </w:r>
      <w:r w:rsidR="00263028">
        <w:rPr>
          <w:rFonts w:cstheme="minorHAnsi"/>
        </w:rPr>
        <w:t xml:space="preserve"> and</w:t>
      </w:r>
      <w:r w:rsidRPr="000F31A7">
        <w:rPr>
          <w:rFonts w:cstheme="minorHAnsi"/>
        </w:rPr>
        <w:t xml:space="preserve"> did not have a line of decent to its purported recent owner, Tommaso of Savoy (1854</w:t>
      </w:r>
      <w:r w:rsidR="00263028">
        <w:rPr>
          <w:rFonts w:cstheme="minorHAnsi"/>
        </w:rPr>
        <w:t>–</w:t>
      </w:r>
      <w:r w:rsidRPr="000F31A7">
        <w:rPr>
          <w:rFonts w:cstheme="minorHAnsi"/>
        </w:rPr>
        <w:t>1931). The statement likely refers to Maria Cristina di Borbone-Napoli (1779</w:t>
      </w:r>
      <w:r w:rsidR="00263028">
        <w:rPr>
          <w:rFonts w:cstheme="minorHAnsi"/>
        </w:rPr>
        <w:t>–</w:t>
      </w:r>
      <w:r w:rsidRPr="000F31A7">
        <w:rPr>
          <w:rFonts w:cstheme="minorHAnsi"/>
        </w:rPr>
        <w:t xml:space="preserve">1849), a Savoy through marriage with a roundabout line of inheritance to Tommaso. </w:t>
      </w:r>
      <w:r w:rsidRPr="00AE561E">
        <w:rPr>
          <w:rFonts w:cstheme="minorHAnsi"/>
        </w:rPr>
        <w:t>This Maria Cristina even had an antiquities collection</w:t>
      </w:r>
      <w:r w:rsidR="00263028">
        <w:rPr>
          <w:rFonts w:cstheme="minorHAnsi"/>
        </w:rPr>
        <w:t>;</w:t>
      </w:r>
      <w:r w:rsidRPr="00AE561E">
        <w:rPr>
          <w:rFonts w:cstheme="minorHAnsi"/>
        </w:rPr>
        <w:t xml:space="preserve"> see </w:t>
      </w:r>
      <w:r w:rsidR="006903C6">
        <w:rPr>
          <w:rFonts w:cstheme="minorHAnsi"/>
        </w:rPr>
        <w:t>$$</w:t>
      </w:r>
      <w:r w:rsidRPr="00AE561E">
        <w:rPr>
          <w:rFonts w:cstheme="minorHAnsi"/>
        </w:rPr>
        <w:t>Biancolini Fea 2001</w:t>
      </w:r>
      <w:r w:rsidR="006903C6">
        <w:rPr>
          <w:rFonts w:cstheme="minorHAnsi"/>
        </w:rPr>
        <w:t>$$</w:t>
      </w:r>
      <w:r w:rsidR="00B91BC0" w:rsidRPr="00AE561E">
        <w:rPr>
          <w:rFonts w:cstheme="minorHAnsi"/>
        </w:rPr>
        <w:t>.</w:t>
      </w:r>
      <w:r w:rsidRPr="00AE561E">
        <w:rPr>
          <w:rFonts w:cstheme="minorHAnsi"/>
        </w:rPr>
        <w:t xml:space="preserve"> </w:t>
      </w:r>
    </w:p>
    <w:p w14:paraId="230F9507" w14:textId="77777777" w:rsidR="007A139C" w:rsidRPr="00AE561E" w:rsidRDefault="007A139C" w:rsidP="000F31A7">
      <w:pPr>
        <w:pStyle w:val="EndnoteText"/>
        <w:spacing w:line="240" w:lineRule="auto"/>
        <w:rPr>
          <w:rFonts w:cstheme="minorHAnsi"/>
        </w:rPr>
      </w:pPr>
    </w:p>
  </w:endnote>
  <w:endnote w:id="265">
    <w:p w14:paraId="1DD8A15C" w14:textId="367A9D79"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See</w:t>
      </w:r>
      <w:r w:rsidR="0018695C">
        <w:rPr>
          <w:rFonts w:cstheme="minorHAnsi"/>
        </w:rPr>
        <w:t xml:space="preserve"> the</w:t>
      </w:r>
      <w:r w:rsidR="00EE7F7A" w:rsidRPr="000F31A7">
        <w:rPr>
          <w:rFonts w:cstheme="minorHAnsi"/>
        </w:rPr>
        <w:t xml:space="preserve"> </w:t>
      </w:r>
      <w:r w:rsidR="0018695C">
        <w:rPr>
          <w:rFonts w:cstheme="minorHAnsi"/>
        </w:rPr>
        <w:t>i</w:t>
      </w:r>
      <w:r w:rsidR="00EE7F7A" w:rsidRPr="000F31A7">
        <w:rPr>
          <w:rFonts w:cstheme="minorHAnsi"/>
        </w:rPr>
        <w:t>ntroduction in</w:t>
      </w:r>
      <w:r w:rsidRPr="000F31A7">
        <w:rPr>
          <w:rFonts w:cstheme="minorHAnsi"/>
        </w:rPr>
        <w:t xml:space="preserve"> </w:t>
      </w:r>
      <w:r w:rsidR="006903C6">
        <w:rPr>
          <w:rFonts w:cstheme="minorHAnsi"/>
        </w:rPr>
        <w:t>$$</w:t>
      </w:r>
      <w:r w:rsidRPr="000F31A7">
        <w:rPr>
          <w:rFonts w:cstheme="minorHAnsi"/>
        </w:rPr>
        <w:t>Ishiguro 1976</w:t>
      </w:r>
      <w:r w:rsidR="006903C6">
        <w:rPr>
          <w:rFonts w:cstheme="minorHAnsi"/>
        </w:rPr>
        <w:t>$$</w:t>
      </w:r>
      <w:r w:rsidR="00EE7F7A" w:rsidRPr="000F31A7">
        <w:rPr>
          <w:rFonts w:cstheme="minorHAnsi"/>
        </w:rPr>
        <w:t xml:space="preserve">; </w:t>
      </w:r>
      <w:r w:rsidRPr="000F31A7">
        <w:rPr>
          <w:rFonts w:cstheme="minorHAnsi"/>
        </w:rPr>
        <w:t>other collection catalogues checked include a posthumous 1996 exhibition of his collection at Gallery Mikazuki. Ancient works from the Ishiguro collection have appeared on the art market since the early 2000s</w:t>
      </w:r>
      <w:r w:rsidR="002B0D07" w:rsidRPr="000F31A7">
        <w:rPr>
          <w:rFonts w:cstheme="minorHAnsi"/>
        </w:rPr>
        <w:t>. N</w:t>
      </w:r>
      <w:r w:rsidRPr="000F31A7">
        <w:rPr>
          <w:rFonts w:cstheme="minorHAnsi"/>
        </w:rPr>
        <w:t>otably</w:t>
      </w:r>
      <w:r w:rsidR="00AE5D4C">
        <w:rPr>
          <w:rFonts w:cstheme="minorHAnsi"/>
        </w:rPr>
        <w:t>,</w:t>
      </w:r>
      <w:r w:rsidRPr="000F31A7">
        <w:rPr>
          <w:rFonts w:cstheme="minorHAnsi"/>
        </w:rPr>
        <w:t xml:space="preserve"> in 2022 a marble Greek head that had </w:t>
      </w:r>
      <w:r w:rsidR="009C116D" w:rsidRPr="000F31A7">
        <w:rPr>
          <w:rFonts w:cstheme="minorHAnsi"/>
        </w:rPr>
        <w:t xml:space="preserve">been </w:t>
      </w:r>
      <w:r w:rsidRPr="000F31A7">
        <w:rPr>
          <w:rFonts w:cstheme="minorHAnsi"/>
        </w:rPr>
        <w:t xml:space="preserve">featured in the 1996 Ishiguro exhibition and </w:t>
      </w:r>
      <w:r w:rsidR="003D44EB" w:rsidRPr="000F31A7">
        <w:rPr>
          <w:rFonts w:cstheme="minorHAnsi"/>
        </w:rPr>
        <w:t>later</w:t>
      </w:r>
      <w:r w:rsidRPr="000F31A7">
        <w:rPr>
          <w:rFonts w:cstheme="minorHAnsi"/>
        </w:rPr>
        <w:t xml:space="preserve"> acquired</w:t>
      </w:r>
      <w:r w:rsidR="00853530" w:rsidRPr="000F31A7">
        <w:rPr>
          <w:rFonts w:cstheme="minorHAnsi"/>
        </w:rPr>
        <w:t xml:space="preserve"> by the Metropolitan Museum of Art</w:t>
      </w:r>
      <w:r w:rsidRPr="000F31A7">
        <w:rPr>
          <w:rFonts w:cstheme="minorHAnsi"/>
        </w:rPr>
        <w:t xml:space="preserve"> </w:t>
      </w:r>
      <w:r w:rsidR="00AE5D4C">
        <w:rPr>
          <w:rFonts w:cstheme="minorHAnsi"/>
        </w:rPr>
        <w:t>(</w:t>
      </w:r>
      <w:r w:rsidR="00853530" w:rsidRPr="000F31A7">
        <w:rPr>
          <w:rFonts w:cstheme="minorHAnsi"/>
        </w:rPr>
        <w:t>2012.479.10</w:t>
      </w:r>
      <w:r w:rsidR="00AE5D4C">
        <w:rPr>
          <w:rFonts w:cstheme="minorHAnsi"/>
        </w:rPr>
        <w:t>;</w:t>
      </w:r>
      <w:r w:rsidR="00853530" w:rsidRPr="000F31A7">
        <w:rPr>
          <w:rFonts w:cstheme="minorHAnsi"/>
        </w:rPr>
        <w:t xml:space="preserve"> </w:t>
      </w:r>
      <w:hyperlink r:id="rId169" w:history="1">
        <w:r w:rsidR="00853530" w:rsidRPr="000F31A7">
          <w:rPr>
            <w:rStyle w:val="Hyperlink"/>
            <w:rFonts w:cstheme="minorHAnsi"/>
          </w:rPr>
          <w:t>https://www.metmuseum.org/art/collection/search/257883</w:t>
        </w:r>
      </w:hyperlink>
      <w:r w:rsidR="00AE5D4C">
        <w:rPr>
          <w:rFonts w:cstheme="minorHAnsi"/>
        </w:rPr>
        <w:t>)</w:t>
      </w:r>
      <w:r w:rsidR="00853530" w:rsidRPr="000F31A7">
        <w:rPr>
          <w:rFonts w:cstheme="minorHAnsi"/>
        </w:rPr>
        <w:t xml:space="preserve"> </w:t>
      </w:r>
      <w:r w:rsidRPr="000F31A7">
        <w:rPr>
          <w:rFonts w:cstheme="minorHAnsi"/>
        </w:rPr>
        <w:t>was seized as part of an investigation into looted works of art</w:t>
      </w:r>
      <w:r w:rsidR="00EF1F93" w:rsidRPr="000F31A7">
        <w:rPr>
          <w:rFonts w:cstheme="minorHAnsi"/>
        </w:rPr>
        <w:t xml:space="preserve"> and returned to Italy</w:t>
      </w:r>
      <w:r w:rsidR="0018695C">
        <w:rPr>
          <w:rFonts w:cstheme="minorHAnsi"/>
        </w:rPr>
        <w:t>; see</w:t>
      </w:r>
      <w:r w:rsidR="00503A32" w:rsidRPr="000F31A7">
        <w:rPr>
          <w:rFonts w:cstheme="minorHAnsi"/>
        </w:rPr>
        <w:t xml:space="preserve"> </w:t>
      </w:r>
      <w:hyperlink r:id="rId170" w:history="1">
        <w:r w:rsidR="00EF1F93" w:rsidRPr="00AE5D4C">
          <w:rPr>
            <w:rStyle w:val="Hyperlink"/>
            <w:rFonts w:cstheme="minorHAnsi"/>
          </w:rPr>
          <w:t>https://manhattanda.org/d-a-bragg-returns-58-stolen-antiquities-to-the-people-of-italy/</w:t>
        </w:r>
      </w:hyperlink>
      <w:r w:rsidRPr="000F31A7">
        <w:rPr>
          <w:rFonts w:cstheme="minorHAnsi"/>
        </w:rPr>
        <w:t>.</w:t>
      </w:r>
      <w:r w:rsidR="00B953AF">
        <w:rPr>
          <w:rFonts w:cstheme="minorHAnsi"/>
        </w:rPr>
        <w:t xml:space="preserve"> </w:t>
      </w:r>
    </w:p>
    <w:p w14:paraId="07CFC0D2" w14:textId="77777777" w:rsidR="007A139C" w:rsidRPr="000F31A7" w:rsidRDefault="007A139C" w:rsidP="000F31A7">
      <w:pPr>
        <w:pStyle w:val="EndnoteText"/>
        <w:spacing w:line="240" w:lineRule="auto"/>
        <w:rPr>
          <w:rFonts w:cstheme="minorHAnsi"/>
        </w:rPr>
      </w:pPr>
    </w:p>
  </w:endnote>
  <w:endnote w:id="266">
    <w:p w14:paraId="6682E4C3" w14:textId="018A19D8" w:rsidR="007A139C" w:rsidRDefault="00A17D7E" w:rsidP="000F31A7">
      <w:pPr>
        <w:pStyle w:val="EndnoteText"/>
        <w:spacing w:line="240" w:lineRule="auto"/>
      </w:pPr>
      <w:r w:rsidRPr="000F31A7">
        <w:rPr>
          <w:rStyle w:val="EndnoteReference"/>
          <w:rFonts w:cstheme="minorHAnsi"/>
        </w:rPr>
        <w:endnoteRef/>
      </w:r>
      <w:r w:rsidRPr="000F31A7">
        <w:rPr>
          <w:rFonts w:cstheme="minorHAnsi"/>
        </w:rPr>
        <w:t xml:space="preserve"> </w:t>
      </w:r>
      <w:r w:rsidR="00644B76" w:rsidRPr="000F31A7">
        <w:rPr>
          <w:rFonts w:cstheme="minorHAnsi"/>
        </w:rPr>
        <w:t>Earlier iterations of the provenance statement (from 20</w:t>
      </w:r>
      <w:r w:rsidR="00FF0E1E" w:rsidRPr="000F31A7">
        <w:rPr>
          <w:rFonts w:cstheme="minorHAnsi"/>
        </w:rPr>
        <w:t>19 and 2020)</w:t>
      </w:r>
      <w:r w:rsidR="00644B76" w:rsidRPr="000F31A7">
        <w:rPr>
          <w:rFonts w:cstheme="minorHAnsi"/>
        </w:rPr>
        <w:t xml:space="preserve">, </w:t>
      </w:r>
      <w:r w:rsidR="00FF0E1E" w:rsidRPr="000F31A7">
        <w:rPr>
          <w:rFonts w:cstheme="minorHAnsi"/>
        </w:rPr>
        <w:t>are</w:t>
      </w:r>
      <w:r w:rsidR="00644B76" w:rsidRPr="000F31A7">
        <w:rPr>
          <w:rFonts w:cstheme="minorHAnsi"/>
        </w:rPr>
        <w:t xml:space="preserve"> accessible through </w:t>
      </w:r>
      <w:r w:rsidR="00FF0E1E" w:rsidRPr="000F31A7">
        <w:rPr>
          <w:rFonts w:cstheme="minorHAnsi"/>
        </w:rPr>
        <w:t>WayBack Machine</w:t>
      </w:r>
      <w:r w:rsidR="0018695C">
        <w:rPr>
          <w:rFonts w:cstheme="minorHAnsi"/>
        </w:rPr>
        <w:t xml:space="preserve">, </w:t>
      </w:r>
      <w:hyperlink r:id="rId171" w:history="1">
        <w:r w:rsidR="001666DF" w:rsidRPr="000F31A7">
          <w:rPr>
            <w:rStyle w:val="Hyperlink"/>
            <w:rFonts w:cstheme="minorHAnsi"/>
          </w:rPr>
          <w:t>https://web.archive.org/</w:t>
        </w:r>
      </w:hyperlink>
      <w:r w:rsidR="0018695C">
        <w:rPr>
          <w:rFonts w:cstheme="minorHAnsi"/>
        </w:rPr>
        <w:t>,</w:t>
      </w:r>
      <w:r w:rsidR="001666DF" w:rsidRPr="000F31A7">
        <w:rPr>
          <w:rFonts w:cstheme="minorHAnsi"/>
        </w:rPr>
        <w:t xml:space="preserve"> using the original URL:</w:t>
      </w:r>
      <w:r w:rsidR="00B953AF">
        <w:rPr>
          <w:rFonts w:cstheme="minorHAnsi"/>
        </w:rPr>
        <w:t xml:space="preserve"> </w:t>
      </w:r>
      <w:hyperlink r:id="rId172" w:history="1">
        <w:r w:rsidR="000A491F" w:rsidRPr="000F31A7">
          <w:rPr>
            <w:rStyle w:val="Hyperlink"/>
            <w:rFonts w:cstheme="minorHAnsi"/>
          </w:rPr>
          <w:t>https://www.getty.edu/art/collection/objects/130351/unknown-maker-statuette-of-a-bull-roman-25-bc-ad-79/</w:t>
        </w:r>
      </w:hyperlink>
      <w:r w:rsidR="007A139C">
        <w:t>.</w:t>
      </w:r>
    </w:p>
    <w:p w14:paraId="7EF1206F" w14:textId="4ABD9827" w:rsidR="00A17D7E" w:rsidRPr="000F31A7" w:rsidRDefault="000A491F" w:rsidP="000F31A7">
      <w:pPr>
        <w:pStyle w:val="EndnoteText"/>
        <w:spacing w:line="240" w:lineRule="auto"/>
        <w:rPr>
          <w:rFonts w:cstheme="minorHAnsi"/>
        </w:rPr>
      </w:pPr>
      <w:r w:rsidRPr="000F31A7">
        <w:rPr>
          <w:rFonts w:cstheme="minorHAnsi"/>
        </w:rPr>
        <w:t xml:space="preserve"> </w:t>
      </w:r>
    </w:p>
  </w:endnote>
  <w:endnote w:id="267">
    <w:p w14:paraId="224513A5" w14:textId="760BE226" w:rsidR="00407BF3" w:rsidRDefault="00407BF3">
      <w:pPr>
        <w:pStyle w:val="EndnoteText"/>
        <w:rPr>
          <w:highlight w:val="yellow"/>
        </w:rPr>
      </w:pPr>
      <w:r w:rsidRPr="00BE0828">
        <w:rPr>
          <w:rStyle w:val="EndnoteReference"/>
        </w:rPr>
        <w:endnoteRef/>
      </w:r>
      <w:r w:rsidRPr="00BE0828">
        <w:t xml:space="preserve"> </w:t>
      </w:r>
      <w:r w:rsidR="6C5E0FE5" w:rsidRPr="00BE0828">
        <w:t>See</w:t>
      </w:r>
      <w:r w:rsidR="001F0C00">
        <w:t>,</w:t>
      </w:r>
      <w:r w:rsidR="6C5E0FE5" w:rsidRPr="00BE0828">
        <w:t xml:space="preserve"> e.g.</w:t>
      </w:r>
      <w:r w:rsidR="001F0C00">
        <w:t>,</w:t>
      </w:r>
      <w:r w:rsidR="6C5E0FE5" w:rsidRPr="00BE0828">
        <w:t xml:space="preserve"> </w:t>
      </w:r>
      <w:hyperlink r:id="rId173" w:history="1">
        <w:r w:rsidR="6C5E0FE5" w:rsidRPr="001F0C00">
          <w:rPr>
            <w:rStyle w:val="Hyperlink"/>
          </w:rPr>
          <w:t>https://metmuseum.github.io/</w:t>
        </w:r>
      </w:hyperlink>
      <w:r w:rsidR="00BE0828" w:rsidRPr="00BE0828">
        <w:t>.</w:t>
      </w:r>
    </w:p>
    <w:p w14:paraId="2F36DDCB" w14:textId="77777777" w:rsidR="00407BF3" w:rsidRDefault="00407BF3">
      <w:pPr>
        <w:pStyle w:val="EndnoteText"/>
      </w:pPr>
    </w:p>
  </w:endnote>
  <w:endnote w:id="268">
    <w:p w14:paraId="0D489BAA" w14:textId="319EC257" w:rsidR="00A2427C" w:rsidRDefault="00A2427C" w:rsidP="00A2427C">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The Provenance Lab</w:t>
      </w:r>
      <w:r w:rsidR="0018695C">
        <w:rPr>
          <w:rFonts w:cstheme="minorHAnsi"/>
        </w:rPr>
        <w:t xml:space="preserve"> at</w:t>
      </w:r>
      <w:r w:rsidRPr="000F31A7">
        <w:rPr>
          <w:rFonts w:cstheme="minorHAnsi"/>
        </w:rPr>
        <w:t xml:space="preserve"> Leuphana University has published extensively on using and creating structured provenance data</w:t>
      </w:r>
      <w:r w:rsidR="0018695C">
        <w:rPr>
          <w:rFonts w:cstheme="minorHAnsi"/>
        </w:rPr>
        <w:t>;</w:t>
      </w:r>
      <w:r w:rsidRPr="000F31A7">
        <w:rPr>
          <w:rFonts w:cstheme="minorHAnsi"/>
        </w:rPr>
        <w:t xml:space="preserve"> see </w:t>
      </w:r>
      <w:r w:rsidR="006903C6">
        <w:rPr>
          <w:rFonts w:cstheme="minorHAnsi"/>
        </w:rPr>
        <w:t>$$</w:t>
      </w:r>
      <w:r w:rsidRPr="000F31A7">
        <w:rPr>
          <w:rFonts w:cstheme="minorHAnsi"/>
        </w:rPr>
        <w:t>Rother, Mariani and Koss</w:t>
      </w:r>
      <w:r w:rsidR="006A3643">
        <w:rPr>
          <w:rFonts w:cstheme="minorHAnsi"/>
        </w:rPr>
        <w:t xml:space="preserve"> </w:t>
      </w:r>
      <w:r w:rsidRPr="000F31A7">
        <w:rPr>
          <w:rFonts w:cstheme="minorHAnsi"/>
        </w:rPr>
        <w:t>2024</w:t>
      </w:r>
      <w:r w:rsidR="006903C6">
        <w:rPr>
          <w:rFonts w:cstheme="minorHAnsi"/>
        </w:rPr>
        <w:t>$$</w:t>
      </w:r>
      <w:r w:rsidRPr="000F31A7">
        <w:rPr>
          <w:rFonts w:cstheme="minorHAnsi"/>
        </w:rPr>
        <w:t xml:space="preserve">. </w:t>
      </w:r>
    </w:p>
    <w:p w14:paraId="739ECE18" w14:textId="77777777" w:rsidR="007A139C" w:rsidRPr="000F31A7" w:rsidRDefault="007A139C" w:rsidP="00A2427C">
      <w:pPr>
        <w:pStyle w:val="EndnoteText"/>
        <w:spacing w:line="240" w:lineRule="auto"/>
        <w:rPr>
          <w:rFonts w:cstheme="minorHAnsi"/>
        </w:rPr>
      </w:pPr>
    </w:p>
  </w:endnote>
  <w:endnote w:id="269">
    <w:p w14:paraId="5672BA75" w14:textId="24A84027" w:rsidR="1C33CD6F" w:rsidRDefault="1C33CD6F"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One model for a pan-provenance database is Digital Benin, which brings together a digital </w:t>
      </w:r>
      <w:r w:rsidR="00DE011F">
        <w:rPr>
          <w:rFonts w:cstheme="minorHAnsi"/>
        </w:rPr>
        <w:t xml:space="preserve">listing </w:t>
      </w:r>
      <w:r w:rsidRPr="000F31A7">
        <w:rPr>
          <w:rFonts w:cstheme="minorHAnsi"/>
        </w:rPr>
        <w:t>of royal artifacts looted from the Kingdom of Benin, contextualized with archival sources, museum records, constituent biographies, oral histories, and more (</w:t>
      </w:r>
      <w:hyperlink r:id="rId174">
        <w:r w:rsidRPr="000F31A7">
          <w:rPr>
            <w:rStyle w:val="Hyperlink"/>
            <w:rFonts w:cstheme="minorHAnsi"/>
          </w:rPr>
          <w:t>https://digitalbenin.org/</w:t>
        </w:r>
      </w:hyperlink>
      <w:r w:rsidRPr="000F31A7">
        <w:rPr>
          <w:rFonts w:cstheme="minorHAnsi"/>
        </w:rPr>
        <w:t xml:space="preserve">). </w:t>
      </w:r>
    </w:p>
    <w:p w14:paraId="1EA14481" w14:textId="77777777" w:rsidR="007A139C" w:rsidRPr="000F31A7" w:rsidRDefault="007A139C" w:rsidP="000F31A7">
      <w:pPr>
        <w:pStyle w:val="EndnoteText"/>
        <w:spacing w:line="240" w:lineRule="auto"/>
        <w:rPr>
          <w:rFonts w:cstheme="minorHAnsi"/>
        </w:rPr>
      </w:pPr>
    </w:p>
  </w:endnote>
  <w:endnote w:id="270">
    <w:p w14:paraId="759AB4F3" w14:textId="13B1D6CE" w:rsidR="007A139C" w:rsidRPr="00BE0828" w:rsidRDefault="00E73BEF" w:rsidP="000F31A7">
      <w:pPr>
        <w:pStyle w:val="EndnoteText"/>
        <w:spacing w:line="240" w:lineRule="auto"/>
        <w:rPr>
          <w:lang w:val="de-DE"/>
        </w:rPr>
      </w:pPr>
      <w:r w:rsidRPr="000F31A7">
        <w:rPr>
          <w:rStyle w:val="EndnoteReference"/>
          <w:rFonts w:cstheme="minorHAnsi"/>
        </w:rPr>
        <w:endnoteRef/>
      </w:r>
      <w:r w:rsidR="00715410" w:rsidRPr="000F31A7">
        <w:rPr>
          <w:rFonts w:cstheme="minorHAnsi"/>
          <w:lang w:val="de-DE"/>
        </w:rPr>
        <w:t xml:space="preserve"> 86.AA.701</w:t>
      </w:r>
      <w:r w:rsidR="00AE5D4C">
        <w:rPr>
          <w:rFonts w:cstheme="minorHAnsi"/>
          <w:lang w:val="de-DE"/>
        </w:rPr>
        <w:t>;</w:t>
      </w:r>
      <w:r w:rsidRPr="000F31A7">
        <w:rPr>
          <w:rFonts w:cstheme="minorHAnsi"/>
          <w:lang w:val="de-DE"/>
        </w:rPr>
        <w:t xml:space="preserve"> </w:t>
      </w:r>
      <w:hyperlink r:id="rId175" w:history="1">
        <w:r w:rsidR="007432F6" w:rsidRPr="000F31A7">
          <w:rPr>
            <w:rStyle w:val="Hyperlink"/>
            <w:rFonts w:cstheme="minorHAnsi"/>
            <w:lang w:val="de-DE"/>
          </w:rPr>
          <w:t>https://www.getty.edu/art/collection/object/103WER</w:t>
        </w:r>
      </w:hyperlink>
      <w:r w:rsidR="007A139C" w:rsidRPr="00BE0828">
        <w:rPr>
          <w:lang w:val="de-DE"/>
        </w:rPr>
        <w:t>.</w:t>
      </w:r>
    </w:p>
    <w:p w14:paraId="41B2E660" w14:textId="101AF7A2" w:rsidR="00E73BEF" w:rsidRPr="000F31A7" w:rsidRDefault="007432F6" w:rsidP="000F31A7">
      <w:pPr>
        <w:pStyle w:val="EndnoteText"/>
        <w:spacing w:line="240" w:lineRule="auto"/>
        <w:rPr>
          <w:rFonts w:cstheme="minorHAnsi"/>
          <w:lang w:val="de-DE"/>
        </w:rPr>
      </w:pPr>
      <w:r w:rsidRPr="000F31A7">
        <w:rPr>
          <w:rFonts w:cstheme="minorHAnsi"/>
          <w:lang w:val="de-DE"/>
        </w:rPr>
        <w:t xml:space="preserve"> </w:t>
      </w:r>
    </w:p>
  </w:endnote>
  <w:endnote w:id="271">
    <w:p w14:paraId="41E49FCD" w14:textId="46AA1A4D"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Stockholm Museum of Mediterranean Antiquities, MM 1997:001</w:t>
      </w:r>
      <w:r w:rsidR="00AE5D4C">
        <w:rPr>
          <w:rFonts w:cstheme="minorHAnsi"/>
        </w:rPr>
        <w:t>;</w:t>
      </w:r>
      <w:r w:rsidRPr="000F31A7">
        <w:rPr>
          <w:rFonts w:cstheme="minorHAnsi"/>
        </w:rPr>
        <w:t xml:space="preserve"> </w:t>
      </w:r>
      <w:hyperlink r:id="rId176" w:history="1">
        <w:r w:rsidR="006D5FBC" w:rsidRPr="000F31A7">
          <w:rPr>
            <w:rStyle w:val="Hyperlink"/>
            <w:rFonts w:cstheme="minorHAnsi"/>
          </w:rPr>
          <w:t>https://collections.smvk.se/carlotta-mhm/web/object/3102883</w:t>
        </w:r>
      </w:hyperlink>
      <w:r w:rsidR="006D5FBC" w:rsidRPr="000F31A7">
        <w:rPr>
          <w:rFonts w:cstheme="minorHAnsi"/>
        </w:rPr>
        <w:t xml:space="preserve"> </w:t>
      </w:r>
      <w:r w:rsidRPr="000F31A7">
        <w:rPr>
          <w:rFonts w:cstheme="minorHAnsi"/>
        </w:rPr>
        <w:t>.</w:t>
      </w:r>
    </w:p>
    <w:p w14:paraId="2A77DE73" w14:textId="77777777" w:rsidR="007A139C" w:rsidRPr="000F31A7" w:rsidRDefault="007A139C" w:rsidP="000F31A7">
      <w:pPr>
        <w:pStyle w:val="EndnoteText"/>
        <w:spacing w:line="240" w:lineRule="auto"/>
        <w:rPr>
          <w:rFonts w:cstheme="minorHAnsi"/>
        </w:rPr>
      </w:pPr>
    </w:p>
  </w:endnote>
  <w:endnote w:id="272">
    <w:p w14:paraId="38D7CD71" w14:textId="138601AF" w:rsidR="1C33CD6F" w:rsidRDefault="1C33CD6F"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For the 2011 AAMD guidelines on deaccessioning, see </w:t>
      </w:r>
      <w:r w:rsidR="006903C6">
        <w:rPr>
          <w:rFonts w:cstheme="minorHAnsi"/>
        </w:rPr>
        <w:t>$$</w:t>
      </w:r>
      <w:r w:rsidR="004926EA">
        <w:rPr>
          <w:rFonts w:cstheme="minorHAnsi"/>
        </w:rPr>
        <w:t>Association of Art Museum Directors 2022</w:t>
      </w:r>
      <w:r w:rsidR="004439E9">
        <w:rPr>
          <w:rFonts w:cstheme="minorHAnsi"/>
        </w:rPr>
        <w:t>a</w:t>
      </w:r>
      <w:r w:rsidR="006903C6">
        <w:rPr>
          <w:rFonts w:cstheme="minorHAnsi"/>
        </w:rPr>
        <w:t>$$</w:t>
      </w:r>
      <w:r w:rsidRPr="000F31A7">
        <w:rPr>
          <w:rFonts w:cstheme="minorHAnsi"/>
        </w:rPr>
        <w:t xml:space="preserve">. </w:t>
      </w:r>
      <w:r w:rsidR="00A35463">
        <w:rPr>
          <w:rFonts w:cstheme="minorHAnsi"/>
        </w:rPr>
        <w:t>On</w:t>
      </w:r>
      <w:r w:rsidRPr="000F31A7">
        <w:rPr>
          <w:rFonts w:cstheme="minorHAnsi"/>
        </w:rPr>
        <w:t xml:space="preserve"> the vote to allow for such funds to include the ”direct care” of collection objects where previously they had been restricted to the acquisition of new collections objects, see</w:t>
      </w:r>
      <w:r w:rsidR="004439E9">
        <w:rPr>
          <w:rFonts w:cstheme="minorHAnsi"/>
        </w:rPr>
        <w:t xml:space="preserve"> </w:t>
      </w:r>
      <w:r w:rsidR="006903C6">
        <w:rPr>
          <w:rFonts w:cstheme="minorHAnsi"/>
        </w:rPr>
        <w:t>$$</w:t>
      </w:r>
      <w:r w:rsidR="004439E9">
        <w:rPr>
          <w:rFonts w:cstheme="minorHAnsi"/>
        </w:rPr>
        <w:t>Association of Art Museum Directors 2022b</w:t>
      </w:r>
      <w:r w:rsidR="006903C6">
        <w:rPr>
          <w:rFonts w:cstheme="minorHAnsi"/>
        </w:rPr>
        <w:t>$$</w:t>
      </w:r>
      <w:r w:rsidR="004439E9">
        <w:rPr>
          <w:rFonts w:cstheme="minorHAnsi"/>
        </w:rPr>
        <w:t>.</w:t>
      </w:r>
      <w:r w:rsidRPr="000F31A7">
        <w:rPr>
          <w:rFonts w:cstheme="minorHAnsi"/>
        </w:rPr>
        <w:t xml:space="preserve"> </w:t>
      </w:r>
    </w:p>
    <w:p w14:paraId="64395952" w14:textId="77777777" w:rsidR="007A139C" w:rsidRPr="000F31A7" w:rsidRDefault="007A139C" w:rsidP="000F31A7">
      <w:pPr>
        <w:pStyle w:val="EndnoteText"/>
        <w:spacing w:line="240" w:lineRule="auto"/>
        <w:rPr>
          <w:rFonts w:cstheme="minorHAnsi"/>
        </w:rPr>
      </w:pPr>
    </w:p>
  </w:endnote>
  <w:endnote w:id="273">
    <w:p w14:paraId="39795B1C" w14:textId="73BD54B3" w:rsidR="000830C6" w:rsidRDefault="000830C6" w:rsidP="000F31A7">
      <w:pPr>
        <w:pStyle w:val="EndnoteText"/>
        <w:spacing w:line="240" w:lineRule="auto"/>
        <w:rPr>
          <w:rFonts w:cstheme="minorHAnsi"/>
        </w:rPr>
      </w:pPr>
      <w:r w:rsidRPr="000F31A7">
        <w:rPr>
          <w:rStyle w:val="EndnoteReference"/>
          <w:rFonts w:cstheme="minorHAnsi"/>
        </w:rPr>
        <w:endnoteRef/>
      </w:r>
      <w:r w:rsidRPr="000F31A7">
        <w:rPr>
          <w:rFonts w:cstheme="minorHAnsi"/>
        </w:rPr>
        <w:t xml:space="preserve"> Nor are museums the only institutions to dispose of art </w:t>
      </w:r>
      <w:r w:rsidR="00A35463">
        <w:rPr>
          <w:rFonts w:cstheme="minorHAnsi"/>
        </w:rPr>
        <w:t xml:space="preserve">objects or </w:t>
      </w:r>
      <w:r w:rsidRPr="000F31A7">
        <w:rPr>
          <w:rFonts w:cstheme="minorHAnsi"/>
        </w:rPr>
        <w:t>collections; see</w:t>
      </w:r>
      <w:r w:rsidR="00302BFF" w:rsidRPr="000F31A7">
        <w:rPr>
          <w:rFonts w:cstheme="minorHAnsi"/>
        </w:rPr>
        <w:t xml:space="preserve"> the anonymous educational institution </w:t>
      </w:r>
      <w:r w:rsidR="00A20B75">
        <w:rPr>
          <w:rFonts w:cstheme="minorHAnsi"/>
        </w:rPr>
        <w:t xml:space="preserve">discussed </w:t>
      </w:r>
      <w:r w:rsidR="00302BFF" w:rsidRPr="000F31A7">
        <w:rPr>
          <w:rFonts w:cstheme="minorHAnsi"/>
        </w:rPr>
        <w:t>in</w:t>
      </w:r>
      <w:r w:rsidRPr="000F31A7">
        <w:rPr>
          <w:rFonts w:cstheme="minorHAnsi"/>
        </w:rPr>
        <w:t xml:space="preserve"> </w:t>
      </w:r>
      <w:r w:rsidR="006903C6">
        <w:rPr>
          <w:rFonts w:cstheme="minorHAnsi"/>
        </w:rPr>
        <w:t>$$</w:t>
      </w:r>
      <w:r w:rsidRPr="000F31A7">
        <w:rPr>
          <w:rFonts w:cstheme="minorHAnsi"/>
        </w:rPr>
        <w:t>Parke-Bernet</w:t>
      </w:r>
      <w:r w:rsidR="006A3643">
        <w:rPr>
          <w:rFonts w:cstheme="minorHAnsi"/>
        </w:rPr>
        <w:t xml:space="preserve"> Galleries</w:t>
      </w:r>
      <w:r w:rsidRPr="000F31A7">
        <w:rPr>
          <w:rFonts w:cstheme="minorHAnsi"/>
        </w:rPr>
        <w:t xml:space="preserve"> </w:t>
      </w:r>
      <w:r w:rsidR="00637CE6" w:rsidRPr="000F31A7">
        <w:rPr>
          <w:rFonts w:cstheme="minorHAnsi"/>
        </w:rPr>
        <w:t>194</w:t>
      </w:r>
      <w:r w:rsidR="00DC23C2">
        <w:rPr>
          <w:rFonts w:cstheme="minorHAnsi"/>
        </w:rPr>
        <w:t>6</w:t>
      </w:r>
      <w:r w:rsidR="006903C6">
        <w:rPr>
          <w:rFonts w:cstheme="minorHAnsi"/>
        </w:rPr>
        <w:t>$$</w:t>
      </w:r>
      <w:r w:rsidR="00637CE6" w:rsidRPr="000F31A7">
        <w:rPr>
          <w:rFonts w:cstheme="minorHAnsi"/>
        </w:rPr>
        <w:t>.</w:t>
      </w:r>
    </w:p>
    <w:p w14:paraId="1F20140C" w14:textId="77777777" w:rsidR="007A139C" w:rsidRPr="000F31A7" w:rsidRDefault="007A139C" w:rsidP="000F31A7">
      <w:pPr>
        <w:pStyle w:val="EndnoteText"/>
        <w:spacing w:line="240" w:lineRule="auto"/>
        <w:rPr>
          <w:rFonts w:cstheme="minorHAnsi"/>
        </w:rPr>
      </w:pPr>
    </w:p>
  </w:endnote>
  <w:endnote w:id="274">
    <w:p w14:paraId="0BB36D3E" w14:textId="437C11C7" w:rsidR="007A139C" w:rsidRDefault="000830C6" w:rsidP="000F31A7">
      <w:pPr>
        <w:pStyle w:val="EndnoteText"/>
        <w:spacing w:line="240" w:lineRule="auto"/>
      </w:pPr>
      <w:r w:rsidRPr="5BAAB320">
        <w:rPr>
          <w:rStyle w:val="EndnoteReference"/>
        </w:rPr>
        <w:endnoteRef/>
      </w:r>
      <w:r w:rsidR="0092222C">
        <w:t xml:space="preserve"> </w:t>
      </w:r>
      <w:r w:rsidR="006903C6">
        <w:t>$$</w:t>
      </w:r>
      <w:r w:rsidR="001028D3" w:rsidRPr="003D048D">
        <w:t>Association of Art Museum Directors 2022a</w:t>
      </w:r>
      <w:r w:rsidR="006903C6">
        <w:t>$$</w:t>
      </w:r>
      <w:r w:rsidR="003D048D">
        <w:t>;</w:t>
      </w:r>
      <w:r w:rsidR="001028D3">
        <w:t xml:space="preserve"> </w:t>
      </w:r>
      <w:hyperlink r:id="rId177" w:history="1">
        <w:r w:rsidR="00C71655" w:rsidRPr="00AE5D4C">
          <w:rPr>
            <w:rStyle w:val="Hyperlink"/>
          </w:rPr>
          <w:t>https://cms.aamd.org/sites/default/files/document/Professional%20Practices%202011%20rev%202.2.23_0.pdf</w:t>
        </w:r>
      </w:hyperlink>
      <w:r w:rsidRPr="5BAAB320">
        <w:t>.</w:t>
      </w:r>
      <w:r w:rsidR="00B953AF">
        <w:t xml:space="preserve"> </w:t>
      </w:r>
      <w:r w:rsidRPr="5BAAB320">
        <w:t xml:space="preserve">Provenance is briefly raised as part of the deaccession process in the latest AAMG Professional Practices document: </w:t>
      </w:r>
      <w:r w:rsidR="5BAAB320" w:rsidRPr="5BAAB320">
        <w:t>﷟</w:t>
      </w:r>
      <w:hyperlink r:id="rId178" w:history="1">
        <w:r w:rsidR="5BAAB320" w:rsidRPr="00AE5D4C">
          <w:rPr>
            <w:rStyle w:val="Hyperlink"/>
          </w:rPr>
          <w:t>https://www.aamg-us.org/wp/wp-content/uploads/2019/07/AAMG-Professional-Practices-2018-web-FINAL-rev043018.pdf"https://www.aamg-us.org/wp/wp-content/uploads/2019/07/AAMG-Professional-Practices-2018-web-FINAL-rev043018.pdf</w:t>
        </w:r>
      </w:hyperlink>
      <w:r w:rsidR="007A139C">
        <w:t>.</w:t>
      </w:r>
    </w:p>
    <w:p w14:paraId="224C4514" w14:textId="0F4584A5" w:rsidR="000830C6" w:rsidRPr="000F31A7" w:rsidRDefault="00B953AF" w:rsidP="000F31A7">
      <w:pPr>
        <w:pStyle w:val="EndnoteText"/>
        <w:spacing w:line="240" w:lineRule="auto"/>
      </w:pPr>
      <w:r>
        <w:rPr>
          <w:rFonts w:cstheme="minorHAnsi"/>
        </w:rPr>
        <w:t xml:space="preserve"> </w:t>
      </w:r>
    </w:p>
  </w:endnote>
  <w:endnote w:id="275">
    <w:p w14:paraId="7C657479" w14:textId="0410729D" w:rsidR="000830C6" w:rsidRPr="005E5341" w:rsidRDefault="000830C6" w:rsidP="000F31A7">
      <w:pPr>
        <w:pStyle w:val="EndnoteText"/>
        <w:spacing w:line="240" w:lineRule="auto"/>
        <w:rPr>
          <w:rFonts w:eastAsia="Calibri" w:cstheme="minorHAnsi"/>
        </w:rPr>
      </w:pPr>
      <w:r w:rsidRPr="000F31A7">
        <w:rPr>
          <w:rStyle w:val="EndnoteReference"/>
          <w:rFonts w:cstheme="minorHAnsi"/>
        </w:rPr>
        <w:endnoteRef/>
      </w:r>
      <w:r w:rsidR="007A139C">
        <w:rPr>
          <w:rFonts w:cstheme="minorHAnsi"/>
        </w:rPr>
        <w:t xml:space="preserve"> </w:t>
      </w:r>
      <w:r w:rsidR="006903C6">
        <w:rPr>
          <w:rFonts w:cstheme="minorHAnsi"/>
        </w:rPr>
        <w:t>$$</w:t>
      </w:r>
      <w:r w:rsidR="00BA3401">
        <w:rPr>
          <w:rFonts w:cstheme="minorHAnsi"/>
        </w:rPr>
        <w:t>Association of Art Museum Directors 202</w:t>
      </w:r>
      <w:r w:rsidR="00BA3401" w:rsidRPr="005E5341">
        <w:rPr>
          <w:rFonts w:cstheme="minorHAnsi"/>
        </w:rPr>
        <w:t>2a</w:t>
      </w:r>
      <w:r w:rsidR="006903C6">
        <w:rPr>
          <w:rFonts w:cstheme="minorHAnsi"/>
        </w:rPr>
        <w:t xml:space="preserve"> | </w:t>
      </w:r>
      <w:r w:rsidR="000024FB" w:rsidRPr="005E5341">
        <w:rPr>
          <w:rFonts w:eastAsia="Calibri" w:cstheme="minorHAnsi"/>
        </w:rPr>
        <w:t>21</w:t>
      </w:r>
      <w:r w:rsidR="006903C6">
        <w:rPr>
          <w:rFonts w:eastAsia="Calibri" w:cstheme="minorHAnsi"/>
        </w:rPr>
        <w:t>$$</w:t>
      </w:r>
      <w:r w:rsidRPr="005E5341">
        <w:rPr>
          <w:rFonts w:eastAsia="Calibri" w:cstheme="minorHAnsi"/>
        </w:rPr>
        <w:t>: “F. A member museum should publish on its website within a reasonable period of time works that have been deaccessioned and disposed of.”</w:t>
      </w:r>
    </w:p>
    <w:p w14:paraId="2EE6FA62" w14:textId="77777777" w:rsidR="007A139C" w:rsidRPr="005E5341" w:rsidRDefault="007A139C" w:rsidP="000F31A7">
      <w:pPr>
        <w:pStyle w:val="EndnoteText"/>
        <w:spacing w:line="240" w:lineRule="auto"/>
        <w:rPr>
          <w:rFonts w:eastAsia="Calibri" w:cstheme="minorHAnsi"/>
        </w:rPr>
      </w:pPr>
    </w:p>
  </w:endnote>
  <w:endnote w:id="276">
    <w:p w14:paraId="516E420E" w14:textId="7CDA91B4" w:rsidR="000830C6" w:rsidRDefault="000830C6" w:rsidP="000F31A7">
      <w:pPr>
        <w:pStyle w:val="EndnoteText"/>
        <w:spacing w:line="240" w:lineRule="auto"/>
        <w:rPr>
          <w:rFonts w:cstheme="minorHAnsi"/>
          <w:lang w:val="fr-FR"/>
        </w:rPr>
      </w:pPr>
      <w:r w:rsidRPr="005E5341">
        <w:rPr>
          <w:rStyle w:val="EndnoteReference"/>
          <w:rFonts w:cstheme="minorHAnsi"/>
        </w:rPr>
        <w:endnoteRef/>
      </w:r>
      <w:r w:rsidR="007A139C" w:rsidRPr="005E5341">
        <w:rPr>
          <w:rFonts w:cstheme="minorHAnsi"/>
        </w:rPr>
        <w:t xml:space="preserve"> </w:t>
      </w:r>
      <w:r w:rsidR="00D629E3">
        <w:rPr>
          <w:rFonts w:cstheme="minorHAnsi"/>
        </w:rPr>
        <w:t>$$</w:t>
      </w:r>
      <w:r w:rsidR="001D2C00" w:rsidRPr="005E5341">
        <w:rPr>
          <w:rFonts w:cstheme="minorHAnsi"/>
        </w:rPr>
        <w:t>Association of Art Museum Directors 2022a</w:t>
      </w:r>
      <w:r w:rsidR="00D629E3">
        <w:rPr>
          <w:rFonts w:cstheme="minorHAnsi"/>
        </w:rPr>
        <w:t xml:space="preserve"> | </w:t>
      </w:r>
      <w:r w:rsidR="001D2C00" w:rsidRPr="005E5341">
        <w:rPr>
          <w:rFonts w:eastAsia="Calibri" w:cstheme="minorHAnsi"/>
        </w:rPr>
        <w:t>25</w:t>
      </w:r>
      <w:r w:rsidR="00D629E3">
        <w:rPr>
          <w:rFonts w:eastAsia="Calibri" w:cstheme="minorHAnsi"/>
        </w:rPr>
        <w:t>$$</w:t>
      </w:r>
      <w:r w:rsidR="001D2C00" w:rsidRPr="005E5341">
        <w:rPr>
          <w:rFonts w:eastAsia="Calibri" w:cstheme="minorHAnsi"/>
        </w:rPr>
        <w:t>,</w:t>
      </w:r>
      <w:r w:rsidRPr="005E5341">
        <w:rPr>
          <w:rFonts w:cstheme="minorHAnsi"/>
          <w:lang w:val="fr-FR"/>
        </w:rPr>
        <w:t xml:space="preserve"> </w:t>
      </w:r>
      <w:r w:rsidR="00E206FD" w:rsidRPr="005E5341">
        <w:rPr>
          <w:rFonts w:eastAsia="Calibri" w:cstheme="minorHAnsi"/>
        </w:rPr>
        <w:t>“</w:t>
      </w:r>
      <w:r w:rsidRPr="005E5341">
        <w:rPr>
          <w:rFonts w:cstheme="minorHAnsi"/>
          <w:lang w:val="fr-FR"/>
        </w:rPr>
        <w:t>VI</w:t>
      </w:r>
      <w:r w:rsidR="00E206FD" w:rsidRPr="005E5341">
        <w:rPr>
          <w:rFonts w:cstheme="minorHAnsi"/>
          <w:lang w:val="fr-FR"/>
        </w:rPr>
        <w:t>.</w:t>
      </w:r>
      <w:r w:rsidRPr="005E5341">
        <w:rPr>
          <w:rFonts w:cstheme="minorHAnsi"/>
          <w:lang w:val="fr-FR"/>
        </w:rPr>
        <w:t xml:space="preserve"> D</w:t>
      </w:r>
      <w:r w:rsidRPr="000F31A7">
        <w:rPr>
          <w:rFonts w:cstheme="minorHAnsi"/>
          <w:lang w:val="fr-FR"/>
        </w:rPr>
        <w:t>ocumentation</w:t>
      </w:r>
      <w:r w:rsidR="00E206FD">
        <w:rPr>
          <w:rFonts w:cstheme="minorHAnsi"/>
          <w:lang w:val="fr-FR"/>
        </w:rPr>
        <w:t>.</w:t>
      </w:r>
      <w:r w:rsidRPr="000F31A7">
        <w:rPr>
          <w:rFonts w:cstheme="minorHAnsi"/>
          <w:lang w:val="fr-FR"/>
        </w:rPr>
        <w:t>”</w:t>
      </w:r>
    </w:p>
    <w:p w14:paraId="4EFE0BEC" w14:textId="77777777" w:rsidR="007A139C" w:rsidRPr="000F31A7" w:rsidRDefault="007A139C" w:rsidP="000F31A7">
      <w:pPr>
        <w:pStyle w:val="EndnoteText"/>
        <w:spacing w:line="240" w:lineRule="auto"/>
        <w:rPr>
          <w:rFonts w:cstheme="minorHAnsi"/>
          <w:lang w:val="fr-FR"/>
        </w:rPr>
      </w:pPr>
    </w:p>
  </w:endnote>
  <w:endnote w:id="277">
    <w:p w14:paraId="7748DF70" w14:textId="6814AE15" w:rsidR="5D7FDE1B" w:rsidRDefault="5D7FDE1B" w:rsidP="5D7FDE1B">
      <w:pPr>
        <w:rPr>
          <w:sz w:val="20"/>
          <w:szCs w:val="20"/>
          <w:lang w:val="fr-FR"/>
        </w:rPr>
      </w:pPr>
      <w:r w:rsidRPr="5D7FDE1B">
        <w:rPr>
          <w:rStyle w:val="EndnoteReference"/>
          <w:sz w:val="20"/>
          <w:szCs w:val="20"/>
        </w:rPr>
        <w:endnoteRef/>
      </w:r>
      <w:r w:rsidRPr="5D7FDE1B">
        <w:rPr>
          <w:sz w:val="20"/>
          <w:szCs w:val="20"/>
          <w:lang w:val="fr-FR"/>
        </w:rPr>
        <w:t xml:space="preserve"> Nor is this static: The </w:t>
      </w:r>
      <w:r w:rsidRPr="5D7FDE1B">
        <w:rPr>
          <w:rFonts w:eastAsiaTheme="minorEastAsia"/>
          <w:color w:val="000000" w:themeColor="text1"/>
          <w:sz w:val="20"/>
          <w:szCs w:val="20"/>
        </w:rPr>
        <w:t>Dallas Museum of Art previously provided capsule histories of deaccessioned artworks on individual pages</w:t>
      </w:r>
      <w:r w:rsidR="006D46E9">
        <w:rPr>
          <w:rFonts w:eastAsiaTheme="minorEastAsia"/>
          <w:color w:val="000000" w:themeColor="text1"/>
          <w:sz w:val="20"/>
          <w:szCs w:val="20"/>
        </w:rPr>
        <w:t>,</w:t>
      </w:r>
      <w:r w:rsidRPr="5D7FDE1B">
        <w:rPr>
          <w:rFonts w:eastAsiaTheme="minorEastAsia"/>
          <w:color w:val="000000" w:themeColor="text1"/>
          <w:sz w:val="20"/>
          <w:szCs w:val="20"/>
        </w:rPr>
        <w:t xml:space="preserve"> but since 2023 </w:t>
      </w:r>
      <w:r w:rsidR="006E6DE1">
        <w:rPr>
          <w:rFonts w:eastAsiaTheme="minorEastAsia"/>
          <w:color w:val="000000" w:themeColor="text1"/>
          <w:sz w:val="20"/>
          <w:szCs w:val="20"/>
        </w:rPr>
        <w:t xml:space="preserve">these </w:t>
      </w:r>
      <w:r w:rsidR="006656FA">
        <w:rPr>
          <w:rFonts w:eastAsiaTheme="minorEastAsia"/>
          <w:color w:val="000000" w:themeColor="text1"/>
          <w:sz w:val="20"/>
          <w:szCs w:val="20"/>
        </w:rPr>
        <w:t xml:space="preserve">have been </w:t>
      </w:r>
      <w:r w:rsidR="006D46E9">
        <w:rPr>
          <w:rFonts w:eastAsiaTheme="minorEastAsia"/>
          <w:color w:val="000000" w:themeColor="text1"/>
          <w:sz w:val="20"/>
          <w:szCs w:val="20"/>
        </w:rPr>
        <w:t>replaced</w:t>
      </w:r>
      <w:r w:rsidR="006E6DE1">
        <w:rPr>
          <w:rFonts w:eastAsiaTheme="minorEastAsia"/>
          <w:color w:val="000000" w:themeColor="text1"/>
          <w:sz w:val="20"/>
          <w:szCs w:val="20"/>
        </w:rPr>
        <w:t xml:space="preserve"> by </w:t>
      </w:r>
      <w:r w:rsidRPr="5D7FDE1B">
        <w:rPr>
          <w:sz w:val="20"/>
          <w:szCs w:val="20"/>
          <w:lang w:val="fr-FR"/>
        </w:rPr>
        <w:t xml:space="preserve">a list of deaccessioned objects with thumbnails, object tombstone information, and </w:t>
      </w:r>
      <w:r w:rsidR="006E6DE1">
        <w:rPr>
          <w:sz w:val="20"/>
          <w:szCs w:val="20"/>
          <w:lang w:val="fr-FR"/>
        </w:rPr>
        <w:t xml:space="preserve">the </w:t>
      </w:r>
      <w:r w:rsidRPr="5D7FDE1B">
        <w:rPr>
          <w:sz w:val="20"/>
          <w:szCs w:val="20"/>
          <w:lang w:val="fr-FR"/>
        </w:rPr>
        <w:t>reason for deaccessioning</w:t>
      </w:r>
      <w:r w:rsidR="00CC310B">
        <w:rPr>
          <w:sz w:val="20"/>
          <w:szCs w:val="20"/>
          <w:lang w:val="fr-FR"/>
        </w:rPr>
        <w:t>; see</w:t>
      </w:r>
      <w:r w:rsidR="007739AA">
        <w:rPr>
          <w:sz w:val="20"/>
          <w:szCs w:val="20"/>
          <w:lang w:val="fr-FR"/>
        </w:rPr>
        <w:t xml:space="preserve"> </w:t>
      </w:r>
      <w:hyperlink r:id="rId179">
        <w:r w:rsidRPr="5D7FDE1B">
          <w:rPr>
            <w:rStyle w:val="Hyperlink"/>
            <w:sz w:val="20"/>
            <w:szCs w:val="20"/>
            <w:lang w:val="fr-FR"/>
          </w:rPr>
          <w:t>https://dma.org/art/deaccessioned-artworks</w:t>
        </w:r>
      </w:hyperlink>
      <w:r w:rsidR="006E6DE1">
        <w:rPr>
          <w:rStyle w:val="Hyperlink"/>
          <w:sz w:val="20"/>
          <w:szCs w:val="20"/>
          <w:lang w:val="fr-FR"/>
        </w:rPr>
        <w:t xml:space="preserve">. </w:t>
      </w:r>
    </w:p>
  </w:endnote>
  <w:endnote w:id="278">
    <w:p w14:paraId="6B0C94DB" w14:textId="7E12BCF5" w:rsidR="007A139C" w:rsidRDefault="000830C6" w:rsidP="000F31A7">
      <w:pPr>
        <w:spacing w:after="0" w:line="240" w:lineRule="auto"/>
      </w:pPr>
      <w:r w:rsidRPr="000F31A7">
        <w:rPr>
          <w:rStyle w:val="EndnoteReference"/>
          <w:rFonts w:cstheme="minorHAnsi"/>
          <w:sz w:val="20"/>
          <w:szCs w:val="20"/>
        </w:rPr>
        <w:endnoteRef/>
      </w:r>
      <w:r w:rsidRPr="000F31A7">
        <w:rPr>
          <w:rFonts w:cstheme="minorHAnsi"/>
          <w:sz w:val="20"/>
          <w:szCs w:val="20"/>
          <w:lang w:val="fr-FR"/>
        </w:rPr>
        <w:t xml:space="preserve"> </w:t>
      </w:r>
      <w:r w:rsidR="006656FA">
        <w:rPr>
          <w:rFonts w:cstheme="minorHAnsi"/>
          <w:sz w:val="20"/>
          <w:szCs w:val="20"/>
          <w:lang w:val="fr-FR"/>
        </w:rPr>
        <w:t xml:space="preserve">Cleveland: </w:t>
      </w:r>
      <w:hyperlink r:id="rId180">
        <w:r w:rsidRPr="000F31A7">
          <w:rPr>
            <w:rStyle w:val="Hyperlink"/>
            <w:rFonts w:cstheme="minorHAnsi"/>
            <w:sz w:val="20"/>
            <w:szCs w:val="20"/>
            <w:lang w:val="fr-FR"/>
          </w:rPr>
          <w:t>https://www.clevelandart.org/art/collections/deaccessioned;</w:t>
        </w:r>
      </w:hyperlink>
      <w:r w:rsidRPr="000F31A7">
        <w:rPr>
          <w:rFonts w:cstheme="minorHAnsi"/>
          <w:sz w:val="20"/>
          <w:szCs w:val="20"/>
          <w:lang w:val="fr-FR"/>
        </w:rPr>
        <w:t xml:space="preserve"> </w:t>
      </w:r>
      <w:r w:rsidR="006656FA">
        <w:rPr>
          <w:rFonts w:cstheme="minorHAnsi"/>
          <w:sz w:val="20"/>
          <w:szCs w:val="20"/>
          <w:lang w:val="fr-FR"/>
        </w:rPr>
        <w:t>Seat</w:t>
      </w:r>
      <w:r w:rsidR="00AE5AC0">
        <w:rPr>
          <w:rFonts w:cstheme="minorHAnsi"/>
          <w:sz w:val="20"/>
          <w:szCs w:val="20"/>
          <w:lang w:val="fr-FR"/>
        </w:rPr>
        <w:t>t</w:t>
      </w:r>
      <w:r w:rsidR="006656FA">
        <w:rPr>
          <w:rFonts w:cstheme="minorHAnsi"/>
          <w:sz w:val="20"/>
          <w:szCs w:val="20"/>
          <w:lang w:val="fr-FR"/>
        </w:rPr>
        <w:t xml:space="preserve">le: </w:t>
      </w:r>
      <w:hyperlink r:id="rId181" w:history="1">
        <w:r w:rsidR="00EC43D4" w:rsidRPr="000F31A7">
          <w:rPr>
            <w:rStyle w:val="Hyperlink"/>
            <w:rFonts w:cstheme="minorHAnsi"/>
            <w:sz w:val="20"/>
            <w:szCs w:val="20"/>
            <w:lang w:val="fr-FR"/>
          </w:rPr>
          <w:t>https://www1.seattleartmuseum.org/deaccessions</w:t>
        </w:r>
      </w:hyperlink>
      <w:r w:rsidR="007A139C">
        <w:t>.</w:t>
      </w:r>
    </w:p>
    <w:p w14:paraId="2B79B378" w14:textId="6C71F68E" w:rsidR="000830C6" w:rsidRPr="000F31A7" w:rsidRDefault="00EC43D4" w:rsidP="000F31A7">
      <w:pPr>
        <w:spacing w:after="0" w:line="240" w:lineRule="auto"/>
        <w:rPr>
          <w:rFonts w:cstheme="minorHAnsi"/>
          <w:sz w:val="20"/>
          <w:szCs w:val="20"/>
          <w:lang w:val="fr-FR"/>
        </w:rPr>
      </w:pPr>
      <w:r w:rsidRPr="000F31A7">
        <w:rPr>
          <w:rFonts w:cstheme="minorHAnsi"/>
          <w:sz w:val="20"/>
          <w:szCs w:val="20"/>
          <w:lang w:val="fr-FR"/>
        </w:rPr>
        <w:t xml:space="preserve"> </w:t>
      </w:r>
    </w:p>
  </w:endnote>
  <w:endnote w:id="279">
    <w:p w14:paraId="403C5578" w14:textId="51B8F220" w:rsidR="007A139C" w:rsidRDefault="1C33CD6F" w:rsidP="000F31A7">
      <w:pPr>
        <w:pStyle w:val="EndnoteText"/>
        <w:spacing w:line="240" w:lineRule="auto"/>
      </w:pPr>
      <w:r w:rsidRPr="000F31A7">
        <w:rPr>
          <w:rStyle w:val="EndnoteReference"/>
          <w:rFonts w:cstheme="minorHAnsi"/>
        </w:rPr>
        <w:endnoteRef/>
      </w:r>
      <w:r w:rsidRPr="000F31A7">
        <w:rPr>
          <w:rFonts w:cstheme="minorHAnsi"/>
          <w:lang w:val="fr-FR"/>
        </w:rPr>
        <w:t xml:space="preserve"> </w:t>
      </w:r>
      <w:r w:rsidR="00A06F41">
        <w:t xml:space="preserve">Portland: </w:t>
      </w:r>
      <w:hyperlink r:id="rId182" w:history="1">
        <w:r w:rsidR="00A06F41" w:rsidRPr="003811A6">
          <w:rPr>
            <w:rStyle w:val="Hyperlink"/>
            <w:lang w:val="fr-FR"/>
          </w:rPr>
          <w:t>https://portlandartmuseum.org/collection/deaccessions/</w:t>
        </w:r>
      </w:hyperlink>
      <w:r w:rsidR="00A06F41">
        <w:t>; Emory:</w:t>
      </w:r>
      <w:r w:rsidR="00A06F41" w:rsidRPr="00A06F41">
        <w:rPr>
          <w:rFonts w:cstheme="minorHAnsi"/>
          <w:lang w:val="fr-FR"/>
        </w:rPr>
        <w:t xml:space="preserve"> </w:t>
      </w:r>
      <w:hyperlink r:id="rId183">
        <w:r w:rsidRPr="000F31A7">
          <w:rPr>
            <w:rStyle w:val="Hyperlink"/>
            <w:rFonts w:cstheme="minorHAnsi"/>
            <w:lang w:val="fr-FR"/>
          </w:rPr>
          <w:t>https://carlos.emory.edu/italy-2023-repatriation</w:t>
        </w:r>
      </w:hyperlink>
      <w:r w:rsidRPr="000F31A7">
        <w:rPr>
          <w:rFonts w:cstheme="minorHAnsi"/>
          <w:lang w:val="fr-FR"/>
        </w:rPr>
        <w:t>;</w:t>
      </w:r>
      <w:r w:rsidR="00A06F41">
        <w:rPr>
          <w:rFonts w:cstheme="minorHAnsi"/>
          <w:lang w:val="fr-FR"/>
        </w:rPr>
        <w:t xml:space="preserve"> and</w:t>
      </w:r>
      <w:r w:rsidRPr="000F31A7">
        <w:rPr>
          <w:rFonts w:cstheme="minorHAnsi"/>
          <w:lang w:val="fr-FR"/>
        </w:rPr>
        <w:t xml:space="preserve"> </w:t>
      </w:r>
      <w:hyperlink r:id="rId184" w:history="1">
        <w:r w:rsidR="006E6DE1" w:rsidRPr="00A9517E">
          <w:rPr>
            <w:rStyle w:val="Hyperlink"/>
            <w:rFonts w:cstheme="minorHAnsi"/>
            <w:lang w:val="fr-FR"/>
          </w:rPr>
          <w:t>https://carlos.emory.edu/greek-2024-repatriations</w:t>
        </w:r>
      </w:hyperlink>
      <w:r w:rsidR="007A139C">
        <w:t>.</w:t>
      </w:r>
    </w:p>
    <w:p w14:paraId="590CA667" w14:textId="77E5A6C9" w:rsidR="1C33CD6F" w:rsidRPr="000F31A7" w:rsidRDefault="006E6DE1" w:rsidP="000F31A7">
      <w:pPr>
        <w:pStyle w:val="EndnoteText"/>
        <w:spacing w:line="240" w:lineRule="auto"/>
        <w:rPr>
          <w:rFonts w:cstheme="minorHAnsi"/>
          <w:lang w:val="fr-FR"/>
        </w:rPr>
      </w:pPr>
      <w:r>
        <w:rPr>
          <w:rFonts w:cstheme="minorHAnsi"/>
          <w:lang w:val="fr-FR"/>
        </w:rPr>
        <w:t xml:space="preserve"> </w:t>
      </w:r>
    </w:p>
  </w:endnote>
  <w:endnote w:id="280">
    <w:p w14:paraId="76BB3DFC" w14:textId="22FACD01" w:rsidR="000830C6" w:rsidRDefault="000830C6" w:rsidP="000F31A7">
      <w:pPr>
        <w:pStyle w:val="EndnoteText"/>
        <w:spacing w:line="240" w:lineRule="auto"/>
        <w:rPr>
          <w:rFonts w:cstheme="minorHAnsi"/>
          <w:sz w:val="22"/>
          <w:szCs w:val="22"/>
        </w:rPr>
      </w:pPr>
      <w:r w:rsidRPr="000F31A7">
        <w:rPr>
          <w:rStyle w:val="EndnoteReference"/>
          <w:rFonts w:cstheme="minorHAnsi"/>
        </w:rPr>
        <w:endnoteRef/>
      </w:r>
      <w:r w:rsidRPr="000F31A7">
        <w:rPr>
          <w:rFonts w:cstheme="minorHAnsi"/>
          <w:lang w:val="fr-FR"/>
        </w:rPr>
        <w:t xml:space="preserve"> </w:t>
      </w:r>
      <w:r w:rsidR="006656FA">
        <w:rPr>
          <w:rFonts w:cstheme="minorHAnsi"/>
          <w:lang w:val="fr-FR"/>
        </w:rPr>
        <w:t xml:space="preserve">Boston: </w:t>
      </w:r>
      <w:hyperlink r:id="rId185">
        <w:r w:rsidRPr="000F31A7">
          <w:rPr>
            <w:rStyle w:val="Hyperlink"/>
            <w:rFonts w:cstheme="minorHAnsi"/>
            <w:lang w:val="fr-FR"/>
          </w:rPr>
          <w:t>https://collections.mfa.org/search/Objects/deaccessioned%3Atrue/</w:t>
        </w:r>
      </w:hyperlink>
      <w:r w:rsidRPr="000F31A7">
        <w:rPr>
          <w:rFonts w:cstheme="minorHAnsi"/>
          <w:lang w:val="fr-FR"/>
        </w:rPr>
        <w:t xml:space="preserve">; </w:t>
      </w:r>
      <w:r w:rsidR="006656FA">
        <w:rPr>
          <w:rFonts w:cstheme="minorHAnsi"/>
          <w:lang w:val="fr-FR"/>
        </w:rPr>
        <w:t xml:space="preserve">San Antonio: </w:t>
      </w:r>
      <w:hyperlink r:id="rId186">
        <w:r w:rsidRPr="000F31A7">
          <w:rPr>
            <w:rStyle w:val="Hyperlink"/>
            <w:rFonts w:cstheme="minorHAnsi"/>
            <w:lang w:val="fr-FR"/>
          </w:rPr>
          <w:t>https://sanantonio.emuseum.com/collections</w:t>
        </w:r>
      </w:hyperlink>
      <w:r w:rsidRPr="000F31A7">
        <w:rPr>
          <w:rFonts w:cstheme="minorHAnsi"/>
          <w:lang w:val="fr-FR"/>
        </w:rPr>
        <w:t xml:space="preserve">. </w:t>
      </w:r>
      <w:r w:rsidRPr="000F31A7">
        <w:rPr>
          <w:rFonts w:cstheme="minorHAnsi"/>
        </w:rPr>
        <w:t>The MFA</w:t>
      </w:r>
      <w:r w:rsidR="006E6DE1">
        <w:rPr>
          <w:rFonts w:cstheme="minorHAnsi"/>
        </w:rPr>
        <w:t xml:space="preserve"> Boston</w:t>
      </w:r>
      <w:r w:rsidRPr="000F31A7">
        <w:rPr>
          <w:rFonts w:cstheme="minorHAnsi"/>
        </w:rPr>
        <w:t xml:space="preserve"> also maintains a list of relevant case studies: </w:t>
      </w:r>
      <w:hyperlink r:id="rId187" w:history="1">
        <w:r w:rsidR="00F61304" w:rsidRPr="000F31A7">
          <w:rPr>
            <w:rStyle w:val="Hyperlink"/>
            <w:rFonts w:cstheme="minorHAnsi"/>
          </w:rPr>
          <w:t>https://www.mfa.org/collections/provenance/ownership-resolutions</w:t>
        </w:r>
      </w:hyperlink>
      <w:r w:rsidR="007A139C">
        <w:t>.</w:t>
      </w:r>
    </w:p>
    <w:p w14:paraId="415A6C44" w14:textId="77777777" w:rsidR="003A6DC0" w:rsidRPr="00E73BEF" w:rsidRDefault="003A6DC0" w:rsidP="000F31A7">
      <w:pPr>
        <w:pStyle w:val="EndnoteText"/>
        <w:spacing w:line="240" w:lineRule="auto"/>
        <w:rPr>
          <w:sz w:val="22"/>
          <w:szCs w:val="22"/>
        </w:rPr>
      </w:pPr>
    </w:p>
  </w:endnote>
  <w:endnote w:id="281">
    <w:p w14:paraId="1827960E" w14:textId="1D5FC578" w:rsidR="60260381" w:rsidRDefault="60260381" w:rsidP="00DD7C0C">
      <w:pPr>
        <w:pStyle w:val="CommentText"/>
      </w:pPr>
      <w:r w:rsidRPr="60260381">
        <w:rPr>
          <w:rStyle w:val="EndnoteReference"/>
        </w:rPr>
        <w:endnoteRef/>
      </w:r>
      <w:r>
        <w:t xml:space="preserve"> </w:t>
      </w:r>
      <w:hyperlink r:id="rId188">
        <w:r w:rsidR="00DD7C0C" w:rsidRPr="6CCA6DAC">
          <w:rPr>
            <w:rStyle w:val="Hyperlink"/>
          </w:rPr>
          <w:t>https://www.getty.edu/museum/deaccessioning/</w:t>
        </w:r>
      </w:hyperlink>
      <w:r w:rsidR="00DD7C0C">
        <w:t xml:space="preserve">; press release: </w:t>
      </w:r>
      <w:hyperlink r:id="rId189" w:history="1">
        <w:r w:rsidR="00DD7C0C" w:rsidRPr="00DD7C0C">
          <w:rPr>
            <w:rStyle w:val="Hyperlink"/>
          </w:rPr>
          <w:t>https://www.getty.edu/news/getty-adds-deaccessioned-objects-to-online-collection-pages/</w:t>
        </w:r>
      </w:hyperlink>
      <w:r w:rsidR="00DD7C0C">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hitney-Book">
    <w:altName w:val="Yu Gothic"/>
    <w:panose1 w:val="020B0604020202020204"/>
    <w:charset w:val="80"/>
    <w:family w:val="swiss"/>
    <w:notTrueType/>
    <w:pitch w:val="default"/>
    <w:sig w:usb0="00000001" w:usb1="08070000" w:usb2="00000010" w:usb3="00000000" w:csb0="00020000" w:csb1="00000000"/>
  </w:font>
  <w:font w:name="Times">
    <w:panose1 w:val="00000500000000020000"/>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DFD50" w14:textId="77777777" w:rsidR="00725CB7" w:rsidRDefault="00725CB7" w:rsidP="00621F7B">
      <w:pPr>
        <w:spacing w:after="0" w:line="240" w:lineRule="auto"/>
      </w:pPr>
      <w:r>
        <w:separator/>
      </w:r>
    </w:p>
  </w:footnote>
  <w:footnote w:type="continuationSeparator" w:id="0">
    <w:p w14:paraId="7367A705" w14:textId="77777777" w:rsidR="00725CB7" w:rsidRDefault="00725CB7" w:rsidP="00621F7B">
      <w:pPr>
        <w:spacing w:after="0" w:line="240" w:lineRule="auto"/>
      </w:pPr>
      <w:r>
        <w:continuationSeparator/>
      </w:r>
    </w:p>
  </w:footnote>
  <w:footnote w:type="continuationNotice" w:id="1">
    <w:p w14:paraId="34FFF327" w14:textId="77777777" w:rsidR="00725CB7" w:rsidRDefault="00725CB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P9jGPK2lgbTYRv" int2:id="1GowJRte">
      <int2:state int2:value="Rejected" int2:type="AugLoop_Text_Critique"/>
    </int2:textHash>
    <int2:textHash int2:hashCode="n0av9v2AuCNm6J" int2:id="4N4gdmvu">
      <int2:state int2:value="Rejected" int2:type="AugLoop_Text_Critique"/>
    </int2:textHash>
    <int2:textHash int2:hashCode="h5AQiXZJRvC/5Q" int2:id="9sz9VYqJ">
      <int2:state int2:value="Rejected" int2:type="AugLoop_Text_Critique"/>
    </int2:textHash>
    <int2:textHash int2:hashCode="Txey8e0jtZDqDv" int2:id="WPDrryHf">
      <int2:state int2:value="Rejected" int2:type="AugLoop_Text_Critique"/>
    </int2:textHash>
    <int2:textHash int2:hashCode="NVlluX1CBJzyGs" int2:id="dLQa4fXa">
      <int2:state int2:value="Rejected" int2:type="AugLoop_Text_Critique"/>
    </int2:textHash>
    <int2:textHash int2:hashCode="Ink+U5fOuurFvD" int2:id="dZWbplXL">
      <int2:state int2:value="Rejected" int2:type="AugLoop_Text_Critique"/>
    </int2:textHash>
    <int2:textHash int2:hashCode="Dgw/vizyMaFgqI" int2:id="gcsnxbY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192A"/>
    <w:multiLevelType w:val="hybridMultilevel"/>
    <w:tmpl w:val="361C4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466977"/>
    <w:multiLevelType w:val="hybridMultilevel"/>
    <w:tmpl w:val="AB485550"/>
    <w:lvl w:ilvl="0" w:tplc="FFFFFFFF">
      <w:start w:val="3"/>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098A3"/>
    <w:multiLevelType w:val="hybridMultilevel"/>
    <w:tmpl w:val="E402D08C"/>
    <w:lvl w:ilvl="0" w:tplc="100E5502">
      <w:start w:val="1"/>
      <w:numFmt w:val="bullet"/>
      <w:lvlText w:val="-"/>
      <w:lvlJc w:val="left"/>
      <w:pPr>
        <w:ind w:left="720" w:hanging="360"/>
      </w:pPr>
      <w:rPr>
        <w:rFonts w:ascii="Calibri" w:hAnsi="Calibri" w:hint="default"/>
      </w:rPr>
    </w:lvl>
    <w:lvl w:ilvl="1" w:tplc="84787BC0">
      <w:start w:val="1"/>
      <w:numFmt w:val="bullet"/>
      <w:lvlText w:val="o"/>
      <w:lvlJc w:val="left"/>
      <w:pPr>
        <w:ind w:left="1440" w:hanging="360"/>
      </w:pPr>
      <w:rPr>
        <w:rFonts w:ascii="Courier New" w:hAnsi="Courier New" w:hint="default"/>
      </w:rPr>
    </w:lvl>
    <w:lvl w:ilvl="2" w:tplc="085604E8">
      <w:start w:val="1"/>
      <w:numFmt w:val="bullet"/>
      <w:lvlText w:val=""/>
      <w:lvlJc w:val="left"/>
      <w:pPr>
        <w:ind w:left="2160" w:hanging="360"/>
      </w:pPr>
      <w:rPr>
        <w:rFonts w:ascii="Wingdings" w:hAnsi="Wingdings" w:hint="default"/>
      </w:rPr>
    </w:lvl>
    <w:lvl w:ilvl="3" w:tplc="A9A82FBE">
      <w:start w:val="1"/>
      <w:numFmt w:val="bullet"/>
      <w:lvlText w:val=""/>
      <w:lvlJc w:val="left"/>
      <w:pPr>
        <w:ind w:left="2880" w:hanging="360"/>
      </w:pPr>
      <w:rPr>
        <w:rFonts w:ascii="Symbol" w:hAnsi="Symbol" w:hint="default"/>
      </w:rPr>
    </w:lvl>
    <w:lvl w:ilvl="4" w:tplc="E13C7574">
      <w:start w:val="1"/>
      <w:numFmt w:val="bullet"/>
      <w:lvlText w:val="o"/>
      <w:lvlJc w:val="left"/>
      <w:pPr>
        <w:ind w:left="3600" w:hanging="360"/>
      </w:pPr>
      <w:rPr>
        <w:rFonts w:ascii="Courier New" w:hAnsi="Courier New" w:hint="default"/>
      </w:rPr>
    </w:lvl>
    <w:lvl w:ilvl="5" w:tplc="803C070A">
      <w:start w:val="1"/>
      <w:numFmt w:val="bullet"/>
      <w:lvlText w:val=""/>
      <w:lvlJc w:val="left"/>
      <w:pPr>
        <w:ind w:left="4320" w:hanging="360"/>
      </w:pPr>
      <w:rPr>
        <w:rFonts w:ascii="Wingdings" w:hAnsi="Wingdings" w:hint="default"/>
      </w:rPr>
    </w:lvl>
    <w:lvl w:ilvl="6" w:tplc="4FCA8368">
      <w:start w:val="1"/>
      <w:numFmt w:val="bullet"/>
      <w:lvlText w:val=""/>
      <w:lvlJc w:val="left"/>
      <w:pPr>
        <w:ind w:left="5040" w:hanging="360"/>
      </w:pPr>
      <w:rPr>
        <w:rFonts w:ascii="Symbol" w:hAnsi="Symbol" w:hint="default"/>
      </w:rPr>
    </w:lvl>
    <w:lvl w:ilvl="7" w:tplc="994EEA3E">
      <w:start w:val="1"/>
      <w:numFmt w:val="bullet"/>
      <w:lvlText w:val="o"/>
      <w:lvlJc w:val="left"/>
      <w:pPr>
        <w:ind w:left="5760" w:hanging="360"/>
      </w:pPr>
      <w:rPr>
        <w:rFonts w:ascii="Courier New" w:hAnsi="Courier New" w:hint="default"/>
      </w:rPr>
    </w:lvl>
    <w:lvl w:ilvl="8" w:tplc="FC5AAEA4">
      <w:start w:val="1"/>
      <w:numFmt w:val="bullet"/>
      <w:lvlText w:val=""/>
      <w:lvlJc w:val="left"/>
      <w:pPr>
        <w:ind w:left="6480" w:hanging="360"/>
      </w:pPr>
      <w:rPr>
        <w:rFonts w:ascii="Wingdings" w:hAnsi="Wingdings" w:hint="default"/>
      </w:rPr>
    </w:lvl>
  </w:abstractNum>
  <w:abstractNum w:abstractNumId="3" w15:restartNumberingAfterBreak="0">
    <w:nsid w:val="24ED4DAE"/>
    <w:multiLevelType w:val="hybridMultilevel"/>
    <w:tmpl w:val="B27E3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347DC9"/>
    <w:multiLevelType w:val="hybridMultilevel"/>
    <w:tmpl w:val="C59688A2"/>
    <w:lvl w:ilvl="0" w:tplc="70BA09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D96971"/>
    <w:multiLevelType w:val="hybridMultilevel"/>
    <w:tmpl w:val="F718F4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E5074"/>
    <w:multiLevelType w:val="hybridMultilevel"/>
    <w:tmpl w:val="CF52F47C"/>
    <w:lvl w:ilvl="0" w:tplc="F512734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BE3E04"/>
    <w:multiLevelType w:val="hybridMultilevel"/>
    <w:tmpl w:val="2E4C94BA"/>
    <w:lvl w:ilvl="0" w:tplc="F6B89518">
      <w:start w:val="4"/>
      <w:numFmt w:val="bullet"/>
      <w:lvlText w:val=""/>
      <w:lvlJc w:val="left"/>
      <w:pPr>
        <w:ind w:left="3600" w:hanging="360"/>
      </w:pPr>
      <w:rPr>
        <w:rFonts w:ascii="Wingdings" w:eastAsiaTheme="minorHAnsi" w:hAnsi="Wingdings" w:cstheme="minorBidi"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3172244A"/>
    <w:multiLevelType w:val="hybridMultilevel"/>
    <w:tmpl w:val="82EAA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DB38FF"/>
    <w:multiLevelType w:val="hybridMultilevel"/>
    <w:tmpl w:val="B1E8C570"/>
    <w:lvl w:ilvl="0" w:tplc="04D6BF52">
      <w:start w:val="1"/>
      <w:numFmt w:val="bullet"/>
      <w:lvlText w:val="-"/>
      <w:lvlJc w:val="left"/>
      <w:pPr>
        <w:ind w:left="720" w:hanging="360"/>
      </w:pPr>
      <w:rPr>
        <w:rFonts w:ascii="Calibri" w:hAnsi="Calibri" w:hint="default"/>
      </w:rPr>
    </w:lvl>
    <w:lvl w:ilvl="1" w:tplc="46720A7A">
      <w:start w:val="1"/>
      <w:numFmt w:val="bullet"/>
      <w:lvlText w:val="o"/>
      <w:lvlJc w:val="left"/>
      <w:pPr>
        <w:ind w:left="1440" w:hanging="360"/>
      </w:pPr>
      <w:rPr>
        <w:rFonts w:ascii="Courier New" w:hAnsi="Courier New" w:hint="default"/>
      </w:rPr>
    </w:lvl>
    <w:lvl w:ilvl="2" w:tplc="65526678">
      <w:start w:val="1"/>
      <w:numFmt w:val="bullet"/>
      <w:lvlText w:val=""/>
      <w:lvlJc w:val="left"/>
      <w:pPr>
        <w:ind w:left="2160" w:hanging="360"/>
      </w:pPr>
      <w:rPr>
        <w:rFonts w:ascii="Wingdings" w:hAnsi="Wingdings" w:hint="default"/>
      </w:rPr>
    </w:lvl>
    <w:lvl w:ilvl="3" w:tplc="94749258">
      <w:start w:val="1"/>
      <w:numFmt w:val="bullet"/>
      <w:lvlText w:val=""/>
      <w:lvlJc w:val="left"/>
      <w:pPr>
        <w:ind w:left="2880" w:hanging="360"/>
      </w:pPr>
      <w:rPr>
        <w:rFonts w:ascii="Symbol" w:hAnsi="Symbol" w:hint="default"/>
      </w:rPr>
    </w:lvl>
    <w:lvl w:ilvl="4" w:tplc="C25A6F7C">
      <w:start w:val="1"/>
      <w:numFmt w:val="bullet"/>
      <w:lvlText w:val="o"/>
      <w:lvlJc w:val="left"/>
      <w:pPr>
        <w:ind w:left="3600" w:hanging="360"/>
      </w:pPr>
      <w:rPr>
        <w:rFonts w:ascii="Courier New" w:hAnsi="Courier New" w:hint="default"/>
      </w:rPr>
    </w:lvl>
    <w:lvl w:ilvl="5" w:tplc="52503446">
      <w:start w:val="1"/>
      <w:numFmt w:val="bullet"/>
      <w:lvlText w:val=""/>
      <w:lvlJc w:val="left"/>
      <w:pPr>
        <w:ind w:left="4320" w:hanging="360"/>
      </w:pPr>
      <w:rPr>
        <w:rFonts w:ascii="Wingdings" w:hAnsi="Wingdings" w:hint="default"/>
      </w:rPr>
    </w:lvl>
    <w:lvl w:ilvl="6" w:tplc="B666E016">
      <w:start w:val="1"/>
      <w:numFmt w:val="bullet"/>
      <w:lvlText w:val=""/>
      <w:lvlJc w:val="left"/>
      <w:pPr>
        <w:ind w:left="5040" w:hanging="360"/>
      </w:pPr>
      <w:rPr>
        <w:rFonts w:ascii="Symbol" w:hAnsi="Symbol" w:hint="default"/>
      </w:rPr>
    </w:lvl>
    <w:lvl w:ilvl="7" w:tplc="2AF41BB0">
      <w:start w:val="1"/>
      <w:numFmt w:val="bullet"/>
      <w:lvlText w:val="o"/>
      <w:lvlJc w:val="left"/>
      <w:pPr>
        <w:ind w:left="5760" w:hanging="360"/>
      </w:pPr>
      <w:rPr>
        <w:rFonts w:ascii="Courier New" w:hAnsi="Courier New" w:hint="default"/>
      </w:rPr>
    </w:lvl>
    <w:lvl w:ilvl="8" w:tplc="8F96D2EE">
      <w:start w:val="1"/>
      <w:numFmt w:val="bullet"/>
      <w:lvlText w:val=""/>
      <w:lvlJc w:val="left"/>
      <w:pPr>
        <w:ind w:left="6480" w:hanging="360"/>
      </w:pPr>
      <w:rPr>
        <w:rFonts w:ascii="Wingdings" w:hAnsi="Wingdings" w:hint="default"/>
      </w:rPr>
    </w:lvl>
  </w:abstractNum>
  <w:abstractNum w:abstractNumId="10" w15:restartNumberingAfterBreak="0">
    <w:nsid w:val="3613EC99"/>
    <w:multiLevelType w:val="hybridMultilevel"/>
    <w:tmpl w:val="1CC41566"/>
    <w:lvl w:ilvl="0" w:tplc="59F8D79E">
      <w:start w:val="1"/>
      <w:numFmt w:val="bullet"/>
      <w:lvlText w:val="-"/>
      <w:lvlJc w:val="left"/>
      <w:pPr>
        <w:ind w:left="720" w:hanging="360"/>
      </w:pPr>
      <w:rPr>
        <w:rFonts w:ascii="Calibri" w:hAnsi="Calibri" w:hint="default"/>
      </w:rPr>
    </w:lvl>
    <w:lvl w:ilvl="1" w:tplc="3F90F384">
      <w:start w:val="1"/>
      <w:numFmt w:val="bullet"/>
      <w:lvlText w:val="o"/>
      <w:lvlJc w:val="left"/>
      <w:pPr>
        <w:ind w:left="1440" w:hanging="360"/>
      </w:pPr>
      <w:rPr>
        <w:rFonts w:ascii="Courier New" w:hAnsi="Courier New" w:hint="default"/>
      </w:rPr>
    </w:lvl>
    <w:lvl w:ilvl="2" w:tplc="9752C6C4">
      <w:start w:val="1"/>
      <w:numFmt w:val="bullet"/>
      <w:lvlText w:val=""/>
      <w:lvlJc w:val="left"/>
      <w:pPr>
        <w:ind w:left="2160" w:hanging="360"/>
      </w:pPr>
      <w:rPr>
        <w:rFonts w:ascii="Wingdings" w:hAnsi="Wingdings" w:hint="default"/>
      </w:rPr>
    </w:lvl>
    <w:lvl w:ilvl="3" w:tplc="D63A27E6">
      <w:start w:val="1"/>
      <w:numFmt w:val="bullet"/>
      <w:lvlText w:val=""/>
      <w:lvlJc w:val="left"/>
      <w:pPr>
        <w:ind w:left="2880" w:hanging="360"/>
      </w:pPr>
      <w:rPr>
        <w:rFonts w:ascii="Symbol" w:hAnsi="Symbol" w:hint="default"/>
      </w:rPr>
    </w:lvl>
    <w:lvl w:ilvl="4" w:tplc="2BB8AE22">
      <w:start w:val="1"/>
      <w:numFmt w:val="bullet"/>
      <w:lvlText w:val="o"/>
      <w:lvlJc w:val="left"/>
      <w:pPr>
        <w:ind w:left="3600" w:hanging="360"/>
      </w:pPr>
      <w:rPr>
        <w:rFonts w:ascii="Courier New" w:hAnsi="Courier New" w:hint="default"/>
      </w:rPr>
    </w:lvl>
    <w:lvl w:ilvl="5" w:tplc="D14CCD12">
      <w:start w:val="1"/>
      <w:numFmt w:val="bullet"/>
      <w:lvlText w:val=""/>
      <w:lvlJc w:val="left"/>
      <w:pPr>
        <w:ind w:left="4320" w:hanging="360"/>
      </w:pPr>
      <w:rPr>
        <w:rFonts w:ascii="Wingdings" w:hAnsi="Wingdings" w:hint="default"/>
      </w:rPr>
    </w:lvl>
    <w:lvl w:ilvl="6" w:tplc="DF741582">
      <w:start w:val="1"/>
      <w:numFmt w:val="bullet"/>
      <w:lvlText w:val=""/>
      <w:lvlJc w:val="left"/>
      <w:pPr>
        <w:ind w:left="5040" w:hanging="360"/>
      </w:pPr>
      <w:rPr>
        <w:rFonts w:ascii="Symbol" w:hAnsi="Symbol" w:hint="default"/>
      </w:rPr>
    </w:lvl>
    <w:lvl w:ilvl="7" w:tplc="86C84E62">
      <w:start w:val="1"/>
      <w:numFmt w:val="bullet"/>
      <w:lvlText w:val="o"/>
      <w:lvlJc w:val="left"/>
      <w:pPr>
        <w:ind w:left="5760" w:hanging="360"/>
      </w:pPr>
      <w:rPr>
        <w:rFonts w:ascii="Courier New" w:hAnsi="Courier New" w:hint="default"/>
      </w:rPr>
    </w:lvl>
    <w:lvl w:ilvl="8" w:tplc="73423666">
      <w:start w:val="1"/>
      <w:numFmt w:val="bullet"/>
      <w:lvlText w:val=""/>
      <w:lvlJc w:val="left"/>
      <w:pPr>
        <w:ind w:left="6480" w:hanging="360"/>
      </w:pPr>
      <w:rPr>
        <w:rFonts w:ascii="Wingdings" w:hAnsi="Wingdings" w:hint="default"/>
      </w:rPr>
    </w:lvl>
  </w:abstractNum>
  <w:abstractNum w:abstractNumId="11" w15:restartNumberingAfterBreak="0">
    <w:nsid w:val="389A2C9A"/>
    <w:multiLevelType w:val="hybridMultilevel"/>
    <w:tmpl w:val="8304A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03AC1"/>
    <w:multiLevelType w:val="hybridMultilevel"/>
    <w:tmpl w:val="36A82502"/>
    <w:lvl w:ilvl="0" w:tplc="6A268A0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577D8"/>
    <w:multiLevelType w:val="multilevel"/>
    <w:tmpl w:val="5C28D008"/>
    <w:lvl w:ilvl="0">
      <w:start w:val="1"/>
      <w:numFmt w:val="decimal"/>
      <w:suff w:val="space"/>
      <w:lvlText w:val="Figure %1."/>
      <w:lvlJc w:val="left"/>
      <w:pPr>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1796DEC"/>
    <w:multiLevelType w:val="hybridMultilevel"/>
    <w:tmpl w:val="90BABE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38150A"/>
    <w:multiLevelType w:val="hybridMultilevel"/>
    <w:tmpl w:val="A198E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FC57D3"/>
    <w:multiLevelType w:val="hybridMultilevel"/>
    <w:tmpl w:val="536CC54A"/>
    <w:lvl w:ilvl="0" w:tplc="745C4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766594"/>
    <w:multiLevelType w:val="hybridMultilevel"/>
    <w:tmpl w:val="E66409B6"/>
    <w:lvl w:ilvl="0" w:tplc="DB0CE6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FF6993"/>
    <w:multiLevelType w:val="hybridMultilevel"/>
    <w:tmpl w:val="FB0ED2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BCB51ED"/>
    <w:multiLevelType w:val="hybridMultilevel"/>
    <w:tmpl w:val="9078C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3004D69"/>
    <w:multiLevelType w:val="hybridMultilevel"/>
    <w:tmpl w:val="0FD252D8"/>
    <w:lvl w:ilvl="0" w:tplc="929C0A7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111DBA"/>
    <w:multiLevelType w:val="hybridMultilevel"/>
    <w:tmpl w:val="7AFEC39A"/>
    <w:lvl w:ilvl="0" w:tplc="F78A021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C67151"/>
    <w:multiLevelType w:val="hybridMultilevel"/>
    <w:tmpl w:val="61F0C044"/>
    <w:lvl w:ilvl="0" w:tplc="9124B41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936CB3"/>
    <w:multiLevelType w:val="hybridMultilevel"/>
    <w:tmpl w:val="11926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EF27F1"/>
    <w:multiLevelType w:val="hybridMultilevel"/>
    <w:tmpl w:val="C4BE2D2E"/>
    <w:lvl w:ilvl="0" w:tplc="70BA09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E35B8A"/>
    <w:multiLevelType w:val="hybridMultilevel"/>
    <w:tmpl w:val="05AC01B2"/>
    <w:lvl w:ilvl="0" w:tplc="A0601F60">
      <w:start w:val="98"/>
      <w:numFmt w:val="bullet"/>
      <w:lvlText w:val="-"/>
      <w:lvlJc w:val="left"/>
      <w:pPr>
        <w:ind w:left="720" w:hanging="360"/>
      </w:pPr>
      <w:rPr>
        <w:rFonts w:ascii="Calibri" w:eastAsiaTheme="minorHAnsi" w:hAnsi="Calibri"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659BEA"/>
    <w:multiLevelType w:val="multilevel"/>
    <w:tmpl w:val="FFFFFFFF"/>
    <w:lvl w:ilvl="0">
      <w:start w:val="1"/>
      <w:numFmt w:val="decimal"/>
      <w:lvlText w:val="Figure %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7D923FA"/>
    <w:multiLevelType w:val="hybridMultilevel"/>
    <w:tmpl w:val="FA60DEE4"/>
    <w:lvl w:ilvl="0" w:tplc="5348505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DB2AE8"/>
    <w:multiLevelType w:val="hybridMultilevel"/>
    <w:tmpl w:val="8C1C9582"/>
    <w:lvl w:ilvl="0" w:tplc="25407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962FBA"/>
    <w:multiLevelType w:val="hybridMultilevel"/>
    <w:tmpl w:val="D3701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3C6E58"/>
    <w:multiLevelType w:val="hybridMultilevel"/>
    <w:tmpl w:val="0B1EE1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E5070"/>
    <w:multiLevelType w:val="hybridMultilevel"/>
    <w:tmpl w:val="B5FABF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A91A87"/>
    <w:multiLevelType w:val="multilevel"/>
    <w:tmpl w:val="A63CDEC2"/>
    <w:lvl w:ilvl="0">
      <w:start w:val="17"/>
      <w:numFmt w:val="decimal"/>
      <w:lvlText w:val="Figure %1."/>
      <w:lvlJc w:val="left"/>
      <w:pPr>
        <w:ind w:left="36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22009450">
    <w:abstractNumId w:val="9"/>
  </w:num>
  <w:num w:numId="2" w16cid:durableId="144013516">
    <w:abstractNumId w:val="26"/>
  </w:num>
  <w:num w:numId="3" w16cid:durableId="1440373072">
    <w:abstractNumId w:val="6"/>
  </w:num>
  <w:num w:numId="4" w16cid:durableId="317926288">
    <w:abstractNumId w:val="21"/>
  </w:num>
  <w:num w:numId="5" w16cid:durableId="241138546">
    <w:abstractNumId w:val="20"/>
  </w:num>
  <w:num w:numId="6" w16cid:durableId="440883819">
    <w:abstractNumId w:val="19"/>
  </w:num>
  <w:num w:numId="7" w16cid:durableId="1591042380">
    <w:abstractNumId w:val="18"/>
  </w:num>
  <w:num w:numId="8" w16cid:durableId="637566126">
    <w:abstractNumId w:val="0"/>
  </w:num>
  <w:num w:numId="9" w16cid:durableId="1667318002">
    <w:abstractNumId w:val="23"/>
  </w:num>
  <w:num w:numId="10" w16cid:durableId="349769839">
    <w:abstractNumId w:val="8"/>
  </w:num>
  <w:num w:numId="11" w16cid:durableId="699278602">
    <w:abstractNumId w:val="14"/>
  </w:num>
  <w:num w:numId="12" w16cid:durableId="1356033164">
    <w:abstractNumId w:val="12"/>
  </w:num>
  <w:num w:numId="13" w16cid:durableId="1733045998">
    <w:abstractNumId w:val="30"/>
  </w:num>
  <w:num w:numId="14" w16cid:durableId="2008972632">
    <w:abstractNumId w:val="16"/>
  </w:num>
  <w:num w:numId="15" w16cid:durableId="69545917">
    <w:abstractNumId w:val="28"/>
  </w:num>
  <w:num w:numId="16" w16cid:durableId="1823886956">
    <w:abstractNumId w:val="17"/>
  </w:num>
  <w:num w:numId="17" w16cid:durableId="334381328">
    <w:abstractNumId w:val="24"/>
  </w:num>
  <w:num w:numId="18" w16cid:durableId="18166693">
    <w:abstractNumId w:val="5"/>
  </w:num>
  <w:num w:numId="19" w16cid:durableId="653026719">
    <w:abstractNumId w:val="4"/>
  </w:num>
  <w:num w:numId="20" w16cid:durableId="377751786">
    <w:abstractNumId w:val="11"/>
  </w:num>
  <w:num w:numId="21" w16cid:durableId="700058945">
    <w:abstractNumId w:val="1"/>
  </w:num>
  <w:num w:numId="22" w16cid:durableId="1484007810">
    <w:abstractNumId w:val="15"/>
  </w:num>
  <w:num w:numId="23" w16cid:durableId="2136873786">
    <w:abstractNumId w:val="31"/>
  </w:num>
  <w:num w:numId="24" w16cid:durableId="823738449">
    <w:abstractNumId w:val="22"/>
  </w:num>
  <w:num w:numId="25" w16cid:durableId="655769246">
    <w:abstractNumId w:val="27"/>
  </w:num>
  <w:num w:numId="26" w16cid:durableId="1561593502">
    <w:abstractNumId w:val="25"/>
  </w:num>
  <w:num w:numId="27" w16cid:durableId="1985308092">
    <w:abstractNumId w:val="29"/>
  </w:num>
  <w:num w:numId="28" w16cid:durableId="1615019487">
    <w:abstractNumId w:val="13"/>
  </w:num>
  <w:num w:numId="29" w16cid:durableId="1617324812">
    <w:abstractNumId w:val="13"/>
    <w:lvlOverride w:ilvl="0">
      <w:lvl w:ilvl="0">
        <w:numFmt w:val="decimal"/>
        <w:suff w:val="space"/>
        <w:lvlText w:val="Figure %1."/>
        <w:lvlJc w:val="left"/>
        <w:pPr>
          <w:ind w:left="1656" w:hanging="1656"/>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806316537">
    <w:abstractNumId w:val="13"/>
    <w:lvlOverride w:ilvl="0">
      <w:lvl w:ilvl="0">
        <w:numFmt w:val="decimal"/>
        <w:suff w:val="space"/>
        <w:lvlText w:val="Figure %1."/>
        <w:lvlJc w:val="left"/>
        <w:pPr>
          <w:ind w:left="1440" w:hanging="144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1" w16cid:durableId="961501986">
    <w:abstractNumId w:val="13"/>
    <w:lvlOverride w:ilvl="0">
      <w:lvl w:ilvl="0">
        <w:numFmt w:val="decimal"/>
        <w:suff w:val="space"/>
        <w:lvlText w:val="Figure %1."/>
        <w:lvlJc w:val="left"/>
        <w:pPr>
          <w:ind w:left="1152" w:hanging="1152"/>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2" w16cid:durableId="42875191">
    <w:abstractNumId w:val="13"/>
    <w:lvlOverride w:ilvl="0">
      <w:lvl w:ilvl="0">
        <w:numFmt w:val="decimal"/>
        <w:suff w:val="space"/>
        <w:lvlText w:val="Figure %1."/>
        <w:lvlJc w:val="left"/>
        <w:pPr>
          <w:ind w:left="864" w:hanging="864"/>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3" w16cid:durableId="1397390709">
    <w:abstractNumId w:val="13"/>
    <w:lvlOverride w:ilvl="0">
      <w:lvl w:ilvl="0">
        <w:numFmt w:val="decimal"/>
        <w:suff w:val="space"/>
        <w:lvlText w:val="Figure %1."/>
        <w:lvlJc w:val="left"/>
        <w:pPr>
          <w:ind w:left="936" w:hanging="936"/>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4" w16cid:durableId="1268777064">
    <w:abstractNumId w:val="13"/>
    <w:lvlOverride w:ilvl="0">
      <w:lvl w:ilvl="0">
        <w:numFmt w:val="decimal"/>
        <w:suff w:val="space"/>
        <w:lvlText w:val="Figure %1."/>
        <w:lvlJc w:val="left"/>
        <w:pPr>
          <w:ind w:left="1008" w:hanging="1008"/>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5" w16cid:durableId="67922667">
    <w:abstractNumId w:val="13"/>
    <w:lvlOverride w:ilvl="0">
      <w:lvl w:ilvl="0">
        <w:numFmt w:val="decimal"/>
        <w:suff w:val="space"/>
        <w:lvlText w:val="Figure %1."/>
        <w:lvlJc w:val="left"/>
        <w:pPr>
          <w:ind w:left="1008" w:hanging="1008"/>
        </w:pPr>
        <w:rPr>
          <w:rFonts w:hint="default"/>
        </w:rPr>
      </w:lvl>
    </w:lvlOverride>
    <w:lvlOverride w:ilvl="1">
      <w:lvl w:ilvl="1">
        <w:start w:val="1"/>
        <w:numFmt w:val="lowerLetter"/>
        <w:lvlText w:val="%2)"/>
        <w:lvlJc w:val="left"/>
        <w:pPr>
          <w:ind w:left="360" w:firstLine="0"/>
        </w:pPr>
        <w:rPr>
          <w:rFonts w:hint="default"/>
        </w:rPr>
      </w:lvl>
    </w:lvlOverride>
    <w:lvlOverride w:ilvl="2">
      <w:lvl w:ilvl="2">
        <w:start w:val="1"/>
        <w:numFmt w:val="lowerRoman"/>
        <w:lvlText w:val="%3)"/>
        <w:lvlJc w:val="left"/>
        <w:pPr>
          <w:ind w:left="720" w:firstLine="0"/>
        </w:pPr>
        <w:rPr>
          <w:rFonts w:hint="default"/>
        </w:rPr>
      </w:lvl>
    </w:lvlOverride>
    <w:lvlOverride w:ilvl="3">
      <w:lvl w:ilvl="3">
        <w:start w:val="1"/>
        <w:numFmt w:val="decimal"/>
        <w:lvlText w:val="(%4)"/>
        <w:lvlJc w:val="left"/>
        <w:pPr>
          <w:ind w:left="1080" w:firstLine="0"/>
        </w:pPr>
        <w:rPr>
          <w:rFonts w:hint="default"/>
        </w:rPr>
      </w:lvl>
    </w:lvlOverride>
    <w:lvlOverride w:ilvl="4">
      <w:lvl w:ilvl="4">
        <w:start w:val="1"/>
        <w:numFmt w:val="lowerLetter"/>
        <w:lvlText w:val="(%5)"/>
        <w:lvlJc w:val="left"/>
        <w:pPr>
          <w:ind w:left="1440" w:firstLine="0"/>
        </w:pPr>
        <w:rPr>
          <w:rFonts w:hint="default"/>
        </w:rPr>
      </w:lvl>
    </w:lvlOverride>
    <w:lvlOverride w:ilvl="5">
      <w:lvl w:ilvl="5">
        <w:start w:val="1"/>
        <w:numFmt w:val="lowerRoman"/>
        <w:lvlText w:val="(%6)"/>
        <w:lvlJc w:val="left"/>
        <w:pPr>
          <w:ind w:left="1800" w:firstLine="0"/>
        </w:pPr>
        <w:rPr>
          <w:rFonts w:hint="default"/>
        </w:rPr>
      </w:lvl>
    </w:lvlOverride>
    <w:lvlOverride w:ilvl="6">
      <w:lvl w:ilvl="6">
        <w:start w:val="1"/>
        <w:numFmt w:val="decimal"/>
        <w:lvlText w:val="%7."/>
        <w:lvlJc w:val="left"/>
        <w:pPr>
          <w:ind w:left="2160" w:firstLine="0"/>
        </w:pPr>
        <w:rPr>
          <w:rFonts w:hint="default"/>
        </w:rPr>
      </w:lvl>
    </w:lvlOverride>
    <w:lvlOverride w:ilvl="7">
      <w:lvl w:ilvl="7">
        <w:start w:val="1"/>
        <w:numFmt w:val="lowerLetter"/>
        <w:lvlText w:val="%8."/>
        <w:lvlJc w:val="left"/>
        <w:pPr>
          <w:ind w:left="2520" w:firstLine="0"/>
        </w:pPr>
        <w:rPr>
          <w:rFonts w:hint="default"/>
        </w:rPr>
      </w:lvl>
    </w:lvlOverride>
    <w:lvlOverride w:ilvl="8">
      <w:lvl w:ilvl="8">
        <w:start w:val="1"/>
        <w:numFmt w:val="lowerRoman"/>
        <w:lvlText w:val="%9."/>
        <w:lvlJc w:val="left"/>
        <w:pPr>
          <w:ind w:left="2880" w:firstLine="0"/>
        </w:pPr>
        <w:rPr>
          <w:rFonts w:hint="default"/>
        </w:rPr>
      </w:lvl>
    </w:lvlOverride>
  </w:num>
  <w:num w:numId="36" w16cid:durableId="1160730367">
    <w:abstractNumId w:val="13"/>
    <w:lvlOverride w:ilvl="0">
      <w:lvl w:ilvl="0">
        <w:numFmt w:val="decimal"/>
        <w:suff w:val="space"/>
        <w:lvlText w:val="Figure %1."/>
        <w:lvlJc w:val="left"/>
        <w:pPr>
          <w:ind w:left="1008" w:hanging="1008"/>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7" w16cid:durableId="2098205780">
    <w:abstractNumId w:val="7"/>
  </w:num>
  <w:num w:numId="38" w16cid:durableId="928927708">
    <w:abstractNumId w:val="13"/>
    <w:lvlOverride w:ilvl="0">
      <w:lvl w:ilvl="0">
        <w:numFmt w:val="decimal"/>
        <w:suff w:val="space"/>
        <w:lvlText w:val="Figure %1."/>
        <w:lvlJc w:val="left"/>
        <w:pPr>
          <w:ind w:left="1656" w:hanging="1656"/>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9" w16cid:durableId="485123049">
    <w:abstractNumId w:val="13"/>
    <w:lvlOverride w:ilvl="0">
      <w:lvl w:ilvl="0">
        <w:numFmt w:val="decimal"/>
        <w:suff w:val="space"/>
        <w:lvlText w:val="Figure %1."/>
        <w:lvlJc w:val="left"/>
        <w:pPr>
          <w:ind w:left="1440" w:hanging="144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0" w16cid:durableId="369886271">
    <w:abstractNumId w:val="13"/>
    <w:lvlOverride w:ilvl="0">
      <w:lvl w:ilvl="0">
        <w:numFmt w:val="decimal"/>
        <w:suff w:val="space"/>
        <w:lvlText w:val="Figure %1."/>
        <w:lvlJc w:val="left"/>
        <w:pPr>
          <w:ind w:left="1152" w:hanging="1152"/>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1" w16cid:durableId="1536113166">
    <w:abstractNumId w:val="13"/>
    <w:lvlOverride w:ilvl="0">
      <w:lvl w:ilvl="0">
        <w:numFmt w:val="decimal"/>
        <w:suff w:val="space"/>
        <w:lvlText w:val="Figure %1."/>
        <w:lvlJc w:val="left"/>
        <w:pPr>
          <w:ind w:left="864" w:hanging="864"/>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16cid:durableId="396590491">
    <w:abstractNumId w:val="13"/>
    <w:lvlOverride w:ilvl="0">
      <w:lvl w:ilvl="0">
        <w:numFmt w:val="decimal"/>
        <w:suff w:val="space"/>
        <w:lvlText w:val="Figure %1."/>
        <w:lvlJc w:val="left"/>
        <w:pPr>
          <w:ind w:left="936" w:hanging="936"/>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3" w16cid:durableId="1741366694">
    <w:abstractNumId w:val="13"/>
    <w:lvlOverride w:ilvl="0">
      <w:lvl w:ilvl="0">
        <w:numFmt w:val="decimal"/>
        <w:suff w:val="space"/>
        <w:lvlText w:val="Figure %1."/>
        <w:lvlJc w:val="left"/>
        <w:pPr>
          <w:ind w:left="1008" w:hanging="1008"/>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4" w16cid:durableId="1177891153">
    <w:abstractNumId w:val="13"/>
    <w:lvlOverride w:ilvl="0">
      <w:lvl w:ilvl="0">
        <w:numFmt w:val="decimal"/>
        <w:suff w:val="space"/>
        <w:lvlText w:val="Figure %1."/>
        <w:lvlJc w:val="left"/>
        <w:pPr>
          <w:ind w:left="1008" w:hanging="1008"/>
        </w:pPr>
        <w:rPr>
          <w:rFonts w:hint="default"/>
        </w:rPr>
      </w:lvl>
    </w:lvlOverride>
    <w:lvlOverride w:ilvl="1">
      <w:lvl w:ilvl="1">
        <w:start w:val="1"/>
        <w:numFmt w:val="lowerLetter"/>
        <w:lvlText w:val="%2)"/>
        <w:lvlJc w:val="left"/>
        <w:pPr>
          <w:ind w:left="360" w:firstLine="0"/>
        </w:pPr>
        <w:rPr>
          <w:rFonts w:hint="default"/>
        </w:rPr>
      </w:lvl>
    </w:lvlOverride>
    <w:lvlOverride w:ilvl="2">
      <w:lvl w:ilvl="2">
        <w:start w:val="1"/>
        <w:numFmt w:val="lowerRoman"/>
        <w:lvlText w:val="%3)"/>
        <w:lvlJc w:val="left"/>
        <w:pPr>
          <w:ind w:left="720" w:firstLine="0"/>
        </w:pPr>
        <w:rPr>
          <w:rFonts w:hint="default"/>
        </w:rPr>
      </w:lvl>
    </w:lvlOverride>
    <w:lvlOverride w:ilvl="3">
      <w:lvl w:ilvl="3">
        <w:start w:val="1"/>
        <w:numFmt w:val="decimal"/>
        <w:lvlText w:val="(%4)"/>
        <w:lvlJc w:val="left"/>
        <w:pPr>
          <w:ind w:left="1080" w:firstLine="0"/>
        </w:pPr>
        <w:rPr>
          <w:rFonts w:hint="default"/>
        </w:rPr>
      </w:lvl>
    </w:lvlOverride>
    <w:lvlOverride w:ilvl="4">
      <w:lvl w:ilvl="4">
        <w:start w:val="1"/>
        <w:numFmt w:val="lowerLetter"/>
        <w:lvlText w:val="(%5)"/>
        <w:lvlJc w:val="left"/>
        <w:pPr>
          <w:ind w:left="1440" w:firstLine="0"/>
        </w:pPr>
        <w:rPr>
          <w:rFonts w:hint="default"/>
        </w:rPr>
      </w:lvl>
    </w:lvlOverride>
    <w:lvlOverride w:ilvl="5">
      <w:lvl w:ilvl="5">
        <w:start w:val="1"/>
        <w:numFmt w:val="lowerRoman"/>
        <w:lvlText w:val="(%6)"/>
        <w:lvlJc w:val="left"/>
        <w:pPr>
          <w:ind w:left="1800" w:firstLine="0"/>
        </w:pPr>
        <w:rPr>
          <w:rFonts w:hint="default"/>
        </w:rPr>
      </w:lvl>
    </w:lvlOverride>
    <w:lvlOverride w:ilvl="6">
      <w:lvl w:ilvl="6">
        <w:start w:val="1"/>
        <w:numFmt w:val="decimal"/>
        <w:lvlText w:val="%7."/>
        <w:lvlJc w:val="left"/>
        <w:pPr>
          <w:ind w:left="2160" w:firstLine="0"/>
        </w:pPr>
        <w:rPr>
          <w:rFonts w:hint="default"/>
        </w:rPr>
      </w:lvl>
    </w:lvlOverride>
    <w:lvlOverride w:ilvl="7">
      <w:lvl w:ilvl="7">
        <w:start w:val="1"/>
        <w:numFmt w:val="lowerLetter"/>
        <w:lvlText w:val="%8."/>
        <w:lvlJc w:val="left"/>
        <w:pPr>
          <w:ind w:left="2520" w:firstLine="0"/>
        </w:pPr>
        <w:rPr>
          <w:rFonts w:hint="default"/>
        </w:rPr>
      </w:lvl>
    </w:lvlOverride>
    <w:lvlOverride w:ilvl="8">
      <w:lvl w:ilvl="8">
        <w:start w:val="1"/>
        <w:numFmt w:val="lowerRoman"/>
        <w:lvlText w:val="%9."/>
        <w:lvlJc w:val="left"/>
        <w:pPr>
          <w:ind w:left="2880" w:firstLine="0"/>
        </w:pPr>
        <w:rPr>
          <w:rFonts w:hint="default"/>
        </w:rPr>
      </w:lvl>
    </w:lvlOverride>
  </w:num>
  <w:num w:numId="45" w16cid:durableId="755051305">
    <w:abstractNumId w:val="13"/>
    <w:lvlOverride w:ilvl="0">
      <w:lvl w:ilvl="0">
        <w:numFmt w:val="decimal"/>
        <w:suff w:val="space"/>
        <w:lvlText w:val="Figure %1."/>
        <w:lvlJc w:val="left"/>
        <w:pPr>
          <w:ind w:left="1008" w:hanging="1008"/>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6" w16cid:durableId="1911042105">
    <w:abstractNumId w:val="10"/>
  </w:num>
  <w:num w:numId="47" w16cid:durableId="1775662538">
    <w:abstractNumId w:val="2"/>
  </w:num>
  <w:num w:numId="48" w16cid:durableId="617639955">
    <w:abstractNumId w:val="32"/>
  </w:num>
  <w:num w:numId="49" w16cid:durableId="21404953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 Sanders">
    <w15:presenceInfo w15:providerId="None" w15:userId="E Sande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F7B"/>
    <w:rsid w:val="00000465"/>
    <w:rsid w:val="0000047B"/>
    <w:rsid w:val="000004EC"/>
    <w:rsid w:val="0000091E"/>
    <w:rsid w:val="0000094C"/>
    <w:rsid w:val="00000BD4"/>
    <w:rsid w:val="00000DB4"/>
    <w:rsid w:val="00001027"/>
    <w:rsid w:val="00001126"/>
    <w:rsid w:val="000012A8"/>
    <w:rsid w:val="000012F7"/>
    <w:rsid w:val="000013DA"/>
    <w:rsid w:val="00001466"/>
    <w:rsid w:val="00001498"/>
    <w:rsid w:val="00001638"/>
    <w:rsid w:val="00001AF8"/>
    <w:rsid w:val="00001B69"/>
    <w:rsid w:val="00001C8D"/>
    <w:rsid w:val="00001EA7"/>
    <w:rsid w:val="00001FB6"/>
    <w:rsid w:val="000024FB"/>
    <w:rsid w:val="000026AE"/>
    <w:rsid w:val="00002941"/>
    <w:rsid w:val="00002A1C"/>
    <w:rsid w:val="00002C1F"/>
    <w:rsid w:val="00002E04"/>
    <w:rsid w:val="000030FB"/>
    <w:rsid w:val="00003330"/>
    <w:rsid w:val="00003606"/>
    <w:rsid w:val="00003E44"/>
    <w:rsid w:val="00004318"/>
    <w:rsid w:val="000043A2"/>
    <w:rsid w:val="00004571"/>
    <w:rsid w:val="00004CE3"/>
    <w:rsid w:val="00004D20"/>
    <w:rsid w:val="00004E3C"/>
    <w:rsid w:val="000053BD"/>
    <w:rsid w:val="0000542D"/>
    <w:rsid w:val="000054BC"/>
    <w:rsid w:val="00005675"/>
    <w:rsid w:val="00005950"/>
    <w:rsid w:val="00005973"/>
    <w:rsid w:val="00005B6A"/>
    <w:rsid w:val="00005CD4"/>
    <w:rsid w:val="00005F72"/>
    <w:rsid w:val="0000601E"/>
    <w:rsid w:val="000063DD"/>
    <w:rsid w:val="000066C0"/>
    <w:rsid w:val="00006837"/>
    <w:rsid w:val="00006AC8"/>
    <w:rsid w:val="00006EB5"/>
    <w:rsid w:val="00006F18"/>
    <w:rsid w:val="00007045"/>
    <w:rsid w:val="0000727E"/>
    <w:rsid w:val="00007362"/>
    <w:rsid w:val="00007645"/>
    <w:rsid w:val="000078E9"/>
    <w:rsid w:val="00007BB9"/>
    <w:rsid w:val="00007D8C"/>
    <w:rsid w:val="00007FBF"/>
    <w:rsid w:val="00010021"/>
    <w:rsid w:val="0001014B"/>
    <w:rsid w:val="000102DF"/>
    <w:rsid w:val="0001041C"/>
    <w:rsid w:val="000105DA"/>
    <w:rsid w:val="00010791"/>
    <w:rsid w:val="00010EE7"/>
    <w:rsid w:val="00011114"/>
    <w:rsid w:val="000111F2"/>
    <w:rsid w:val="00011256"/>
    <w:rsid w:val="00011A97"/>
    <w:rsid w:val="00011B40"/>
    <w:rsid w:val="00012398"/>
    <w:rsid w:val="00012563"/>
    <w:rsid w:val="00012AC2"/>
    <w:rsid w:val="00012D60"/>
    <w:rsid w:val="00012DDB"/>
    <w:rsid w:val="00012F05"/>
    <w:rsid w:val="0001342C"/>
    <w:rsid w:val="00013559"/>
    <w:rsid w:val="00013654"/>
    <w:rsid w:val="000139B1"/>
    <w:rsid w:val="00013ED2"/>
    <w:rsid w:val="00013FEB"/>
    <w:rsid w:val="000141CD"/>
    <w:rsid w:val="00014256"/>
    <w:rsid w:val="0001434E"/>
    <w:rsid w:val="00014526"/>
    <w:rsid w:val="00014803"/>
    <w:rsid w:val="0001488F"/>
    <w:rsid w:val="00014995"/>
    <w:rsid w:val="00014C30"/>
    <w:rsid w:val="00014C92"/>
    <w:rsid w:val="00014D85"/>
    <w:rsid w:val="00014DED"/>
    <w:rsid w:val="000150BC"/>
    <w:rsid w:val="00015109"/>
    <w:rsid w:val="00015826"/>
    <w:rsid w:val="000159A2"/>
    <w:rsid w:val="000159FF"/>
    <w:rsid w:val="00015B9B"/>
    <w:rsid w:val="00015F5A"/>
    <w:rsid w:val="000160E3"/>
    <w:rsid w:val="000163FF"/>
    <w:rsid w:val="00016696"/>
    <w:rsid w:val="000169C9"/>
    <w:rsid w:val="00016F68"/>
    <w:rsid w:val="0001711E"/>
    <w:rsid w:val="000172D5"/>
    <w:rsid w:val="000173F3"/>
    <w:rsid w:val="00017938"/>
    <w:rsid w:val="00017A53"/>
    <w:rsid w:val="00017BEE"/>
    <w:rsid w:val="00017CA9"/>
    <w:rsid w:val="00018500"/>
    <w:rsid w:val="000201D1"/>
    <w:rsid w:val="00020636"/>
    <w:rsid w:val="00020A46"/>
    <w:rsid w:val="00020A62"/>
    <w:rsid w:val="00020B24"/>
    <w:rsid w:val="0002134C"/>
    <w:rsid w:val="00021488"/>
    <w:rsid w:val="00021C96"/>
    <w:rsid w:val="00021CDD"/>
    <w:rsid w:val="00021D9A"/>
    <w:rsid w:val="00021F40"/>
    <w:rsid w:val="000221C6"/>
    <w:rsid w:val="000224CA"/>
    <w:rsid w:val="00022603"/>
    <w:rsid w:val="000227BC"/>
    <w:rsid w:val="000230F7"/>
    <w:rsid w:val="000231D9"/>
    <w:rsid w:val="0002349E"/>
    <w:rsid w:val="000234FC"/>
    <w:rsid w:val="000236F3"/>
    <w:rsid w:val="00023843"/>
    <w:rsid w:val="00023CA6"/>
    <w:rsid w:val="00023D6C"/>
    <w:rsid w:val="00023FB7"/>
    <w:rsid w:val="0002429A"/>
    <w:rsid w:val="000244D4"/>
    <w:rsid w:val="0002475E"/>
    <w:rsid w:val="00024D90"/>
    <w:rsid w:val="00024FAE"/>
    <w:rsid w:val="0002550C"/>
    <w:rsid w:val="000255D2"/>
    <w:rsid w:val="000258A2"/>
    <w:rsid w:val="00025AD1"/>
    <w:rsid w:val="00025AF5"/>
    <w:rsid w:val="00025AFA"/>
    <w:rsid w:val="00025C22"/>
    <w:rsid w:val="000260C3"/>
    <w:rsid w:val="0002637B"/>
    <w:rsid w:val="000264C3"/>
    <w:rsid w:val="00026600"/>
    <w:rsid w:val="00026643"/>
    <w:rsid w:val="00026AE0"/>
    <w:rsid w:val="00026B33"/>
    <w:rsid w:val="00026DB8"/>
    <w:rsid w:val="00026DCE"/>
    <w:rsid w:val="00026F22"/>
    <w:rsid w:val="00026F54"/>
    <w:rsid w:val="0002740D"/>
    <w:rsid w:val="00027BAC"/>
    <w:rsid w:val="00027D2A"/>
    <w:rsid w:val="00027E81"/>
    <w:rsid w:val="00030071"/>
    <w:rsid w:val="0003007A"/>
    <w:rsid w:val="00030DA6"/>
    <w:rsid w:val="00030FA9"/>
    <w:rsid w:val="0003105A"/>
    <w:rsid w:val="000310BD"/>
    <w:rsid w:val="00031129"/>
    <w:rsid w:val="0003130C"/>
    <w:rsid w:val="00031681"/>
    <w:rsid w:val="0003188E"/>
    <w:rsid w:val="0003193C"/>
    <w:rsid w:val="00031A36"/>
    <w:rsid w:val="00031A87"/>
    <w:rsid w:val="00031B4F"/>
    <w:rsid w:val="00031C52"/>
    <w:rsid w:val="00031CD7"/>
    <w:rsid w:val="00031E0D"/>
    <w:rsid w:val="0003213C"/>
    <w:rsid w:val="0003224C"/>
    <w:rsid w:val="00032311"/>
    <w:rsid w:val="0003245E"/>
    <w:rsid w:val="00032917"/>
    <w:rsid w:val="00032B7A"/>
    <w:rsid w:val="00032E59"/>
    <w:rsid w:val="000334A8"/>
    <w:rsid w:val="000334C4"/>
    <w:rsid w:val="000338FC"/>
    <w:rsid w:val="00033977"/>
    <w:rsid w:val="00033C87"/>
    <w:rsid w:val="00033F20"/>
    <w:rsid w:val="00034183"/>
    <w:rsid w:val="0003468F"/>
    <w:rsid w:val="0003470F"/>
    <w:rsid w:val="0003481B"/>
    <w:rsid w:val="00034934"/>
    <w:rsid w:val="00034963"/>
    <w:rsid w:val="000349E7"/>
    <w:rsid w:val="00034B5F"/>
    <w:rsid w:val="00034F13"/>
    <w:rsid w:val="00034FD2"/>
    <w:rsid w:val="00035089"/>
    <w:rsid w:val="0003514C"/>
    <w:rsid w:val="000351A3"/>
    <w:rsid w:val="00035264"/>
    <w:rsid w:val="0003534E"/>
    <w:rsid w:val="00035C3C"/>
    <w:rsid w:val="00035D22"/>
    <w:rsid w:val="00035F06"/>
    <w:rsid w:val="000360AA"/>
    <w:rsid w:val="00036341"/>
    <w:rsid w:val="000366F4"/>
    <w:rsid w:val="000369A7"/>
    <w:rsid w:val="00036E2A"/>
    <w:rsid w:val="000377F9"/>
    <w:rsid w:val="000379D0"/>
    <w:rsid w:val="00037CE1"/>
    <w:rsid w:val="00037E7B"/>
    <w:rsid w:val="00037FC2"/>
    <w:rsid w:val="000401E8"/>
    <w:rsid w:val="00040577"/>
    <w:rsid w:val="00040798"/>
    <w:rsid w:val="00040995"/>
    <w:rsid w:val="000424BD"/>
    <w:rsid w:val="0004253C"/>
    <w:rsid w:val="0004283D"/>
    <w:rsid w:val="000428B1"/>
    <w:rsid w:val="00042B4C"/>
    <w:rsid w:val="00042C14"/>
    <w:rsid w:val="0004361D"/>
    <w:rsid w:val="00043788"/>
    <w:rsid w:val="00043797"/>
    <w:rsid w:val="0004389A"/>
    <w:rsid w:val="0004389B"/>
    <w:rsid w:val="00043CDA"/>
    <w:rsid w:val="00043DA5"/>
    <w:rsid w:val="00043EE3"/>
    <w:rsid w:val="00044722"/>
    <w:rsid w:val="00044D66"/>
    <w:rsid w:val="00044F15"/>
    <w:rsid w:val="00044F7D"/>
    <w:rsid w:val="00044F88"/>
    <w:rsid w:val="000452FB"/>
    <w:rsid w:val="0004535B"/>
    <w:rsid w:val="00045A66"/>
    <w:rsid w:val="00045A68"/>
    <w:rsid w:val="00045A82"/>
    <w:rsid w:val="000461DA"/>
    <w:rsid w:val="00046633"/>
    <w:rsid w:val="0004685F"/>
    <w:rsid w:val="00046948"/>
    <w:rsid w:val="00046967"/>
    <w:rsid w:val="00046A0A"/>
    <w:rsid w:val="00046C84"/>
    <w:rsid w:val="00046CE1"/>
    <w:rsid w:val="00046D18"/>
    <w:rsid w:val="00046F4B"/>
    <w:rsid w:val="00047046"/>
    <w:rsid w:val="00047153"/>
    <w:rsid w:val="000476A8"/>
    <w:rsid w:val="00047DF3"/>
    <w:rsid w:val="00047E0B"/>
    <w:rsid w:val="00047E92"/>
    <w:rsid w:val="0005003A"/>
    <w:rsid w:val="00050110"/>
    <w:rsid w:val="000511BD"/>
    <w:rsid w:val="00051282"/>
    <w:rsid w:val="00051681"/>
    <w:rsid w:val="0005184A"/>
    <w:rsid w:val="00051B1A"/>
    <w:rsid w:val="00051E26"/>
    <w:rsid w:val="00051FAF"/>
    <w:rsid w:val="00052626"/>
    <w:rsid w:val="00052B76"/>
    <w:rsid w:val="00053048"/>
    <w:rsid w:val="00053198"/>
    <w:rsid w:val="0005339E"/>
    <w:rsid w:val="0005378F"/>
    <w:rsid w:val="0005398F"/>
    <w:rsid w:val="00053A40"/>
    <w:rsid w:val="00053A58"/>
    <w:rsid w:val="00053B53"/>
    <w:rsid w:val="00053F22"/>
    <w:rsid w:val="00054142"/>
    <w:rsid w:val="00054582"/>
    <w:rsid w:val="00054598"/>
    <w:rsid w:val="000547AD"/>
    <w:rsid w:val="000547E0"/>
    <w:rsid w:val="00054CF1"/>
    <w:rsid w:val="00054EC7"/>
    <w:rsid w:val="00054F28"/>
    <w:rsid w:val="00054F77"/>
    <w:rsid w:val="00055120"/>
    <w:rsid w:val="0005538B"/>
    <w:rsid w:val="00055658"/>
    <w:rsid w:val="000557B4"/>
    <w:rsid w:val="000557B5"/>
    <w:rsid w:val="00055E57"/>
    <w:rsid w:val="00055E6D"/>
    <w:rsid w:val="00055F3F"/>
    <w:rsid w:val="000560C8"/>
    <w:rsid w:val="0005644E"/>
    <w:rsid w:val="00056516"/>
    <w:rsid w:val="00056674"/>
    <w:rsid w:val="00056848"/>
    <w:rsid w:val="000569F6"/>
    <w:rsid w:val="00056D63"/>
    <w:rsid w:val="00056D99"/>
    <w:rsid w:val="00056F37"/>
    <w:rsid w:val="0005772D"/>
    <w:rsid w:val="00057C6A"/>
    <w:rsid w:val="00057DB6"/>
    <w:rsid w:val="0005BAF4"/>
    <w:rsid w:val="0005FDCD"/>
    <w:rsid w:val="0006047D"/>
    <w:rsid w:val="00060640"/>
    <w:rsid w:val="00060774"/>
    <w:rsid w:val="000607BB"/>
    <w:rsid w:val="000607C6"/>
    <w:rsid w:val="00060840"/>
    <w:rsid w:val="00060921"/>
    <w:rsid w:val="00060C0A"/>
    <w:rsid w:val="00060D66"/>
    <w:rsid w:val="000612AE"/>
    <w:rsid w:val="00061311"/>
    <w:rsid w:val="000613F2"/>
    <w:rsid w:val="0006141F"/>
    <w:rsid w:val="000614A1"/>
    <w:rsid w:val="0006194D"/>
    <w:rsid w:val="00061AEA"/>
    <w:rsid w:val="000629B0"/>
    <w:rsid w:val="000634B3"/>
    <w:rsid w:val="000634C5"/>
    <w:rsid w:val="0006364E"/>
    <w:rsid w:val="00063825"/>
    <w:rsid w:val="00063AFC"/>
    <w:rsid w:val="00063CBD"/>
    <w:rsid w:val="000640CD"/>
    <w:rsid w:val="00064111"/>
    <w:rsid w:val="0006412E"/>
    <w:rsid w:val="00064147"/>
    <w:rsid w:val="000641E2"/>
    <w:rsid w:val="0006455C"/>
    <w:rsid w:val="0006493F"/>
    <w:rsid w:val="00064A85"/>
    <w:rsid w:val="00065017"/>
    <w:rsid w:val="00065054"/>
    <w:rsid w:val="00065347"/>
    <w:rsid w:val="0006546D"/>
    <w:rsid w:val="000655C7"/>
    <w:rsid w:val="00065C6A"/>
    <w:rsid w:val="00065E56"/>
    <w:rsid w:val="00065E8E"/>
    <w:rsid w:val="00065F1E"/>
    <w:rsid w:val="0006649D"/>
    <w:rsid w:val="000667BC"/>
    <w:rsid w:val="00066882"/>
    <w:rsid w:val="00066C2E"/>
    <w:rsid w:val="00066E91"/>
    <w:rsid w:val="00066F5E"/>
    <w:rsid w:val="00066FE0"/>
    <w:rsid w:val="0006713B"/>
    <w:rsid w:val="00067180"/>
    <w:rsid w:val="00067278"/>
    <w:rsid w:val="000672B2"/>
    <w:rsid w:val="00070006"/>
    <w:rsid w:val="0007012D"/>
    <w:rsid w:val="0007042E"/>
    <w:rsid w:val="0007075D"/>
    <w:rsid w:val="00070B1C"/>
    <w:rsid w:val="00070CD8"/>
    <w:rsid w:val="00070E7B"/>
    <w:rsid w:val="00070EF1"/>
    <w:rsid w:val="0007105F"/>
    <w:rsid w:val="0007117B"/>
    <w:rsid w:val="000711C4"/>
    <w:rsid w:val="0007169D"/>
    <w:rsid w:val="000718F6"/>
    <w:rsid w:val="00071AE1"/>
    <w:rsid w:val="00071DD9"/>
    <w:rsid w:val="00072622"/>
    <w:rsid w:val="00072C52"/>
    <w:rsid w:val="00072EA3"/>
    <w:rsid w:val="000732C7"/>
    <w:rsid w:val="000735F4"/>
    <w:rsid w:val="000736D3"/>
    <w:rsid w:val="000738A5"/>
    <w:rsid w:val="00073A95"/>
    <w:rsid w:val="00073D82"/>
    <w:rsid w:val="00074424"/>
    <w:rsid w:val="00074426"/>
    <w:rsid w:val="000745B6"/>
    <w:rsid w:val="00074997"/>
    <w:rsid w:val="000749BB"/>
    <w:rsid w:val="00074B7E"/>
    <w:rsid w:val="00074D26"/>
    <w:rsid w:val="00074DB7"/>
    <w:rsid w:val="000750D4"/>
    <w:rsid w:val="0007515C"/>
    <w:rsid w:val="0007532E"/>
    <w:rsid w:val="00075BA2"/>
    <w:rsid w:val="00075FD3"/>
    <w:rsid w:val="0007655D"/>
    <w:rsid w:val="00076585"/>
    <w:rsid w:val="0007693F"/>
    <w:rsid w:val="00076DEF"/>
    <w:rsid w:val="0007700E"/>
    <w:rsid w:val="00077180"/>
    <w:rsid w:val="000772BE"/>
    <w:rsid w:val="00077324"/>
    <w:rsid w:val="000773D4"/>
    <w:rsid w:val="00077442"/>
    <w:rsid w:val="00077745"/>
    <w:rsid w:val="00077DEC"/>
    <w:rsid w:val="000796EA"/>
    <w:rsid w:val="00080301"/>
    <w:rsid w:val="00080551"/>
    <w:rsid w:val="000805F2"/>
    <w:rsid w:val="000807B8"/>
    <w:rsid w:val="000807BC"/>
    <w:rsid w:val="00080838"/>
    <w:rsid w:val="00080BA8"/>
    <w:rsid w:val="00080E8B"/>
    <w:rsid w:val="00080EE1"/>
    <w:rsid w:val="00080FF7"/>
    <w:rsid w:val="00081160"/>
    <w:rsid w:val="00081299"/>
    <w:rsid w:val="000814B5"/>
    <w:rsid w:val="0008170E"/>
    <w:rsid w:val="0008174F"/>
    <w:rsid w:val="00081986"/>
    <w:rsid w:val="00081AC9"/>
    <w:rsid w:val="000820B4"/>
    <w:rsid w:val="00082325"/>
    <w:rsid w:val="000824C1"/>
    <w:rsid w:val="00082539"/>
    <w:rsid w:val="0008258E"/>
    <w:rsid w:val="00082813"/>
    <w:rsid w:val="000829A8"/>
    <w:rsid w:val="00082A73"/>
    <w:rsid w:val="00082DD4"/>
    <w:rsid w:val="000830C6"/>
    <w:rsid w:val="00083284"/>
    <w:rsid w:val="00083B5F"/>
    <w:rsid w:val="00083D99"/>
    <w:rsid w:val="00083EC8"/>
    <w:rsid w:val="00084066"/>
    <w:rsid w:val="0008472D"/>
    <w:rsid w:val="00084841"/>
    <w:rsid w:val="00084947"/>
    <w:rsid w:val="00084963"/>
    <w:rsid w:val="00084AB2"/>
    <w:rsid w:val="00084B13"/>
    <w:rsid w:val="00084B1C"/>
    <w:rsid w:val="000852AA"/>
    <w:rsid w:val="00085555"/>
    <w:rsid w:val="00085854"/>
    <w:rsid w:val="00085DBA"/>
    <w:rsid w:val="00085F49"/>
    <w:rsid w:val="0008610F"/>
    <w:rsid w:val="000862DA"/>
    <w:rsid w:val="000862F1"/>
    <w:rsid w:val="00086383"/>
    <w:rsid w:val="000865EB"/>
    <w:rsid w:val="00086A05"/>
    <w:rsid w:val="00086C53"/>
    <w:rsid w:val="00086DDB"/>
    <w:rsid w:val="00087050"/>
    <w:rsid w:val="000870C9"/>
    <w:rsid w:val="00087501"/>
    <w:rsid w:val="00087571"/>
    <w:rsid w:val="000877DB"/>
    <w:rsid w:val="00087DEB"/>
    <w:rsid w:val="0008D35C"/>
    <w:rsid w:val="000900C2"/>
    <w:rsid w:val="0009048D"/>
    <w:rsid w:val="000905C1"/>
    <w:rsid w:val="000906A4"/>
    <w:rsid w:val="000907A6"/>
    <w:rsid w:val="000907DE"/>
    <w:rsid w:val="00090EA2"/>
    <w:rsid w:val="00091180"/>
    <w:rsid w:val="00091425"/>
    <w:rsid w:val="00091523"/>
    <w:rsid w:val="000916C5"/>
    <w:rsid w:val="0009185A"/>
    <w:rsid w:val="000919E1"/>
    <w:rsid w:val="00091B3D"/>
    <w:rsid w:val="00091BB0"/>
    <w:rsid w:val="00091D43"/>
    <w:rsid w:val="00091E79"/>
    <w:rsid w:val="0009220C"/>
    <w:rsid w:val="00092284"/>
    <w:rsid w:val="00092723"/>
    <w:rsid w:val="00092C96"/>
    <w:rsid w:val="00092DD2"/>
    <w:rsid w:val="00093DAA"/>
    <w:rsid w:val="00093E00"/>
    <w:rsid w:val="00093FC2"/>
    <w:rsid w:val="000945A9"/>
    <w:rsid w:val="000946BD"/>
    <w:rsid w:val="00094896"/>
    <w:rsid w:val="00094BD4"/>
    <w:rsid w:val="00094C24"/>
    <w:rsid w:val="00094F41"/>
    <w:rsid w:val="00095085"/>
    <w:rsid w:val="000950E9"/>
    <w:rsid w:val="000955E9"/>
    <w:rsid w:val="00095D77"/>
    <w:rsid w:val="00095DAE"/>
    <w:rsid w:val="00096542"/>
    <w:rsid w:val="000966DB"/>
    <w:rsid w:val="00097032"/>
    <w:rsid w:val="0009756B"/>
    <w:rsid w:val="000978C6"/>
    <w:rsid w:val="0009C391"/>
    <w:rsid w:val="000A0266"/>
    <w:rsid w:val="000A034E"/>
    <w:rsid w:val="000A06F8"/>
    <w:rsid w:val="000A08CE"/>
    <w:rsid w:val="000A0934"/>
    <w:rsid w:val="000A0E16"/>
    <w:rsid w:val="000A111B"/>
    <w:rsid w:val="000A13B6"/>
    <w:rsid w:val="000A17A5"/>
    <w:rsid w:val="000A19FB"/>
    <w:rsid w:val="000A1BAA"/>
    <w:rsid w:val="000A1C53"/>
    <w:rsid w:val="000A2250"/>
    <w:rsid w:val="000A2356"/>
    <w:rsid w:val="000A243F"/>
    <w:rsid w:val="000A278F"/>
    <w:rsid w:val="000A28B9"/>
    <w:rsid w:val="000A293D"/>
    <w:rsid w:val="000A2BB8"/>
    <w:rsid w:val="000A3014"/>
    <w:rsid w:val="000A309F"/>
    <w:rsid w:val="000A33CD"/>
    <w:rsid w:val="000A3417"/>
    <w:rsid w:val="000A3550"/>
    <w:rsid w:val="000A3762"/>
    <w:rsid w:val="000A39C4"/>
    <w:rsid w:val="000A3AA1"/>
    <w:rsid w:val="000A3C9E"/>
    <w:rsid w:val="000A3D69"/>
    <w:rsid w:val="000A429F"/>
    <w:rsid w:val="000A45DC"/>
    <w:rsid w:val="000A476A"/>
    <w:rsid w:val="000A491F"/>
    <w:rsid w:val="000A4C49"/>
    <w:rsid w:val="000A54B4"/>
    <w:rsid w:val="000A5691"/>
    <w:rsid w:val="000A59BB"/>
    <w:rsid w:val="000A663F"/>
    <w:rsid w:val="000A668C"/>
    <w:rsid w:val="000A6759"/>
    <w:rsid w:val="000A6CAE"/>
    <w:rsid w:val="000A6DAB"/>
    <w:rsid w:val="000A6E82"/>
    <w:rsid w:val="000A6F2F"/>
    <w:rsid w:val="000A6F89"/>
    <w:rsid w:val="000A72D6"/>
    <w:rsid w:val="000A7381"/>
    <w:rsid w:val="000A762F"/>
    <w:rsid w:val="000A796A"/>
    <w:rsid w:val="000A7EB1"/>
    <w:rsid w:val="000B001E"/>
    <w:rsid w:val="000B012B"/>
    <w:rsid w:val="000B0AD9"/>
    <w:rsid w:val="000B0E1B"/>
    <w:rsid w:val="000B0F4E"/>
    <w:rsid w:val="000B16C3"/>
    <w:rsid w:val="000B1769"/>
    <w:rsid w:val="000B195C"/>
    <w:rsid w:val="000B1A6C"/>
    <w:rsid w:val="000B1BDA"/>
    <w:rsid w:val="000B1F37"/>
    <w:rsid w:val="000B1FD1"/>
    <w:rsid w:val="000B2721"/>
    <w:rsid w:val="000B2B29"/>
    <w:rsid w:val="000B2BE0"/>
    <w:rsid w:val="000B2E9A"/>
    <w:rsid w:val="000B3192"/>
    <w:rsid w:val="000B357E"/>
    <w:rsid w:val="000B35E7"/>
    <w:rsid w:val="000B36B7"/>
    <w:rsid w:val="000B3B7C"/>
    <w:rsid w:val="000B3C84"/>
    <w:rsid w:val="000B3D27"/>
    <w:rsid w:val="000B3EC8"/>
    <w:rsid w:val="000B4225"/>
    <w:rsid w:val="000B4381"/>
    <w:rsid w:val="000B4935"/>
    <w:rsid w:val="000B4B3F"/>
    <w:rsid w:val="000B4ED3"/>
    <w:rsid w:val="000B506A"/>
    <w:rsid w:val="000B5082"/>
    <w:rsid w:val="000B51E9"/>
    <w:rsid w:val="000B539C"/>
    <w:rsid w:val="000B59B9"/>
    <w:rsid w:val="000B5AA2"/>
    <w:rsid w:val="000B6303"/>
    <w:rsid w:val="000B63FC"/>
    <w:rsid w:val="000B69D1"/>
    <w:rsid w:val="000B7341"/>
    <w:rsid w:val="000B7394"/>
    <w:rsid w:val="000B74E1"/>
    <w:rsid w:val="000B75F4"/>
    <w:rsid w:val="000B76D4"/>
    <w:rsid w:val="000B7C1E"/>
    <w:rsid w:val="000C0237"/>
    <w:rsid w:val="000C04DC"/>
    <w:rsid w:val="000C09DC"/>
    <w:rsid w:val="000C0ECF"/>
    <w:rsid w:val="000C0EF9"/>
    <w:rsid w:val="000C0FE8"/>
    <w:rsid w:val="000C17CE"/>
    <w:rsid w:val="000C18D3"/>
    <w:rsid w:val="000C1934"/>
    <w:rsid w:val="000C1968"/>
    <w:rsid w:val="000C1FF9"/>
    <w:rsid w:val="000C21DD"/>
    <w:rsid w:val="000C2347"/>
    <w:rsid w:val="000C263A"/>
    <w:rsid w:val="000C2822"/>
    <w:rsid w:val="000C2939"/>
    <w:rsid w:val="000C29BB"/>
    <w:rsid w:val="000C2E10"/>
    <w:rsid w:val="000C3067"/>
    <w:rsid w:val="000C33A9"/>
    <w:rsid w:val="000C3761"/>
    <w:rsid w:val="000C37CF"/>
    <w:rsid w:val="000C3C74"/>
    <w:rsid w:val="000C3CDD"/>
    <w:rsid w:val="000C3DBB"/>
    <w:rsid w:val="000C417D"/>
    <w:rsid w:val="000C4248"/>
    <w:rsid w:val="000C4371"/>
    <w:rsid w:val="000C44FB"/>
    <w:rsid w:val="000C474E"/>
    <w:rsid w:val="000C476D"/>
    <w:rsid w:val="000C4AE3"/>
    <w:rsid w:val="000C4B46"/>
    <w:rsid w:val="000C4D8B"/>
    <w:rsid w:val="000C4DB8"/>
    <w:rsid w:val="000C527C"/>
    <w:rsid w:val="000C531B"/>
    <w:rsid w:val="000C533E"/>
    <w:rsid w:val="000C5488"/>
    <w:rsid w:val="000C5625"/>
    <w:rsid w:val="000C586F"/>
    <w:rsid w:val="000C5960"/>
    <w:rsid w:val="000C5ABC"/>
    <w:rsid w:val="000C5B78"/>
    <w:rsid w:val="000C5BBB"/>
    <w:rsid w:val="000C5E26"/>
    <w:rsid w:val="000C5EF0"/>
    <w:rsid w:val="000C5F19"/>
    <w:rsid w:val="000C62AA"/>
    <w:rsid w:val="000C6A00"/>
    <w:rsid w:val="000C6A86"/>
    <w:rsid w:val="000C6AC9"/>
    <w:rsid w:val="000C6CB3"/>
    <w:rsid w:val="000C6F30"/>
    <w:rsid w:val="000C703B"/>
    <w:rsid w:val="000C705B"/>
    <w:rsid w:val="000C7145"/>
    <w:rsid w:val="000C7215"/>
    <w:rsid w:val="000C7558"/>
    <w:rsid w:val="000C7EC5"/>
    <w:rsid w:val="000C8EAE"/>
    <w:rsid w:val="000D00B2"/>
    <w:rsid w:val="000D0430"/>
    <w:rsid w:val="000D0988"/>
    <w:rsid w:val="000D0A4E"/>
    <w:rsid w:val="000D0B52"/>
    <w:rsid w:val="000D12D3"/>
    <w:rsid w:val="000D1559"/>
    <w:rsid w:val="000D1695"/>
    <w:rsid w:val="000D1B07"/>
    <w:rsid w:val="000D1BFC"/>
    <w:rsid w:val="000D2213"/>
    <w:rsid w:val="000D2414"/>
    <w:rsid w:val="000D2674"/>
    <w:rsid w:val="000D28E2"/>
    <w:rsid w:val="000D29DC"/>
    <w:rsid w:val="000D2A79"/>
    <w:rsid w:val="000D2DDC"/>
    <w:rsid w:val="000D303C"/>
    <w:rsid w:val="000D33ED"/>
    <w:rsid w:val="000D35ED"/>
    <w:rsid w:val="000D379B"/>
    <w:rsid w:val="000D3CB2"/>
    <w:rsid w:val="000D3CBF"/>
    <w:rsid w:val="000D3F26"/>
    <w:rsid w:val="000D4179"/>
    <w:rsid w:val="000D4943"/>
    <w:rsid w:val="000D49AF"/>
    <w:rsid w:val="000D4AD2"/>
    <w:rsid w:val="000D4DF7"/>
    <w:rsid w:val="000D50D5"/>
    <w:rsid w:val="000D5618"/>
    <w:rsid w:val="000D57D7"/>
    <w:rsid w:val="000D5A34"/>
    <w:rsid w:val="000D5B3E"/>
    <w:rsid w:val="000D6096"/>
    <w:rsid w:val="000D6315"/>
    <w:rsid w:val="000D6814"/>
    <w:rsid w:val="000D6946"/>
    <w:rsid w:val="000D6CF9"/>
    <w:rsid w:val="000D737F"/>
    <w:rsid w:val="000D770B"/>
    <w:rsid w:val="000D7827"/>
    <w:rsid w:val="000D7848"/>
    <w:rsid w:val="000D78E3"/>
    <w:rsid w:val="000D7A65"/>
    <w:rsid w:val="000D7C2F"/>
    <w:rsid w:val="000D7C47"/>
    <w:rsid w:val="000D7CA2"/>
    <w:rsid w:val="000D7D12"/>
    <w:rsid w:val="000D7DBC"/>
    <w:rsid w:val="000D7ED7"/>
    <w:rsid w:val="000D7F8D"/>
    <w:rsid w:val="000D7FAE"/>
    <w:rsid w:val="000E0259"/>
    <w:rsid w:val="000E028B"/>
    <w:rsid w:val="000E0291"/>
    <w:rsid w:val="000E0896"/>
    <w:rsid w:val="000E0964"/>
    <w:rsid w:val="000E09F7"/>
    <w:rsid w:val="000E0B1A"/>
    <w:rsid w:val="000E0BD4"/>
    <w:rsid w:val="000E0F29"/>
    <w:rsid w:val="000E0FBD"/>
    <w:rsid w:val="000E10A8"/>
    <w:rsid w:val="000E1295"/>
    <w:rsid w:val="000E13C1"/>
    <w:rsid w:val="000E172F"/>
    <w:rsid w:val="000E1768"/>
    <w:rsid w:val="000E18D5"/>
    <w:rsid w:val="000E1D19"/>
    <w:rsid w:val="000E1E8C"/>
    <w:rsid w:val="000E1F8E"/>
    <w:rsid w:val="000E2470"/>
    <w:rsid w:val="000E26EC"/>
    <w:rsid w:val="000E2F77"/>
    <w:rsid w:val="000E3024"/>
    <w:rsid w:val="000E3132"/>
    <w:rsid w:val="000E31A7"/>
    <w:rsid w:val="000E31F9"/>
    <w:rsid w:val="000E3E50"/>
    <w:rsid w:val="000E40BB"/>
    <w:rsid w:val="000E4491"/>
    <w:rsid w:val="000E465C"/>
    <w:rsid w:val="000E465E"/>
    <w:rsid w:val="000E4D56"/>
    <w:rsid w:val="000E4FC3"/>
    <w:rsid w:val="000E511A"/>
    <w:rsid w:val="000E5151"/>
    <w:rsid w:val="000E548A"/>
    <w:rsid w:val="000E551C"/>
    <w:rsid w:val="000E5557"/>
    <w:rsid w:val="000E59B9"/>
    <w:rsid w:val="000E5B23"/>
    <w:rsid w:val="000E5FE8"/>
    <w:rsid w:val="000E631A"/>
    <w:rsid w:val="000E67C1"/>
    <w:rsid w:val="000E6A15"/>
    <w:rsid w:val="000E6F73"/>
    <w:rsid w:val="000E760C"/>
    <w:rsid w:val="000E7659"/>
    <w:rsid w:val="000E7992"/>
    <w:rsid w:val="000F0286"/>
    <w:rsid w:val="000F030D"/>
    <w:rsid w:val="000F0A85"/>
    <w:rsid w:val="000F111F"/>
    <w:rsid w:val="000F14EC"/>
    <w:rsid w:val="000F1A7C"/>
    <w:rsid w:val="000F1BDC"/>
    <w:rsid w:val="000F1ECF"/>
    <w:rsid w:val="000F23A9"/>
    <w:rsid w:val="000F2682"/>
    <w:rsid w:val="000F26F1"/>
    <w:rsid w:val="000F2A03"/>
    <w:rsid w:val="000F2C73"/>
    <w:rsid w:val="000F2FD3"/>
    <w:rsid w:val="000F31A7"/>
    <w:rsid w:val="000F31CE"/>
    <w:rsid w:val="000F3294"/>
    <w:rsid w:val="000F3569"/>
    <w:rsid w:val="000F390D"/>
    <w:rsid w:val="000F3CEB"/>
    <w:rsid w:val="000F40F9"/>
    <w:rsid w:val="000F4225"/>
    <w:rsid w:val="000F429E"/>
    <w:rsid w:val="000F42B8"/>
    <w:rsid w:val="000F42CC"/>
    <w:rsid w:val="000F42EC"/>
    <w:rsid w:val="000F4624"/>
    <w:rsid w:val="000F46D8"/>
    <w:rsid w:val="000F4B81"/>
    <w:rsid w:val="000F4DFC"/>
    <w:rsid w:val="000F4E35"/>
    <w:rsid w:val="000F4FEB"/>
    <w:rsid w:val="000F52DB"/>
    <w:rsid w:val="000F5520"/>
    <w:rsid w:val="000F5690"/>
    <w:rsid w:val="000F5B99"/>
    <w:rsid w:val="000F5F5A"/>
    <w:rsid w:val="000F6339"/>
    <w:rsid w:val="000F633E"/>
    <w:rsid w:val="000F6C26"/>
    <w:rsid w:val="000F6C99"/>
    <w:rsid w:val="000F71B8"/>
    <w:rsid w:val="000F73AD"/>
    <w:rsid w:val="000F7442"/>
    <w:rsid w:val="000F78B6"/>
    <w:rsid w:val="000F7A65"/>
    <w:rsid w:val="000F7CE0"/>
    <w:rsid w:val="0010018A"/>
    <w:rsid w:val="00100393"/>
    <w:rsid w:val="001004F6"/>
    <w:rsid w:val="00100A57"/>
    <w:rsid w:val="00100C60"/>
    <w:rsid w:val="00100DDC"/>
    <w:rsid w:val="0010141E"/>
    <w:rsid w:val="0010145E"/>
    <w:rsid w:val="001015C5"/>
    <w:rsid w:val="001015E0"/>
    <w:rsid w:val="00101704"/>
    <w:rsid w:val="00101981"/>
    <w:rsid w:val="00101CF7"/>
    <w:rsid w:val="00102420"/>
    <w:rsid w:val="0010275B"/>
    <w:rsid w:val="001028D3"/>
    <w:rsid w:val="001029F5"/>
    <w:rsid w:val="00102BD6"/>
    <w:rsid w:val="00102C07"/>
    <w:rsid w:val="00102EBD"/>
    <w:rsid w:val="0010300B"/>
    <w:rsid w:val="00103129"/>
    <w:rsid w:val="00103183"/>
    <w:rsid w:val="00103A82"/>
    <w:rsid w:val="00103E0C"/>
    <w:rsid w:val="00103E22"/>
    <w:rsid w:val="00103E98"/>
    <w:rsid w:val="00104608"/>
    <w:rsid w:val="00104931"/>
    <w:rsid w:val="00104BEE"/>
    <w:rsid w:val="00104EFA"/>
    <w:rsid w:val="00105684"/>
    <w:rsid w:val="0010589E"/>
    <w:rsid w:val="00105922"/>
    <w:rsid w:val="00105A18"/>
    <w:rsid w:val="00105ACB"/>
    <w:rsid w:val="00105AF9"/>
    <w:rsid w:val="00105B5B"/>
    <w:rsid w:val="00105D04"/>
    <w:rsid w:val="00105E34"/>
    <w:rsid w:val="001060AD"/>
    <w:rsid w:val="001069AF"/>
    <w:rsid w:val="001069DA"/>
    <w:rsid w:val="00106A5B"/>
    <w:rsid w:val="00106B46"/>
    <w:rsid w:val="00106B4F"/>
    <w:rsid w:val="00106CD3"/>
    <w:rsid w:val="00107583"/>
    <w:rsid w:val="00107971"/>
    <w:rsid w:val="00107BD9"/>
    <w:rsid w:val="0010B416"/>
    <w:rsid w:val="0010D3B2"/>
    <w:rsid w:val="00110590"/>
    <w:rsid w:val="001105B6"/>
    <w:rsid w:val="00110CE2"/>
    <w:rsid w:val="00110D42"/>
    <w:rsid w:val="0011110F"/>
    <w:rsid w:val="0011116C"/>
    <w:rsid w:val="001114BF"/>
    <w:rsid w:val="001116F1"/>
    <w:rsid w:val="0011194F"/>
    <w:rsid w:val="00111A14"/>
    <w:rsid w:val="00111C6B"/>
    <w:rsid w:val="00112280"/>
    <w:rsid w:val="001127E5"/>
    <w:rsid w:val="00112A52"/>
    <w:rsid w:val="00112AA2"/>
    <w:rsid w:val="00112B1A"/>
    <w:rsid w:val="00112CB2"/>
    <w:rsid w:val="00112E18"/>
    <w:rsid w:val="00112ECC"/>
    <w:rsid w:val="00112F0B"/>
    <w:rsid w:val="00113FF6"/>
    <w:rsid w:val="001143A5"/>
    <w:rsid w:val="00114462"/>
    <w:rsid w:val="001145CD"/>
    <w:rsid w:val="00114801"/>
    <w:rsid w:val="00114F61"/>
    <w:rsid w:val="0011521C"/>
    <w:rsid w:val="0011536B"/>
    <w:rsid w:val="001155A5"/>
    <w:rsid w:val="00115BED"/>
    <w:rsid w:val="00115D40"/>
    <w:rsid w:val="001161D9"/>
    <w:rsid w:val="0011624B"/>
    <w:rsid w:val="00116669"/>
    <w:rsid w:val="00116B4B"/>
    <w:rsid w:val="00116BAD"/>
    <w:rsid w:val="00116BD7"/>
    <w:rsid w:val="00116D07"/>
    <w:rsid w:val="00116E1F"/>
    <w:rsid w:val="00116F82"/>
    <w:rsid w:val="0011708E"/>
    <w:rsid w:val="00117386"/>
    <w:rsid w:val="001174C8"/>
    <w:rsid w:val="001176A9"/>
    <w:rsid w:val="0011782B"/>
    <w:rsid w:val="00117842"/>
    <w:rsid w:val="00120244"/>
    <w:rsid w:val="00120532"/>
    <w:rsid w:val="00120565"/>
    <w:rsid w:val="0012062E"/>
    <w:rsid w:val="00120E5A"/>
    <w:rsid w:val="00120FC1"/>
    <w:rsid w:val="00121192"/>
    <w:rsid w:val="001214CA"/>
    <w:rsid w:val="001215FE"/>
    <w:rsid w:val="00121A8E"/>
    <w:rsid w:val="00121AC0"/>
    <w:rsid w:val="00121C97"/>
    <w:rsid w:val="00121D03"/>
    <w:rsid w:val="00122277"/>
    <w:rsid w:val="001223B3"/>
    <w:rsid w:val="001223DA"/>
    <w:rsid w:val="00122544"/>
    <w:rsid w:val="00122589"/>
    <w:rsid w:val="00122997"/>
    <w:rsid w:val="00122A2A"/>
    <w:rsid w:val="00122DD3"/>
    <w:rsid w:val="00123651"/>
    <w:rsid w:val="00123832"/>
    <w:rsid w:val="001239D3"/>
    <w:rsid w:val="00124334"/>
    <w:rsid w:val="001246C0"/>
    <w:rsid w:val="001247E9"/>
    <w:rsid w:val="00124BD8"/>
    <w:rsid w:val="00124F31"/>
    <w:rsid w:val="00124FAB"/>
    <w:rsid w:val="0012500E"/>
    <w:rsid w:val="0012513D"/>
    <w:rsid w:val="001254E9"/>
    <w:rsid w:val="0012565B"/>
    <w:rsid w:val="00125992"/>
    <w:rsid w:val="00125AEF"/>
    <w:rsid w:val="00125D3C"/>
    <w:rsid w:val="001262CB"/>
    <w:rsid w:val="00126300"/>
    <w:rsid w:val="00126365"/>
    <w:rsid w:val="0012697B"/>
    <w:rsid w:val="00126D80"/>
    <w:rsid w:val="00127098"/>
    <w:rsid w:val="00127284"/>
    <w:rsid w:val="0012768A"/>
    <w:rsid w:val="001278CB"/>
    <w:rsid w:val="001279CE"/>
    <w:rsid w:val="00127AF9"/>
    <w:rsid w:val="00127C67"/>
    <w:rsid w:val="00127CBE"/>
    <w:rsid w:val="00127CCF"/>
    <w:rsid w:val="00130102"/>
    <w:rsid w:val="00130161"/>
    <w:rsid w:val="0013019C"/>
    <w:rsid w:val="001301CC"/>
    <w:rsid w:val="00130396"/>
    <w:rsid w:val="00130720"/>
    <w:rsid w:val="00130985"/>
    <w:rsid w:val="001311E5"/>
    <w:rsid w:val="001314B1"/>
    <w:rsid w:val="00131724"/>
    <w:rsid w:val="001317A9"/>
    <w:rsid w:val="00131C13"/>
    <w:rsid w:val="00131C2D"/>
    <w:rsid w:val="00131FD2"/>
    <w:rsid w:val="001323D6"/>
    <w:rsid w:val="001324AF"/>
    <w:rsid w:val="001326DD"/>
    <w:rsid w:val="00132745"/>
    <w:rsid w:val="001336BE"/>
    <w:rsid w:val="00133B62"/>
    <w:rsid w:val="00133C08"/>
    <w:rsid w:val="00133ED0"/>
    <w:rsid w:val="001340D8"/>
    <w:rsid w:val="0013420E"/>
    <w:rsid w:val="00134310"/>
    <w:rsid w:val="001343E4"/>
    <w:rsid w:val="0013463C"/>
    <w:rsid w:val="00134DC5"/>
    <w:rsid w:val="00134DD9"/>
    <w:rsid w:val="001351BA"/>
    <w:rsid w:val="00135696"/>
    <w:rsid w:val="00135C04"/>
    <w:rsid w:val="00135D58"/>
    <w:rsid w:val="00135EA1"/>
    <w:rsid w:val="0013609C"/>
    <w:rsid w:val="001360E3"/>
    <w:rsid w:val="00136719"/>
    <w:rsid w:val="00136782"/>
    <w:rsid w:val="00136A92"/>
    <w:rsid w:val="00136DF5"/>
    <w:rsid w:val="00137053"/>
    <w:rsid w:val="001370EC"/>
    <w:rsid w:val="001373D9"/>
    <w:rsid w:val="00137615"/>
    <w:rsid w:val="00137847"/>
    <w:rsid w:val="00137F11"/>
    <w:rsid w:val="001400B9"/>
    <w:rsid w:val="001401A5"/>
    <w:rsid w:val="001401D5"/>
    <w:rsid w:val="00140285"/>
    <w:rsid w:val="001404A9"/>
    <w:rsid w:val="0014055D"/>
    <w:rsid w:val="001407C1"/>
    <w:rsid w:val="00140AB9"/>
    <w:rsid w:val="001413CA"/>
    <w:rsid w:val="00141841"/>
    <w:rsid w:val="00141AD1"/>
    <w:rsid w:val="001422A4"/>
    <w:rsid w:val="00142333"/>
    <w:rsid w:val="001428EE"/>
    <w:rsid w:val="00142AE9"/>
    <w:rsid w:val="00142B82"/>
    <w:rsid w:val="00142FA1"/>
    <w:rsid w:val="00142FCF"/>
    <w:rsid w:val="001430FD"/>
    <w:rsid w:val="00143146"/>
    <w:rsid w:val="0014358A"/>
    <w:rsid w:val="001436D6"/>
    <w:rsid w:val="001438AD"/>
    <w:rsid w:val="00143919"/>
    <w:rsid w:val="00143C36"/>
    <w:rsid w:val="00143DD9"/>
    <w:rsid w:val="00143E24"/>
    <w:rsid w:val="00143F34"/>
    <w:rsid w:val="0014416D"/>
    <w:rsid w:val="00144262"/>
    <w:rsid w:val="001445D5"/>
    <w:rsid w:val="0014483C"/>
    <w:rsid w:val="0014498A"/>
    <w:rsid w:val="00144CAD"/>
    <w:rsid w:val="00144DF1"/>
    <w:rsid w:val="001452F1"/>
    <w:rsid w:val="00145360"/>
    <w:rsid w:val="0014554C"/>
    <w:rsid w:val="001456D3"/>
    <w:rsid w:val="0014597A"/>
    <w:rsid w:val="00145CBE"/>
    <w:rsid w:val="0014691D"/>
    <w:rsid w:val="00146ADC"/>
    <w:rsid w:val="00146D87"/>
    <w:rsid w:val="00147101"/>
    <w:rsid w:val="001472F8"/>
    <w:rsid w:val="00147334"/>
    <w:rsid w:val="001476AB"/>
    <w:rsid w:val="00150281"/>
    <w:rsid w:val="0015043A"/>
    <w:rsid w:val="0015043F"/>
    <w:rsid w:val="00150BAE"/>
    <w:rsid w:val="00151166"/>
    <w:rsid w:val="001511D2"/>
    <w:rsid w:val="001513FC"/>
    <w:rsid w:val="0015149B"/>
    <w:rsid w:val="001515D2"/>
    <w:rsid w:val="00151B6E"/>
    <w:rsid w:val="0015206B"/>
    <w:rsid w:val="001526D1"/>
    <w:rsid w:val="00152D63"/>
    <w:rsid w:val="00152EE5"/>
    <w:rsid w:val="00153BAC"/>
    <w:rsid w:val="0015400D"/>
    <w:rsid w:val="00154A0A"/>
    <w:rsid w:val="00154A64"/>
    <w:rsid w:val="0015504F"/>
    <w:rsid w:val="0015520B"/>
    <w:rsid w:val="00155235"/>
    <w:rsid w:val="00155A65"/>
    <w:rsid w:val="00155C1C"/>
    <w:rsid w:val="00156186"/>
    <w:rsid w:val="0015639A"/>
    <w:rsid w:val="00156691"/>
    <w:rsid w:val="0015694B"/>
    <w:rsid w:val="00156F38"/>
    <w:rsid w:val="0015717E"/>
    <w:rsid w:val="001574A5"/>
    <w:rsid w:val="001576F1"/>
    <w:rsid w:val="00157A20"/>
    <w:rsid w:val="00157E7C"/>
    <w:rsid w:val="0015C476"/>
    <w:rsid w:val="00160114"/>
    <w:rsid w:val="0016033A"/>
    <w:rsid w:val="001604DF"/>
    <w:rsid w:val="0016087C"/>
    <w:rsid w:val="00160E50"/>
    <w:rsid w:val="00161003"/>
    <w:rsid w:val="00161017"/>
    <w:rsid w:val="00161419"/>
    <w:rsid w:val="00161D34"/>
    <w:rsid w:val="00162399"/>
    <w:rsid w:val="00162414"/>
    <w:rsid w:val="00162900"/>
    <w:rsid w:val="00162D94"/>
    <w:rsid w:val="00162DA4"/>
    <w:rsid w:val="00162E82"/>
    <w:rsid w:val="00163009"/>
    <w:rsid w:val="00163483"/>
    <w:rsid w:val="00164C69"/>
    <w:rsid w:val="00165101"/>
    <w:rsid w:val="001655E3"/>
    <w:rsid w:val="00165798"/>
    <w:rsid w:val="0016599C"/>
    <w:rsid w:val="00165D95"/>
    <w:rsid w:val="0016619A"/>
    <w:rsid w:val="001662C3"/>
    <w:rsid w:val="001666DF"/>
    <w:rsid w:val="0016695B"/>
    <w:rsid w:val="00166A74"/>
    <w:rsid w:val="00166BDA"/>
    <w:rsid w:val="00166D88"/>
    <w:rsid w:val="00166E14"/>
    <w:rsid w:val="00167685"/>
    <w:rsid w:val="00167848"/>
    <w:rsid w:val="00167A85"/>
    <w:rsid w:val="00167AFD"/>
    <w:rsid w:val="00167B77"/>
    <w:rsid w:val="00167CB1"/>
    <w:rsid w:val="00167D22"/>
    <w:rsid w:val="00167F7D"/>
    <w:rsid w:val="001703F5"/>
    <w:rsid w:val="00170558"/>
    <w:rsid w:val="001705A8"/>
    <w:rsid w:val="0017083B"/>
    <w:rsid w:val="00170861"/>
    <w:rsid w:val="00170E03"/>
    <w:rsid w:val="00171179"/>
    <w:rsid w:val="001712D2"/>
    <w:rsid w:val="00171357"/>
    <w:rsid w:val="00171418"/>
    <w:rsid w:val="00171627"/>
    <w:rsid w:val="001716DC"/>
    <w:rsid w:val="001717B3"/>
    <w:rsid w:val="001719FB"/>
    <w:rsid w:val="00171BCA"/>
    <w:rsid w:val="00171F06"/>
    <w:rsid w:val="0017223F"/>
    <w:rsid w:val="00172245"/>
    <w:rsid w:val="00172285"/>
    <w:rsid w:val="00172311"/>
    <w:rsid w:val="0017251C"/>
    <w:rsid w:val="00172662"/>
    <w:rsid w:val="0017270D"/>
    <w:rsid w:val="00172A70"/>
    <w:rsid w:val="00172CC0"/>
    <w:rsid w:val="00173159"/>
    <w:rsid w:val="00173228"/>
    <w:rsid w:val="00173A76"/>
    <w:rsid w:val="00173B0E"/>
    <w:rsid w:val="00173D17"/>
    <w:rsid w:val="00173F14"/>
    <w:rsid w:val="0017400A"/>
    <w:rsid w:val="001743EA"/>
    <w:rsid w:val="00174462"/>
    <w:rsid w:val="00174664"/>
    <w:rsid w:val="00174760"/>
    <w:rsid w:val="001747D1"/>
    <w:rsid w:val="001749CA"/>
    <w:rsid w:val="00174B17"/>
    <w:rsid w:val="00174BD3"/>
    <w:rsid w:val="00174CC6"/>
    <w:rsid w:val="00174E9F"/>
    <w:rsid w:val="00174EBF"/>
    <w:rsid w:val="00174F28"/>
    <w:rsid w:val="0017516E"/>
    <w:rsid w:val="001751C5"/>
    <w:rsid w:val="001751F6"/>
    <w:rsid w:val="0017590C"/>
    <w:rsid w:val="00175F02"/>
    <w:rsid w:val="00175F60"/>
    <w:rsid w:val="00176353"/>
    <w:rsid w:val="0017652D"/>
    <w:rsid w:val="00176988"/>
    <w:rsid w:val="00176C70"/>
    <w:rsid w:val="00176CA7"/>
    <w:rsid w:val="00176EAF"/>
    <w:rsid w:val="001772E2"/>
    <w:rsid w:val="00177FB8"/>
    <w:rsid w:val="0017837C"/>
    <w:rsid w:val="0017F40A"/>
    <w:rsid w:val="0017FF4F"/>
    <w:rsid w:val="00180159"/>
    <w:rsid w:val="0018019B"/>
    <w:rsid w:val="001802BB"/>
    <w:rsid w:val="00180D31"/>
    <w:rsid w:val="001812DC"/>
    <w:rsid w:val="00181496"/>
    <w:rsid w:val="0018165F"/>
    <w:rsid w:val="001816DA"/>
    <w:rsid w:val="001818B9"/>
    <w:rsid w:val="00181995"/>
    <w:rsid w:val="00181B4E"/>
    <w:rsid w:val="00181CCF"/>
    <w:rsid w:val="0018200E"/>
    <w:rsid w:val="00182041"/>
    <w:rsid w:val="0018246B"/>
    <w:rsid w:val="00182583"/>
    <w:rsid w:val="00182A35"/>
    <w:rsid w:val="00182DD9"/>
    <w:rsid w:val="00182E14"/>
    <w:rsid w:val="001831EB"/>
    <w:rsid w:val="001831F7"/>
    <w:rsid w:val="001836E1"/>
    <w:rsid w:val="0018380F"/>
    <w:rsid w:val="00183B39"/>
    <w:rsid w:val="00183E24"/>
    <w:rsid w:val="001842B5"/>
    <w:rsid w:val="0018471B"/>
    <w:rsid w:val="00184B12"/>
    <w:rsid w:val="00184B65"/>
    <w:rsid w:val="00184C9D"/>
    <w:rsid w:val="00185058"/>
    <w:rsid w:val="00185BF5"/>
    <w:rsid w:val="00185C7C"/>
    <w:rsid w:val="00185E1B"/>
    <w:rsid w:val="00185FF6"/>
    <w:rsid w:val="00186117"/>
    <w:rsid w:val="001861EA"/>
    <w:rsid w:val="00186593"/>
    <w:rsid w:val="001867DF"/>
    <w:rsid w:val="001868F1"/>
    <w:rsid w:val="0018695C"/>
    <w:rsid w:val="00186C09"/>
    <w:rsid w:val="00186C72"/>
    <w:rsid w:val="00186F2F"/>
    <w:rsid w:val="001870B9"/>
    <w:rsid w:val="00187659"/>
    <w:rsid w:val="0018772E"/>
    <w:rsid w:val="001877E0"/>
    <w:rsid w:val="00187863"/>
    <w:rsid w:val="00190074"/>
    <w:rsid w:val="001900B2"/>
    <w:rsid w:val="0019027F"/>
    <w:rsid w:val="001905A6"/>
    <w:rsid w:val="00190843"/>
    <w:rsid w:val="00190BEA"/>
    <w:rsid w:val="00190CC3"/>
    <w:rsid w:val="001916C4"/>
    <w:rsid w:val="00191934"/>
    <w:rsid w:val="00191A62"/>
    <w:rsid w:val="00191D26"/>
    <w:rsid w:val="00191DF0"/>
    <w:rsid w:val="0019209F"/>
    <w:rsid w:val="00192756"/>
    <w:rsid w:val="001927AE"/>
    <w:rsid w:val="00192ABA"/>
    <w:rsid w:val="00192F2F"/>
    <w:rsid w:val="00193013"/>
    <w:rsid w:val="00193400"/>
    <w:rsid w:val="0019346D"/>
    <w:rsid w:val="0019380F"/>
    <w:rsid w:val="001939E0"/>
    <w:rsid w:val="00193A3D"/>
    <w:rsid w:val="00193A7A"/>
    <w:rsid w:val="00194BCB"/>
    <w:rsid w:val="001953A7"/>
    <w:rsid w:val="00195D26"/>
    <w:rsid w:val="00195D69"/>
    <w:rsid w:val="001963EF"/>
    <w:rsid w:val="00196635"/>
    <w:rsid w:val="00196816"/>
    <w:rsid w:val="00196912"/>
    <w:rsid w:val="00196EFE"/>
    <w:rsid w:val="001970C9"/>
    <w:rsid w:val="001970CA"/>
    <w:rsid w:val="0019720D"/>
    <w:rsid w:val="001973F1"/>
    <w:rsid w:val="001973F4"/>
    <w:rsid w:val="00197755"/>
    <w:rsid w:val="001977B9"/>
    <w:rsid w:val="00197D7C"/>
    <w:rsid w:val="00197E1A"/>
    <w:rsid w:val="00197F25"/>
    <w:rsid w:val="001A0261"/>
    <w:rsid w:val="001A05D8"/>
    <w:rsid w:val="001A0716"/>
    <w:rsid w:val="001A0787"/>
    <w:rsid w:val="001A0980"/>
    <w:rsid w:val="001A0A7E"/>
    <w:rsid w:val="001A0B33"/>
    <w:rsid w:val="001A0D10"/>
    <w:rsid w:val="001A0D35"/>
    <w:rsid w:val="001A0D92"/>
    <w:rsid w:val="001A0FD0"/>
    <w:rsid w:val="001A11A8"/>
    <w:rsid w:val="001A12A1"/>
    <w:rsid w:val="001A1679"/>
    <w:rsid w:val="001A16E9"/>
    <w:rsid w:val="001A1925"/>
    <w:rsid w:val="001A1A06"/>
    <w:rsid w:val="001A1A21"/>
    <w:rsid w:val="001A24C3"/>
    <w:rsid w:val="001A263D"/>
    <w:rsid w:val="001A26CE"/>
    <w:rsid w:val="001A272D"/>
    <w:rsid w:val="001A283D"/>
    <w:rsid w:val="001A2853"/>
    <w:rsid w:val="001A2BED"/>
    <w:rsid w:val="001A2DF4"/>
    <w:rsid w:val="001A3027"/>
    <w:rsid w:val="001A3700"/>
    <w:rsid w:val="001A3F2E"/>
    <w:rsid w:val="001A4386"/>
    <w:rsid w:val="001A4437"/>
    <w:rsid w:val="001A4551"/>
    <w:rsid w:val="001A4C0F"/>
    <w:rsid w:val="001A4C65"/>
    <w:rsid w:val="001A50E6"/>
    <w:rsid w:val="001A53F8"/>
    <w:rsid w:val="001A5C69"/>
    <w:rsid w:val="001A614B"/>
    <w:rsid w:val="001A6338"/>
    <w:rsid w:val="001A643C"/>
    <w:rsid w:val="001A6553"/>
    <w:rsid w:val="001A65A2"/>
    <w:rsid w:val="001A6673"/>
    <w:rsid w:val="001A66D6"/>
    <w:rsid w:val="001A670C"/>
    <w:rsid w:val="001A6855"/>
    <w:rsid w:val="001A6959"/>
    <w:rsid w:val="001A6D91"/>
    <w:rsid w:val="001A6E51"/>
    <w:rsid w:val="001A7797"/>
    <w:rsid w:val="001A7C46"/>
    <w:rsid w:val="001A7D2C"/>
    <w:rsid w:val="001A7D30"/>
    <w:rsid w:val="001B023A"/>
    <w:rsid w:val="001B02B6"/>
    <w:rsid w:val="001B0479"/>
    <w:rsid w:val="001B0726"/>
    <w:rsid w:val="001B0A8E"/>
    <w:rsid w:val="001B0ABD"/>
    <w:rsid w:val="001B0DAB"/>
    <w:rsid w:val="001B0E98"/>
    <w:rsid w:val="001B119E"/>
    <w:rsid w:val="001B13CB"/>
    <w:rsid w:val="001B1766"/>
    <w:rsid w:val="001B17D2"/>
    <w:rsid w:val="001B1C33"/>
    <w:rsid w:val="001B1D61"/>
    <w:rsid w:val="001B1DDF"/>
    <w:rsid w:val="001B1EF4"/>
    <w:rsid w:val="001B24E0"/>
    <w:rsid w:val="001B25D6"/>
    <w:rsid w:val="001B2851"/>
    <w:rsid w:val="001B2955"/>
    <w:rsid w:val="001B295B"/>
    <w:rsid w:val="001B2BEF"/>
    <w:rsid w:val="001B2E34"/>
    <w:rsid w:val="001B2EC0"/>
    <w:rsid w:val="001B3031"/>
    <w:rsid w:val="001B3375"/>
    <w:rsid w:val="001B35CD"/>
    <w:rsid w:val="001B39BF"/>
    <w:rsid w:val="001B3DAD"/>
    <w:rsid w:val="001B3E50"/>
    <w:rsid w:val="001B4084"/>
    <w:rsid w:val="001B43D3"/>
    <w:rsid w:val="001B4413"/>
    <w:rsid w:val="001B4414"/>
    <w:rsid w:val="001B4E56"/>
    <w:rsid w:val="001B4F29"/>
    <w:rsid w:val="001B4FFE"/>
    <w:rsid w:val="001B5250"/>
    <w:rsid w:val="001B52F1"/>
    <w:rsid w:val="001B5461"/>
    <w:rsid w:val="001B5706"/>
    <w:rsid w:val="001B579A"/>
    <w:rsid w:val="001B57A0"/>
    <w:rsid w:val="001B598B"/>
    <w:rsid w:val="001B59F1"/>
    <w:rsid w:val="001B5AC1"/>
    <w:rsid w:val="001B5C8F"/>
    <w:rsid w:val="001B5F61"/>
    <w:rsid w:val="001B6209"/>
    <w:rsid w:val="001B65A2"/>
    <w:rsid w:val="001B6683"/>
    <w:rsid w:val="001B68CA"/>
    <w:rsid w:val="001B7070"/>
    <w:rsid w:val="001B72A3"/>
    <w:rsid w:val="001B72EA"/>
    <w:rsid w:val="001B7A96"/>
    <w:rsid w:val="001B7CEB"/>
    <w:rsid w:val="001B7CED"/>
    <w:rsid w:val="001B7E5C"/>
    <w:rsid w:val="001C01AE"/>
    <w:rsid w:val="001C045D"/>
    <w:rsid w:val="001C06B2"/>
    <w:rsid w:val="001C08B5"/>
    <w:rsid w:val="001C09F7"/>
    <w:rsid w:val="001C0A16"/>
    <w:rsid w:val="001C0B35"/>
    <w:rsid w:val="001C0C78"/>
    <w:rsid w:val="001C0D1E"/>
    <w:rsid w:val="001C1386"/>
    <w:rsid w:val="001C14A2"/>
    <w:rsid w:val="001C1C1E"/>
    <w:rsid w:val="001C1E73"/>
    <w:rsid w:val="001C1F84"/>
    <w:rsid w:val="001C2090"/>
    <w:rsid w:val="001C21D4"/>
    <w:rsid w:val="001C24FB"/>
    <w:rsid w:val="001C27C9"/>
    <w:rsid w:val="001C2D1A"/>
    <w:rsid w:val="001C2E71"/>
    <w:rsid w:val="001C37ED"/>
    <w:rsid w:val="001C3857"/>
    <w:rsid w:val="001C3AA3"/>
    <w:rsid w:val="001C3AC8"/>
    <w:rsid w:val="001C3AFB"/>
    <w:rsid w:val="001C3CF1"/>
    <w:rsid w:val="001C43F5"/>
    <w:rsid w:val="001C46B4"/>
    <w:rsid w:val="001C47C8"/>
    <w:rsid w:val="001C48FC"/>
    <w:rsid w:val="001C4D8C"/>
    <w:rsid w:val="001C4E0C"/>
    <w:rsid w:val="001C4E2C"/>
    <w:rsid w:val="001C4EF8"/>
    <w:rsid w:val="001C5224"/>
    <w:rsid w:val="001C53E2"/>
    <w:rsid w:val="001C55EC"/>
    <w:rsid w:val="001C5699"/>
    <w:rsid w:val="001C57F4"/>
    <w:rsid w:val="001C5B0A"/>
    <w:rsid w:val="001C5ED1"/>
    <w:rsid w:val="001C68B0"/>
    <w:rsid w:val="001C6C2F"/>
    <w:rsid w:val="001C6F53"/>
    <w:rsid w:val="001C7132"/>
    <w:rsid w:val="001C79C3"/>
    <w:rsid w:val="001C7B76"/>
    <w:rsid w:val="001C7C67"/>
    <w:rsid w:val="001C7CB6"/>
    <w:rsid w:val="001C7FD3"/>
    <w:rsid w:val="001D0571"/>
    <w:rsid w:val="001D0B0B"/>
    <w:rsid w:val="001D0CAD"/>
    <w:rsid w:val="001D0D40"/>
    <w:rsid w:val="001D0DF0"/>
    <w:rsid w:val="001D11C1"/>
    <w:rsid w:val="001D11E3"/>
    <w:rsid w:val="001D1BC9"/>
    <w:rsid w:val="001D1CD1"/>
    <w:rsid w:val="001D1D97"/>
    <w:rsid w:val="001D1D98"/>
    <w:rsid w:val="001D1E2E"/>
    <w:rsid w:val="001D1FBC"/>
    <w:rsid w:val="001D2221"/>
    <w:rsid w:val="001D27AB"/>
    <w:rsid w:val="001D280C"/>
    <w:rsid w:val="001D2996"/>
    <w:rsid w:val="001D2A43"/>
    <w:rsid w:val="001D2C00"/>
    <w:rsid w:val="001D2C58"/>
    <w:rsid w:val="001D2F3D"/>
    <w:rsid w:val="001D2F86"/>
    <w:rsid w:val="001D374B"/>
    <w:rsid w:val="001D3B0B"/>
    <w:rsid w:val="001D3B55"/>
    <w:rsid w:val="001D3D76"/>
    <w:rsid w:val="001D3E06"/>
    <w:rsid w:val="001D3E8F"/>
    <w:rsid w:val="001D3F7B"/>
    <w:rsid w:val="001D3FF2"/>
    <w:rsid w:val="001D4103"/>
    <w:rsid w:val="001D418A"/>
    <w:rsid w:val="001D41B4"/>
    <w:rsid w:val="001D4269"/>
    <w:rsid w:val="001D486B"/>
    <w:rsid w:val="001D487E"/>
    <w:rsid w:val="001D4983"/>
    <w:rsid w:val="001D4AC7"/>
    <w:rsid w:val="001D4BB2"/>
    <w:rsid w:val="001D4C20"/>
    <w:rsid w:val="001D4CA6"/>
    <w:rsid w:val="001D4CD0"/>
    <w:rsid w:val="001D4D92"/>
    <w:rsid w:val="001D51C9"/>
    <w:rsid w:val="001D5480"/>
    <w:rsid w:val="001D586C"/>
    <w:rsid w:val="001D5A61"/>
    <w:rsid w:val="001D5AB7"/>
    <w:rsid w:val="001D5B9C"/>
    <w:rsid w:val="001D601F"/>
    <w:rsid w:val="001D60ED"/>
    <w:rsid w:val="001D6846"/>
    <w:rsid w:val="001D68C3"/>
    <w:rsid w:val="001D69A9"/>
    <w:rsid w:val="001D6BBA"/>
    <w:rsid w:val="001D6DFB"/>
    <w:rsid w:val="001D71CB"/>
    <w:rsid w:val="001D7971"/>
    <w:rsid w:val="001D7B44"/>
    <w:rsid w:val="001D7BB9"/>
    <w:rsid w:val="001D7C25"/>
    <w:rsid w:val="001D7CDE"/>
    <w:rsid w:val="001DF6CD"/>
    <w:rsid w:val="001E026D"/>
    <w:rsid w:val="001E02B8"/>
    <w:rsid w:val="001E036E"/>
    <w:rsid w:val="001E0373"/>
    <w:rsid w:val="001E0759"/>
    <w:rsid w:val="001E0A23"/>
    <w:rsid w:val="001E0E9A"/>
    <w:rsid w:val="001E11F3"/>
    <w:rsid w:val="001E1A4B"/>
    <w:rsid w:val="001E1EDA"/>
    <w:rsid w:val="001E1EE1"/>
    <w:rsid w:val="001E290A"/>
    <w:rsid w:val="001E2A36"/>
    <w:rsid w:val="001E2F05"/>
    <w:rsid w:val="001E3079"/>
    <w:rsid w:val="001E324A"/>
    <w:rsid w:val="001E3317"/>
    <w:rsid w:val="001E3391"/>
    <w:rsid w:val="001E3403"/>
    <w:rsid w:val="001E3937"/>
    <w:rsid w:val="001E3E9E"/>
    <w:rsid w:val="001E3F3D"/>
    <w:rsid w:val="001E47B7"/>
    <w:rsid w:val="001E49D0"/>
    <w:rsid w:val="001E52CB"/>
    <w:rsid w:val="001E5C74"/>
    <w:rsid w:val="001E5D74"/>
    <w:rsid w:val="001E5DD4"/>
    <w:rsid w:val="001E5E42"/>
    <w:rsid w:val="001E5FD6"/>
    <w:rsid w:val="001E62F8"/>
    <w:rsid w:val="001E6A3F"/>
    <w:rsid w:val="001E6C64"/>
    <w:rsid w:val="001E7522"/>
    <w:rsid w:val="001E791C"/>
    <w:rsid w:val="001E7E19"/>
    <w:rsid w:val="001E7F28"/>
    <w:rsid w:val="001E7F73"/>
    <w:rsid w:val="001EE9E4"/>
    <w:rsid w:val="001F0346"/>
    <w:rsid w:val="001F0654"/>
    <w:rsid w:val="001F0C00"/>
    <w:rsid w:val="001F0D7C"/>
    <w:rsid w:val="001F11DE"/>
    <w:rsid w:val="001F1237"/>
    <w:rsid w:val="001F13B5"/>
    <w:rsid w:val="001F19A2"/>
    <w:rsid w:val="001F1AAE"/>
    <w:rsid w:val="001F205A"/>
    <w:rsid w:val="001F22B1"/>
    <w:rsid w:val="001F258B"/>
    <w:rsid w:val="001F2684"/>
    <w:rsid w:val="001F29D0"/>
    <w:rsid w:val="001F2D07"/>
    <w:rsid w:val="001F2E2B"/>
    <w:rsid w:val="001F3285"/>
    <w:rsid w:val="001F32C9"/>
    <w:rsid w:val="001F366A"/>
    <w:rsid w:val="001F36AA"/>
    <w:rsid w:val="001F39B4"/>
    <w:rsid w:val="001F3C3B"/>
    <w:rsid w:val="001F3C6C"/>
    <w:rsid w:val="001F3D63"/>
    <w:rsid w:val="001F3F47"/>
    <w:rsid w:val="001F3F51"/>
    <w:rsid w:val="001F4222"/>
    <w:rsid w:val="001F4442"/>
    <w:rsid w:val="001F482E"/>
    <w:rsid w:val="001F4866"/>
    <w:rsid w:val="001F49D0"/>
    <w:rsid w:val="001F4A28"/>
    <w:rsid w:val="001F4E3E"/>
    <w:rsid w:val="001F5431"/>
    <w:rsid w:val="001F5644"/>
    <w:rsid w:val="001F5868"/>
    <w:rsid w:val="001F594D"/>
    <w:rsid w:val="001F644D"/>
    <w:rsid w:val="001F65A3"/>
    <w:rsid w:val="001F67E0"/>
    <w:rsid w:val="001F688B"/>
    <w:rsid w:val="001F688C"/>
    <w:rsid w:val="001F71D8"/>
    <w:rsid w:val="001F753D"/>
    <w:rsid w:val="001F78D5"/>
    <w:rsid w:val="001F7BC9"/>
    <w:rsid w:val="001F7E3D"/>
    <w:rsid w:val="001F7F73"/>
    <w:rsid w:val="00200B69"/>
    <w:rsid w:val="002017EC"/>
    <w:rsid w:val="00201BC2"/>
    <w:rsid w:val="00201FEA"/>
    <w:rsid w:val="0020221E"/>
    <w:rsid w:val="0020242C"/>
    <w:rsid w:val="00202619"/>
    <w:rsid w:val="00202824"/>
    <w:rsid w:val="0020295F"/>
    <w:rsid w:val="00202B5C"/>
    <w:rsid w:val="00202EC7"/>
    <w:rsid w:val="00202FE4"/>
    <w:rsid w:val="00203144"/>
    <w:rsid w:val="0020337B"/>
    <w:rsid w:val="00203596"/>
    <w:rsid w:val="002035D1"/>
    <w:rsid w:val="00203AD6"/>
    <w:rsid w:val="00203CA3"/>
    <w:rsid w:val="0020415F"/>
    <w:rsid w:val="0020416D"/>
    <w:rsid w:val="002042B5"/>
    <w:rsid w:val="0020446A"/>
    <w:rsid w:val="002046C9"/>
    <w:rsid w:val="00204770"/>
    <w:rsid w:val="00204854"/>
    <w:rsid w:val="00204A3D"/>
    <w:rsid w:val="00204B24"/>
    <w:rsid w:val="00204C98"/>
    <w:rsid w:val="002051A1"/>
    <w:rsid w:val="00205237"/>
    <w:rsid w:val="002053DF"/>
    <w:rsid w:val="00205479"/>
    <w:rsid w:val="00205781"/>
    <w:rsid w:val="002057E2"/>
    <w:rsid w:val="00205975"/>
    <w:rsid w:val="00205DC0"/>
    <w:rsid w:val="00205E1D"/>
    <w:rsid w:val="00205F4F"/>
    <w:rsid w:val="00206365"/>
    <w:rsid w:val="002063D0"/>
    <w:rsid w:val="002065DF"/>
    <w:rsid w:val="00206715"/>
    <w:rsid w:val="00206750"/>
    <w:rsid w:val="0020682D"/>
    <w:rsid w:val="00206C56"/>
    <w:rsid w:val="0020721D"/>
    <w:rsid w:val="00207369"/>
    <w:rsid w:val="00207379"/>
    <w:rsid w:val="002075B0"/>
    <w:rsid w:val="002076B7"/>
    <w:rsid w:val="002076E7"/>
    <w:rsid w:val="00207847"/>
    <w:rsid w:val="00207B1D"/>
    <w:rsid w:val="00207B58"/>
    <w:rsid w:val="0020F15E"/>
    <w:rsid w:val="002100AC"/>
    <w:rsid w:val="002101D1"/>
    <w:rsid w:val="00210532"/>
    <w:rsid w:val="0021054C"/>
    <w:rsid w:val="00210992"/>
    <w:rsid w:val="00210A06"/>
    <w:rsid w:val="00210E47"/>
    <w:rsid w:val="00211491"/>
    <w:rsid w:val="00211635"/>
    <w:rsid w:val="00211699"/>
    <w:rsid w:val="00211900"/>
    <w:rsid w:val="002119C4"/>
    <w:rsid w:val="00211AC7"/>
    <w:rsid w:val="00211ADA"/>
    <w:rsid w:val="00211D19"/>
    <w:rsid w:val="00211E92"/>
    <w:rsid w:val="0021232E"/>
    <w:rsid w:val="00212847"/>
    <w:rsid w:val="0021293C"/>
    <w:rsid w:val="00212B07"/>
    <w:rsid w:val="00212EF0"/>
    <w:rsid w:val="00212F29"/>
    <w:rsid w:val="00212F74"/>
    <w:rsid w:val="002130FD"/>
    <w:rsid w:val="00213352"/>
    <w:rsid w:val="00213697"/>
    <w:rsid w:val="0021371B"/>
    <w:rsid w:val="0021371D"/>
    <w:rsid w:val="00213A9B"/>
    <w:rsid w:val="00213AFE"/>
    <w:rsid w:val="00213C37"/>
    <w:rsid w:val="00213CB0"/>
    <w:rsid w:val="002140E5"/>
    <w:rsid w:val="00214283"/>
    <w:rsid w:val="00214426"/>
    <w:rsid w:val="00214435"/>
    <w:rsid w:val="002145BF"/>
    <w:rsid w:val="002145F6"/>
    <w:rsid w:val="00214628"/>
    <w:rsid w:val="00214945"/>
    <w:rsid w:val="00215604"/>
    <w:rsid w:val="00215696"/>
    <w:rsid w:val="002156A7"/>
    <w:rsid w:val="002157AB"/>
    <w:rsid w:val="00215BEA"/>
    <w:rsid w:val="00215F0B"/>
    <w:rsid w:val="00215F81"/>
    <w:rsid w:val="00216428"/>
    <w:rsid w:val="00216453"/>
    <w:rsid w:val="002166A3"/>
    <w:rsid w:val="00216751"/>
    <w:rsid w:val="0021677D"/>
    <w:rsid w:val="00216B3D"/>
    <w:rsid w:val="002173A1"/>
    <w:rsid w:val="0021775C"/>
    <w:rsid w:val="002178F6"/>
    <w:rsid w:val="00217911"/>
    <w:rsid w:val="00217A27"/>
    <w:rsid w:val="00217B41"/>
    <w:rsid w:val="00217C14"/>
    <w:rsid w:val="00217D40"/>
    <w:rsid w:val="00217D98"/>
    <w:rsid w:val="002201C4"/>
    <w:rsid w:val="00220435"/>
    <w:rsid w:val="002206BD"/>
    <w:rsid w:val="002206E5"/>
    <w:rsid w:val="00220A2A"/>
    <w:rsid w:val="002210EA"/>
    <w:rsid w:val="002212A2"/>
    <w:rsid w:val="002213F0"/>
    <w:rsid w:val="002214E7"/>
    <w:rsid w:val="002218AC"/>
    <w:rsid w:val="00221913"/>
    <w:rsid w:val="00221D73"/>
    <w:rsid w:val="00221F7C"/>
    <w:rsid w:val="00222385"/>
    <w:rsid w:val="002223A3"/>
    <w:rsid w:val="002224C6"/>
    <w:rsid w:val="00222874"/>
    <w:rsid w:val="00222B00"/>
    <w:rsid w:val="00223259"/>
    <w:rsid w:val="00223337"/>
    <w:rsid w:val="00223410"/>
    <w:rsid w:val="00223719"/>
    <w:rsid w:val="00223CD7"/>
    <w:rsid w:val="00223F5F"/>
    <w:rsid w:val="00224273"/>
    <w:rsid w:val="00224339"/>
    <w:rsid w:val="002243F2"/>
    <w:rsid w:val="00224C27"/>
    <w:rsid w:val="00224E07"/>
    <w:rsid w:val="00224E7C"/>
    <w:rsid w:val="00224F75"/>
    <w:rsid w:val="00225465"/>
    <w:rsid w:val="002259F4"/>
    <w:rsid w:val="00225D80"/>
    <w:rsid w:val="00225F63"/>
    <w:rsid w:val="00226097"/>
    <w:rsid w:val="002264BC"/>
    <w:rsid w:val="00226731"/>
    <w:rsid w:val="00226916"/>
    <w:rsid w:val="00226978"/>
    <w:rsid w:val="00226BBC"/>
    <w:rsid w:val="00226D00"/>
    <w:rsid w:val="00226D5C"/>
    <w:rsid w:val="00226EB3"/>
    <w:rsid w:val="00227218"/>
    <w:rsid w:val="00227383"/>
    <w:rsid w:val="00227411"/>
    <w:rsid w:val="00227AE9"/>
    <w:rsid w:val="00227CA2"/>
    <w:rsid w:val="00227D0C"/>
    <w:rsid w:val="0023029E"/>
    <w:rsid w:val="00230438"/>
    <w:rsid w:val="002310BA"/>
    <w:rsid w:val="002313F3"/>
    <w:rsid w:val="00231B83"/>
    <w:rsid w:val="00231D28"/>
    <w:rsid w:val="002321A3"/>
    <w:rsid w:val="00232860"/>
    <w:rsid w:val="00232B0A"/>
    <w:rsid w:val="00232FA7"/>
    <w:rsid w:val="00233653"/>
    <w:rsid w:val="0023365E"/>
    <w:rsid w:val="0023383C"/>
    <w:rsid w:val="00233912"/>
    <w:rsid w:val="002341A3"/>
    <w:rsid w:val="00234203"/>
    <w:rsid w:val="002344AE"/>
    <w:rsid w:val="00234599"/>
    <w:rsid w:val="00234836"/>
    <w:rsid w:val="00235293"/>
    <w:rsid w:val="00235298"/>
    <w:rsid w:val="00235628"/>
    <w:rsid w:val="002356E2"/>
    <w:rsid w:val="002359AF"/>
    <w:rsid w:val="00235B18"/>
    <w:rsid w:val="00235B34"/>
    <w:rsid w:val="00235DA0"/>
    <w:rsid w:val="00235F0B"/>
    <w:rsid w:val="00235FD7"/>
    <w:rsid w:val="0023603C"/>
    <w:rsid w:val="0023613D"/>
    <w:rsid w:val="002361CF"/>
    <w:rsid w:val="0023650F"/>
    <w:rsid w:val="002365DE"/>
    <w:rsid w:val="002366E2"/>
    <w:rsid w:val="00236702"/>
    <w:rsid w:val="00236839"/>
    <w:rsid w:val="00236C2E"/>
    <w:rsid w:val="00236CF7"/>
    <w:rsid w:val="00236EC9"/>
    <w:rsid w:val="002372B8"/>
    <w:rsid w:val="002373F2"/>
    <w:rsid w:val="00237868"/>
    <w:rsid w:val="00237A8A"/>
    <w:rsid w:val="00237A8E"/>
    <w:rsid w:val="00237CF4"/>
    <w:rsid w:val="00237D0E"/>
    <w:rsid w:val="00237E06"/>
    <w:rsid w:val="002400C9"/>
    <w:rsid w:val="002402ED"/>
    <w:rsid w:val="0024056B"/>
    <w:rsid w:val="00240CAC"/>
    <w:rsid w:val="00240EAE"/>
    <w:rsid w:val="00241285"/>
    <w:rsid w:val="002415ED"/>
    <w:rsid w:val="0024187A"/>
    <w:rsid w:val="00241906"/>
    <w:rsid w:val="00241987"/>
    <w:rsid w:val="002419F1"/>
    <w:rsid w:val="00241B04"/>
    <w:rsid w:val="00242017"/>
    <w:rsid w:val="00242143"/>
    <w:rsid w:val="002421DF"/>
    <w:rsid w:val="00242CC9"/>
    <w:rsid w:val="00243124"/>
    <w:rsid w:val="002431F2"/>
    <w:rsid w:val="00243258"/>
    <w:rsid w:val="002432AC"/>
    <w:rsid w:val="002438FD"/>
    <w:rsid w:val="00243A21"/>
    <w:rsid w:val="00243D10"/>
    <w:rsid w:val="00243D74"/>
    <w:rsid w:val="002446CB"/>
    <w:rsid w:val="00244E79"/>
    <w:rsid w:val="00245461"/>
    <w:rsid w:val="0024548B"/>
    <w:rsid w:val="00245662"/>
    <w:rsid w:val="002456A0"/>
    <w:rsid w:val="00245740"/>
    <w:rsid w:val="002457FC"/>
    <w:rsid w:val="00245958"/>
    <w:rsid w:val="00245C48"/>
    <w:rsid w:val="00245CB4"/>
    <w:rsid w:val="00245D05"/>
    <w:rsid w:val="00245E93"/>
    <w:rsid w:val="00245F7D"/>
    <w:rsid w:val="0024648C"/>
    <w:rsid w:val="00246852"/>
    <w:rsid w:val="00246E40"/>
    <w:rsid w:val="0024728C"/>
    <w:rsid w:val="002473EE"/>
    <w:rsid w:val="00247410"/>
    <w:rsid w:val="0024762C"/>
    <w:rsid w:val="002476AA"/>
    <w:rsid w:val="002479C1"/>
    <w:rsid w:val="00247AD7"/>
    <w:rsid w:val="00247E84"/>
    <w:rsid w:val="00247F64"/>
    <w:rsid w:val="0025030D"/>
    <w:rsid w:val="0025057D"/>
    <w:rsid w:val="0025084F"/>
    <w:rsid w:val="002509E5"/>
    <w:rsid w:val="00250DA8"/>
    <w:rsid w:val="002513F2"/>
    <w:rsid w:val="00251532"/>
    <w:rsid w:val="002519D3"/>
    <w:rsid w:val="00251E6D"/>
    <w:rsid w:val="00251F5D"/>
    <w:rsid w:val="00251FBB"/>
    <w:rsid w:val="002520FB"/>
    <w:rsid w:val="002524E0"/>
    <w:rsid w:val="00252567"/>
    <w:rsid w:val="00252DBE"/>
    <w:rsid w:val="0025309D"/>
    <w:rsid w:val="002530BA"/>
    <w:rsid w:val="00253943"/>
    <w:rsid w:val="00253A57"/>
    <w:rsid w:val="00253B11"/>
    <w:rsid w:val="00253C2E"/>
    <w:rsid w:val="00253F09"/>
    <w:rsid w:val="0025442F"/>
    <w:rsid w:val="002544FD"/>
    <w:rsid w:val="002546AD"/>
    <w:rsid w:val="0025477B"/>
    <w:rsid w:val="00254973"/>
    <w:rsid w:val="00254D6A"/>
    <w:rsid w:val="0025503D"/>
    <w:rsid w:val="002550E7"/>
    <w:rsid w:val="0025533D"/>
    <w:rsid w:val="0025538C"/>
    <w:rsid w:val="00255442"/>
    <w:rsid w:val="00255547"/>
    <w:rsid w:val="002555B2"/>
    <w:rsid w:val="00255667"/>
    <w:rsid w:val="002556B9"/>
    <w:rsid w:val="002559BD"/>
    <w:rsid w:val="00255A35"/>
    <w:rsid w:val="00255B52"/>
    <w:rsid w:val="00255C4D"/>
    <w:rsid w:val="00256208"/>
    <w:rsid w:val="00256209"/>
    <w:rsid w:val="00256599"/>
    <w:rsid w:val="0025698E"/>
    <w:rsid w:val="002569EE"/>
    <w:rsid w:val="00256AF8"/>
    <w:rsid w:val="00256E9F"/>
    <w:rsid w:val="002571C8"/>
    <w:rsid w:val="00257938"/>
    <w:rsid w:val="00257C53"/>
    <w:rsid w:val="00260050"/>
    <w:rsid w:val="002602F2"/>
    <w:rsid w:val="00260391"/>
    <w:rsid w:val="0026058F"/>
    <w:rsid w:val="00261094"/>
    <w:rsid w:val="002611C0"/>
    <w:rsid w:val="002613C8"/>
    <w:rsid w:val="00261478"/>
    <w:rsid w:val="0026149E"/>
    <w:rsid w:val="002614A8"/>
    <w:rsid w:val="002614A9"/>
    <w:rsid w:val="00261797"/>
    <w:rsid w:val="00261822"/>
    <w:rsid w:val="00261B00"/>
    <w:rsid w:val="00261B80"/>
    <w:rsid w:val="00261F8B"/>
    <w:rsid w:val="00262287"/>
    <w:rsid w:val="0026261A"/>
    <w:rsid w:val="002628B8"/>
    <w:rsid w:val="00262E15"/>
    <w:rsid w:val="00262ECA"/>
    <w:rsid w:val="00262FFC"/>
    <w:rsid w:val="00263028"/>
    <w:rsid w:val="0026374B"/>
    <w:rsid w:val="00263970"/>
    <w:rsid w:val="002643A4"/>
    <w:rsid w:val="002643A5"/>
    <w:rsid w:val="00264513"/>
    <w:rsid w:val="00264668"/>
    <w:rsid w:val="00264729"/>
    <w:rsid w:val="00264938"/>
    <w:rsid w:val="00265086"/>
    <w:rsid w:val="002652A8"/>
    <w:rsid w:val="00265E12"/>
    <w:rsid w:val="00265F64"/>
    <w:rsid w:val="00266266"/>
    <w:rsid w:val="002663CB"/>
    <w:rsid w:val="002667FA"/>
    <w:rsid w:val="0026693E"/>
    <w:rsid w:val="00266BCF"/>
    <w:rsid w:val="00266C95"/>
    <w:rsid w:val="00266D74"/>
    <w:rsid w:val="00266F41"/>
    <w:rsid w:val="00266F4B"/>
    <w:rsid w:val="00266F75"/>
    <w:rsid w:val="0026741B"/>
    <w:rsid w:val="002675CC"/>
    <w:rsid w:val="0026760E"/>
    <w:rsid w:val="00267B60"/>
    <w:rsid w:val="00267CBC"/>
    <w:rsid w:val="00270154"/>
    <w:rsid w:val="0027025A"/>
    <w:rsid w:val="00270542"/>
    <w:rsid w:val="002707D9"/>
    <w:rsid w:val="00270CE7"/>
    <w:rsid w:val="002711A5"/>
    <w:rsid w:val="00271309"/>
    <w:rsid w:val="00271313"/>
    <w:rsid w:val="00271616"/>
    <w:rsid w:val="002718FA"/>
    <w:rsid w:val="00271D19"/>
    <w:rsid w:val="00271D87"/>
    <w:rsid w:val="00271E48"/>
    <w:rsid w:val="00271E60"/>
    <w:rsid w:val="002728A9"/>
    <w:rsid w:val="00272BC7"/>
    <w:rsid w:val="00272CDE"/>
    <w:rsid w:val="00272D89"/>
    <w:rsid w:val="002731F9"/>
    <w:rsid w:val="00273289"/>
    <w:rsid w:val="002735E6"/>
    <w:rsid w:val="002736BD"/>
    <w:rsid w:val="002737E8"/>
    <w:rsid w:val="00273CB8"/>
    <w:rsid w:val="00273F3E"/>
    <w:rsid w:val="0027412F"/>
    <w:rsid w:val="00274134"/>
    <w:rsid w:val="0027420D"/>
    <w:rsid w:val="00274228"/>
    <w:rsid w:val="002743FC"/>
    <w:rsid w:val="0027446C"/>
    <w:rsid w:val="0027467F"/>
    <w:rsid w:val="00274FD8"/>
    <w:rsid w:val="00274FF7"/>
    <w:rsid w:val="00275001"/>
    <w:rsid w:val="00275007"/>
    <w:rsid w:val="00275B69"/>
    <w:rsid w:val="00275F28"/>
    <w:rsid w:val="002762B1"/>
    <w:rsid w:val="002767F2"/>
    <w:rsid w:val="00276C48"/>
    <w:rsid w:val="0027712A"/>
    <w:rsid w:val="0027721C"/>
    <w:rsid w:val="0027724D"/>
    <w:rsid w:val="002772C2"/>
    <w:rsid w:val="0027751B"/>
    <w:rsid w:val="00277671"/>
    <w:rsid w:val="00277A32"/>
    <w:rsid w:val="00277B85"/>
    <w:rsid w:val="00277CD1"/>
    <w:rsid w:val="002802DC"/>
    <w:rsid w:val="00280322"/>
    <w:rsid w:val="00280371"/>
    <w:rsid w:val="002807E1"/>
    <w:rsid w:val="00280872"/>
    <w:rsid w:val="002808B8"/>
    <w:rsid w:val="00280C6D"/>
    <w:rsid w:val="00280E9C"/>
    <w:rsid w:val="0028137B"/>
    <w:rsid w:val="0028137F"/>
    <w:rsid w:val="00281675"/>
    <w:rsid w:val="00281EBA"/>
    <w:rsid w:val="00281F80"/>
    <w:rsid w:val="00282764"/>
    <w:rsid w:val="00282E81"/>
    <w:rsid w:val="00282FF9"/>
    <w:rsid w:val="0028302E"/>
    <w:rsid w:val="002831EC"/>
    <w:rsid w:val="0028321A"/>
    <w:rsid w:val="00283491"/>
    <w:rsid w:val="002836B7"/>
    <w:rsid w:val="00283781"/>
    <w:rsid w:val="00283865"/>
    <w:rsid w:val="00284144"/>
    <w:rsid w:val="00284477"/>
    <w:rsid w:val="00284E6A"/>
    <w:rsid w:val="00285026"/>
    <w:rsid w:val="00285145"/>
    <w:rsid w:val="0028579A"/>
    <w:rsid w:val="00285ABB"/>
    <w:rsid w:val="00285AD4"/>
    <w:rsid w:val="00285B45"/>
    <w:rsid w:val="00285E1E"/>
    <w:rsid w:val="00285F3D"/>
    <w:rsid w:val="002862F6"/>
    <w:rsid w:val="0028674F"/>
    <w:rsid w:val="00286809"/>
    <w:rsid w:val="00286CA3"/>
    <w:rsid w:val="00286DB5"/>
    <w:rsid w:val="00286E5E"/>
    <w:rsid w:val="00287414"/>
    <w:rsid w:val="002879A6"/>
    <w:rsid w:val="00287B1E"/>
    <w:rsid w:val="00287C12"/>
    <w:rsid w:val="00290290"/>
    <w:rsid w:val="002902CC"/>
    <w:rsid w:val="002903C9"/>
    <w:rsid w:val="002904DD"/>
    <w:rsid w:val="0029070F"/>
    <w:rsid w:val="00290777"/>
    <w:rsid w:val="00290B6E"/>
    <w:rsid w:val="00290DDE"/>
    <w:rsid w:val="00290FD9"/>
    <w:rsid w:val="0029140C"/>
    <w:rsid w:val="00291461"/>
    <w:rsid w:val="00291666"/>
    <w:rsid w:val="0029187B"/>
    <w:rsid w:val="002919E2"/>
    <w:rsid w:val="00291B8D"/>
    <w:rsid w:val="00291D88"/>
    <w:rsid w:val="00291EAD"/>
    <w:rsid w:val="00291F54"/>
    <w:rsid w:val="00292169"/>
    <w:rsid w:val="00292563"/>
    <w:rsid w:val="002926BB"/>
    <w:rsid w:val="0029319A"/>
    <w:rsid w:val="00293633"/>
    <w:rsid w:val="00293668"/>
    <w:rsid w:val="00293AC6"/>
    <w:rsid w:val="00293C6B"/>
    <w:rsid w:val="00293ECD"/>
    <w:rsid w:val="00293F58"/>
    <w:rsid w:val="00294001"/>
    <w:rsid w:val="002941CD"/>
    <w:rsid w:val="002941DB"/>
    <w:rsid w:val="002942F9"/>
    <w:rsid w:val="002943D4"/>
    <w:rsid w:val="00294671"/>
    <w:rsid w:val="002949D2"/>
    <w:rsid w:val="00295001"/>
    <w:rsid w:val="002950CA"/>
    <w:rsid w:val="00295687"/>
    <w:rsid w:val="002959C6"/>
    <w:rsid w:val="00295FA7"/>
    <w:rsid w:val="002961E6"/>
    <w:rsid w:val="0029652F"/>
    <w:rsid w:val="00296652"/>
    <w:rsid w:val="002967B6"/>
    <w:rsid w:val="00296D7F"/>
    <w:rsid w:val="00296E4E"/>
    <w:rsid w:val="00296E63"/>
    <w:rsid w:val="00296E74"/>
    <w:rsid w:val="002971B1"/>
    <w:rsid w:val="002974D2"/>
    <w:rsid w:val="00297514"/>
    <w:rsid w:val="002976B6"/>
    <w:rsid w:val="002977EE"/>
    <w:rsid w:val="002978ED"/>
    <w:rsid w:val="00297C8B"/>
    <w:rsid w:val="002A086E"/>
    <w:rsid w:val="002A088A"/>
    <w:rsid w:val="002A08C8"/>
    <w:rsid w:val="002A0C22"/>
    <w:rsid w:val="002A0FDC"/>
    <w:rsid w:val="002A102B"/>
    <w:rsid w:val="002A1156"/>
    <w:rsid w:val="002A1343"/>
    <w:rsid w:val="002A1552"/>
    <w:rsid w:val="002A1C42"/>
    <w:rsid w:val="002A1F9C"/>
    <w:rsid w:val="002A2090"/>
    <w:rsid w:val="002A23D6"/>
    <w:rsid w:val="002A256F"/>
    <w:rsid w:val="002A2632"/>
    <w:rsid w:val="002A2DA3"/>
    <w:rsid w:val="002A2E60"/>
    <w:rsid w:val="002A3656"/>
    <w:rsid w:val="002A37B6"/>
    <w:rsid w:val="002A3C4B"/>
    <w:rsid w:val="002A3C53"/>
    <w:rsid w:val="002A45E2"/>
    <w:rsid w:val="002A48A1"/>
    <w:rsid w:val="002A48B7"/>
    <w:rsid w:val="002A4BD4"/>
    <w:rsid w:val="002A5205"/>
    <w:rsid w:val="002A5711"/>
    <w:rsid w:val="002A5C2B"/>
    <w:rsid w:val="002A5C57"/>
    <w:rsid w:val="002A5DE8"/>
    <w:rsid w:val="002A6B7B"/>
    <w:rsid w:val="002A6FED"/>
    <w:rsid w:val="002A732B"/>
    <w:rsid w:val="002A7A3A"/>
    <w:rsid w:val="002A7C65"/>
    <w:rsid w:val="002A7CAE"/>
    <w:rsid w:val="002B016D"/>
    <w:rsid w:val="002B046C"/>
    <w:rsid w:val="002B0752"/>
    <w:rsid w:val="002B0CD0"/>
    <w:rsid w:val="002B0D07"/>
    <w:rsid w:val="002B0DDD"/>
    <w:rsid w:val="002B14F6"/>
    <w:rsid w:val="002B1657"/>
    <w:rsid w:val="002B1A68"/>
    <w:rsid w:val="002B1B8E"/>
    <w:rsid w:val="002B1CF5"/>
    <w:rsid w:val="002B1E25"/>
    <w:rsid w:val="002B2AB6"/>
    <w:rsid w:val="002B2B22"/>
    <w:rsid w:val="002B2E26"/>
    <w:rsid w:val="002B2F05"/>
    <w:rsid w:val="002B2F83"/>
    <w:rsid w:val="002B3449"/>
    <w:rsid w:val="002B34F6"/>
    <w:rsid w:val="002B388F"/>
    <w:rsid w:val="002B3F73"/>
    <w:rsid w:val="002B4357"/>
    <w:rsid w:val="002B4AA6"/>
    <w:rsid w:val="002B4ACF"/>
    <w:rsid w:val="002B4C32"/>
    <w:rsid w:val="002B5225"/>
    <w:rsid w:val="002B58C2"/>
    <w:rsid w:val="002B5949"/>
    <w:rsid w:val="002B5C21"/>
    <w:rsid w:val="002B6209"/>
    <w:rsid w:val="002B6279"/>
    <w:rsid w:val="002B63E5"/>
    <w:rsid w:val="002B6854"/>
    <w:rsid w:val="002B6DEC"/>
    <w:rsid w:val="002B749A"/>
    <w:rsid w:val="002B755E"/>
    <w:rsid w:val="002B779F"/>
    <w:rsid w:val="002B798D"/>
    <w:rsid w:val="002B79C5"/>
    <w:rsid w:val="002B7D21"/>
    <w:rsid w:val="002C00E3"/>
    <w:rsid w:val="002C01B2"/>
    <w:rsid w:val="002C04FA"/>
    <w:rsid w:val="002C0698"/>
    <w:rsid w:val="002C06BB"/>
    <w:rsid w:val="002C097A"/>
    <w:rsid w:val="002C09B9"/>
    <w:rsid w:val="002C0C6B"/>
    <w:rsid w:val="002C0D84"/>
    <w:rsid w:val="002C0F79"/>
    <w:rsid w:val="002C0F8F"/>
    <w:rsid w:val="002C1048"/>
    <w:rsid w:val="002C10B8"/>
    <w:rsid w:val="002C1252"/>
    <w:rsid w:val="002C12A8"/>
    <w:rsid w:val="002C1392"/>
    <w:rsid w:val="002C1638"/>
    <w:rsid w:val="002C1CD1"/>
    <w:rsid w:val="002C202E"/>
    <w:rsid w:val="002C217D"/>
    <w:rsid w:val="002C21E0"/>
    <w:rsid w:val="002C2278"/>
    <w:rsid w:val="002C22BC"/>
    <w:rsid w:val="002C271E"/>
    <w:rsid w:val="002C2A18"/>
    <w:rsid w:val="002C2EA4"/>
    <w:rsid w:val="002C2F05"/>
    <w:rsid w:val="002C302C"/>
    <w:rsid w:val="002C3767"/>
    <w:rsid w:val="002C389D"/>
    <w:rsid w:val="002C3951"/>
    <w:rsid w:val="002C3A33"/>
    <w:rsid w:val="002C3B4D"/>
    <w:rsid w:val="002C3BCB"/>
    <w:rsid w:val="002C3F3C"/>
    <w:rsid w:val="002C3F8A"/>
    <w:rsid w:val="002C428B"/>
    <w:rsid w:val="002C4959"/>
    <w:rsid w:val="002C497F"/>
    <w:rsid w:val="002C4CC8"/>
    <w:rsid w:val="002C4FEE"/>
    <w:rsid w:val="002C51A4"/>
    <w:rsid w:val="002C5493"/>
    <w:rsid w:val="002C5810"/>
    <w:rsid w:val="002C5906"/>
    <w:rsid w:val="002C59EC"/>
    <w:rsid w:val="002C5A73"/>
    <w:rsid w:val="002C5BFA"/>
    <w:rsid w:val="002C5F41"/>
    <w:rsid w:val="002C629C"/>
    <w:rsid w:val="002C67BC"/>
    <w:rsid w:val="002C6A10"/>
    <w:rsid w:val="002C6C7B"/>
    <w:rsid w:val="002C6FE7"/>
    <w:rsid w:val="002C7089"/>
    <w:rsid w:val="002C70E9"/>
    <w:rsid w:val="002C7117"/>
    <w:rsid w:val="002C726C"/>
    <w:rsid w:val="002C755F"/>
    <w:rsid w:val="002C78EB"/>
    <w:rsid w:val="002C7A54"/>
    <w:rsid w:val="002C7B82"/>
    <w:rsid w:val="002C7D91"/>
    <w:rsid w:val="002C7FC3"/>
    <w:rsid w:val="002D0079"/>
    <w:rsid w:val="002D0086"/>
    <w:rsid w:val="002D0282"/>
    <w:rsid w:val="002D02D7"/>
    <w:rsid w:val="002D0C47"/>
    <w:rsid w:val="002D0D67"/>
    <w:rsid w:val="002D0DBD"/>
    <w:rsid w:val="002D1294"/>
    <w:rsid w:val="002D1411"/>
    <w:rsid w:val="002D15A9"/>
    <w:rsid w:val="002D1680"/>
    <w:rsid w:val="002D18B3"/>
    <w:rsid w:val="002D19C4"/>
    <w:rsid w:val="002D1B61"/>
    <w:rsid w:val="002D1CDF"/>
    <w:rsid w:val="002D1FD8"/>
    <w:rsid w:val="002D227B"/>
    <w:rsid w:val="002D2573"/>
    <w:rsid w:val="002D2923"/>
    <w:rsid w:val="002D2B32"/>
    <w:rsid w:val="002D2D97"/>
    <w:rsid w:val="002D2E04"/>
    <w:rsid w:val="002D3074"/>
    <w:rsid w:val="002D321E"/>
    <w:rsid w:val="002D332D"/>
    <w:rsid w:val="002D3532"/>
    <w:rsid w:val="002D3CC2"/>
    <w:rsid w:val="002D3E2D"/>
    <w:rsid w:val="002D3FAA"/>
    <w:rsid w:val="002D4264"/>
    <w:rsid w:val="002D4359"/>
    <w:rsid w:val="002D43E7"/>
    <w:rsid w:val="002D448E"/>
    <w:rsid w:val="002D4663"/>
    <w:rsid w:val="002D469D"/>
    <w:rsid w:val="002D4C83"/>
    <w:rsid w:val="002D4F84"/>
    <w:rsid w:val="002D5793"/>
    <w:rsid w:val="002D5D35"/>
    <w:rsid w:val="002D5E03"/>
    <w:rsid w:val="002D65AE"/>
    <w:rsid w:val="002D67A5"/>
    <w:rsid w:val="002D6863"/>
    <w:rsid w:val="002D6896"/>
    <w:rsid w:val="002D69F1"/>
    <w:rsid w:val="002D6A77"/>
    <w:rsid w:val="002D6D34"/>
    <w:rsid w:val="002D6DF5"/>
    <w:rsid w:val="002D71D0"/>
    <w:rsid w:val="002D72AC"/>
    <w:rsid w:val="002D7649"/>
    <w:rsid w:val="002D7A35"/>
    <w:rsid w:val="002D7AA4"/>
    <w:rsid w:val="002D7AB6"/>
    <w:rsid w:val="002D7DB3"/>
    <w:rsid w:val="002DC579"/>
    <w:rsid w:val="002E028E"/>
    <w:rsid w:val="002E0D47"/>
    <w:rsid w:val="002E0DCE"/>
    <w:rsid w:val="002E0E2F"/>
    <w:rsid w:val="002E1505"/>
    <w:rsid w:val="002E18B9"/>
    <w:rsid w:val="002E1BAD"/>
    <w:rsid w:val="002E1DA4"/>
    <w:rsid w:val="002E1DB1"/>
    <w:rsid w:val="002E222D"/>
    <w:rsid w:val="002E23CB"/>
    <w:rsid w:val="002E2703"/>
    <w:rsid w:val="002E282B"/>
    <w:rsid w:val="002E285A"/>
    <w:rsid w:val="002E2B00"/>
    <w:rsid w:val="002E2B50"/>
    <w:rsid w:val="002E2D22"/>
    <w:rsid w:val="002E2E1E"/>
    <w:rsid w:val="002E3304"/>
    <w:rsid w:val="002E3809"/>
    <w:rsid w:val="002E393F"/>
    <w:rsid w:val="002E3974"/>
    <w:rsid w:val="002E3BE2"/>
    <w:rsid w:val="002E4140"/>
    <w:rsid w:val="002E487A"/>
    <w:rsid w:val="002E4C58"/>
    <w:rsid w:val="002E4EBD"/>
    <w:rsid w:val="002E5267"/>
    <w:rsid w:val="002E5A56"/>
    <w:rsid w:val="002E6042"/>
    <w:rsid w:val="002E6B7E"/>
    <w:rsid w:val="002E6E0D"/>
    <w:rsid w:val="002E6F69"/>
    <w:rsid w:val="002E7A48"/>
    <w:rsid w:val="002E7C82"/>
    <w:rsid w:val="002E7D02"/>
    <w:rsid w:val="002E7D5B"/>
    <w:rsid w:val="002E7FE3"/>
    <w:rsid w:val="002F0146"/>
    <w:rsid w:val="002F09E8"/>
    <w:rsid w:val="002F0BE1"/>
    <w:rsid w:val="002F0CC4"/>
    <w:rsid w:val="002F0F0C"/>
    <w:rsid w:val="002F1339"/>
    <w:rsid w:val="002F15FA"/>
    <w:rsid w:val="002F16A8"/>
    <w:rsid w:val="002F18CF"/>
    <w:rsid w:val="002F199C"/>
    <w:rsid w:val="002F1AD8"/>
    <w:rsid w:val="002F1B56"/>
    <w:rsid w:val="002F255B"/>
    <w:rsid w:val="002F26F0"/>
    <w:rsid w:val="002F287E"/>
    <w:rsid w:val="002F29EB"/>
    <w:rsid w:val="002F29F7"/>
    <w:rsid w:val="002F2B89"/>
    <w:rsid w:val="002F3029"/>
    <w:rsid w:val="002F3080"/>
    <w:rsid w:val="002F3391"/>
    <w:rsid w:val="002F3520"/>
    <w:rsid w:val="002F38DF"/>
    <w:rsid w:val="002F3F11"/>
    <w:rsid w:val="002F3F59"/>
    <w:rsid w:val="002F4114"/>
    <w:rsid w:val="002F4120"/>
    <w:rsid w:val="002F4291"/>
    <w:rsid w:val="002F436E"/>
    <w:rsid w:val="002F457C"/>
    <w:rsid w:val="002F46F9"/>
    <w:rsid w:val="002F4711"/>
    <w:rsid w:val="002F49D6"/>
    <w:rsid w:val="002F4E10"/>
    <w:rsid w:val="002F4EDD"/>
    <w:rsid w:val="002F4FA5"/>
    <w:rsid w:val="002F50A4"/>
    <w:rsid w:val="002F54BE"/>
    <w:rsid w:val="002F55A8"/>
    <w:rsid w:val="002F56BA"/>
    <w:rsid w:val="002F5896"/>
    <w:rsid w:val="002F596E"/>
    <w:rsid w:val="002F5B9C"/>
    <w:rsid w:val="002F5C6C"/>
    <w:rsid w:val="002F5E70"/>
    <w:rsid w:val="002F5FD8"/>
    <w:rsid w:val="002F6634"/>
    <w:rsid w:val="002F68BC"/>
    <w:rsid w:val="002F69B7"/>
    <w:rsid w:val="002F6EC6"/>
    <w:rsid w:val="002F70BA"/>
    <w:rsid w:val="002F731D"/>
    <w:rsid w:val="002F74B9"/>
    <w:rsid w:val="002F7C06"/>
    <w:rsid w:val="002F7C8A"/>
    <w:rsid w:val="0030053E"/>
    <w:rsid w:val="003008C8"/>
    <w:rsid w:val="0030115B"/>
    <w:rsid w:val="00301B3B"/>
    <w:rsid w:val="00301E83"/>
    <w:rsid w:val="00301F09"/>
    <w:rsid w:val="0030213D"/>
    <w:rsid w:val="00302202"/>
    <w:rsid w:val="00302451"/>
    <w:rsid w:val="00302810"/>
    <w:rsid w:val="00302BFF"/>
    <w:rsid w:val="00302C3E"/>
    <w:rsid w:val="00302D09"/>
    <w:rsid w:val="00302F14"/>
    <w:rsid w:val="00303217"/>
    <w:rsid w:val="003032D9"/>
    <w:rsid w:val="00303C0A"/>
    <w:rsid w:val="00303FCB"/>
    <w:rsid w:val="003041CD"/>
    <w:rsid w:val="003043F5"/>
    <w:rsid w:val="00304537"/>
    <w:rsid w:val="003045F3"/>
    <w:rsid w:val="003046DA"/>
    <w:rsid w:val="00304914"/>
    <w:rsid w:val="00304921"/>
    <w:rsid w:val="00304D1C"/>
    <w:rsid w:val="00305034"/>
    <w:rsid w:val="00305052"/>
    <w:rsid w:val="00305129"/>
    <w:rsid w:val="00305B1F"/>
    <w:rsid w:val="00305B2A"/>
    <w:rsid w:val="00305CAF"/>
    <w:rsid w:val="00305E9E"/>
    <w:rsid w:val="003064D8"/>
    <w:rsid w:val="003067D9"/>
    <w:rsid w:val="00306963"/>
    <w:rsid w:val="00306AC3"/>
    <w:rsid w:val="00306B46"/>
    <w:rsid w:val="00306CE1"/>
    <w:rsid w:val="00306DB6"/>
    <w:rsid w:val="00306FBF"/>
    <w:rsid w:val="003072EF"/>
    <w:rsid w:val="003073CB"/>
    <w:rsid w:val="003074D1"/>
    <w:rsid w:val="003079B7"/>
    <w:rsid w:val="00307A33"/>
    <w:rsid w:val="00307DF2"/>
    <w:rsid w:val="0030C005"/>
    <w:rsid w:val="003100F6"/>
    <w:rsid w:val="00310133"/>
    <w:rsid w:val="00310184"/>
    <w:rsid w:val="0031040C"/>
    <w:rsid w:val="003104CD"/>
    <w:rsid w:val="003104ED"/>
    <w:rsid w:val="003105B0"/>
    <w:rsid w:val="00310E17"/>
    <w:rsid w:val="00310F2A"/>
    <w:rsid w:val="00310F5D"/>
    <w:rsid w:val="003112F9"/>
    <w:rsid w:val="003117B2"/>
    <w:rsid w:val="003118DF"/>
    <w:rsid w:val="00312092"/>
    <w:rsid w:val="00312557"/>
    <w:rsid w:val="00312B1D"/>
    <w:rsid w:val="00312E56"/>
    <w:rsid w:val="00312F99"/>
    <w:rsid w:val="0031328D"/>
    <w:rsid w:val="003138AE"/>
    <w:rsid w:val="00313A91"/>
    <w:rsid w:val="00313AA9"/>
    <w:rsid w:val="00313ED0"/>
    <w:rsid w:val="003140C5"/>
    <w:rsid w:val="003141FF"/>
    <w:rsid w:val="003142E3"/>
    <w:rsid w:val="003143EB"/>
    <w:rsid w:val="0031479A"/>
    <w:rsid w:val="0031496E"/>
    <w:rsid w:val="00314AF7"/>
    <w:rsid w:val="0031501D"/>
    <w:rsid w:val="003157F5"/>
    <w:rsid w:val="00315B52"/>
    <w:rsid w:val="00315CF6"/>
    <w:rsid w:val="00315E23"/>
    <w:rsid w:val="00315E8E"/>
    <w:rsid w:val="00316ACD"/>
    <w:rsid w:val="00316B29"/>
    <w:rsid w:val="00316B78"/>
    <w:rsid w:val="00316BC8"/>
    <w:rsid w:val="00316C3B"/>
    <w:rsid w:val="00317228"/>
    <w:rsid w:val="003172E9"/>
    <w:rsid w:val="0031732D"/>
    <w:rsid w:val="0031739F"/>
    <w:rsid w:val="00317502"/>
    <w:rsid w:val="00317630"/>
    <w:rsid w:val="003178B8"/>
    <w:rsid w:val="00317B0F"/>
    <w:rsid w:val="00317CA1"/>
    <w:rsid w:val="00317E29"/>
    <w:rsid w:val="0032023B"/>
    <w:rsid w:val="00320364"/>
    <w:rsid w:val="0032037C"/>
    <w:rsid w:val="00320975"/>
    <w:rsid w:val="00320C12"/>
    <w:rsid w:val="003211BF"/>
    <w:rsid w:val="0032146C"/>
    <w:rsid w:val="003217C6"/>
    <w:rsid w:val="00321CAF"/>
    <w:rsid w:val="00321D6D"/>
    <w:rsid w:val="0032207A"/>
    <w:rsid w:val="003226A7"/>
    <w:rsid w:val="0032278C"/>
    <w:rsid w:val="0032294B"/>
    <w:rsid w:val="00322A1D"/>
    <w:rsid w:val="00322AE8"/>
    <w:rsid w:val="00322F79"/>
    <w:rsid w:val="00323037"/>
    <w:rsid w:val="003230DF"/>
    <w:rsid w:val="00323607"/>
    <w:rsid w:val="00323964"/>
    <w:rsid w:val="00323B76"/>
    <w:rsid w:val="00323D02"/>
    <w:rsid w:val="00323D47"/>
    <w:rsid w:val="00324135"/>
    <w:rsid w:val="0032418E"/>
    <w:rsid w:val="0032457D"/>
    <w:rsid w:val="00324A9A"/>
    <w:rsid w:val="00324CCC"/>
    <w:rsid w:val="00324F19"/>
    <w:rsid w:val="00325182"/>
    <w:rsid w:val="0032539E"/>
    <w:rsid w:val="00325BED"/>
    <w:rsid w:val="00325E7A"/>
    <w:rsid w:val="00325EE9"/>
    <w:rsid w:val="003260C7"/>
    <w:rsid w:val="0032613D"/>
    <w:rsid w:val="00326341"/>
    <w:rsid w:val="00326545"/>
    <w:rsid w:val="003265E7"/>
    <w:rsid w:val="00326982"/>
    <w:rsid w:val="00326FE4"/>
    <w:rsid w:val="00327689"/>
    <w:rsid w:val="00327BF0"/>
    <w:rsid w:val="003303A5"/>
    <w:rsid w:val="00330571"/>
    <w:rsid w:val="00330667"/>
    <w:rsid w:val="00330783"/>
    <w:rsid w:val="00330B51"/>
    <w:rsid w:val="00330C49"/>
    <w:rsid w:val="00330F22"/>
    <w:rsid w:val="0033134D"/>
    <w:rsid w:val="0033157F"/>
    <w:rsid w:val="00331631"/>
    <w:rsid w:val="003319BA"/>
    <w:rsid w:val="003320C7"/>
    <w:rsid w:val="003321B8"/>
    <w:rsid w:val="003325DA"/>
    <w:rsid w:val="0033274A"/>
    <w:rsid w:val="0033298C"/>
    <w:rsid w:val="00332BAB"/>
    <w:rsid w:val="00332BD4"/>
    <w:rsid w:val="00332CAA"/>
    <w:rsid w:val="00333029"/>
    <w:rsid w:val="00333798"/>
    <w:rsid w:val="00333841"/>
    <w:rsid w:val="00333914"/>
    <w:rsid w:val="00333BBC"/>
    <w:rsid w:val="00333C23"/>
    <w:rsid w:val="00333D43"/>
    <w:rsid w:val="00333DFC"/>
    <w:rsid w:val="00333EDB"/>
    <w:rsid w:val="0033417E"/>
    <w:rsid w:val="00334338"/>
    <w:rsid w:val="0033469C"/>
    <w:rsid w:val="003346B1"/>
    <w:rsid w:val="003346C0"/>
    <w:rsid w:val="0033477B"/>
    <w:rsid w:val="00334E67"/>
    <w:rsid w:val="00334F3E"/>
    <w:rsid w:val="00334FE4"/>
    <w:rsid w:val="003355AD"/>
    <w:rsid w:val="00335621"/>
    <w:rsid w:val="003356C8"/>
    <w:rsid w:val="0033586F"/>
    <w:rsid w:val="00335ADC"/>
    <w:rsid w:val="0033601B"/>
    <w:rsid w:val="003360DD"/>
    <w:rsid w:val="00336164"/>
    <w:rsid w:val="00336601"/>
    <w:rsid w:val="00336882"/>
    <w:rsid w:val="00336D66"/>
    <w:rsid w:val="00336D81"/>
    <w:rsid w:val="00337346"/>
    <w:rsid w:val="003376A1"/>
    <w:rsid w:val="0033781F"/>
    <w:rsid w:val="00337F64"/>
    <w:rsid w:val="0033B159"/>
    <w:rsid w:val="0034010D"/>
    <w:rsid w:val="00340134"/>
    <w:rsid w:val="00340287"/>
    <w:rsid w:val="0034054F"/>
    <w:rsid w:val="0034081D"/>
    <w:rsid w:val="00340E17"/>
    <w:rsid w:val="003410A3"/>
    <w:rsid w:val="00341573"/>
    <w:rsid w:val="00341EFA"/>
    <w:rsid w:val="00341FA0"/>
    <w:rsid w:val="00342020"/>
    <w:rsid w:val="00342179"/>
    <w:rsid w:val="003421E0"/>
    <w:rsid w:val="00342309"/>
    <w:rsid w:val="00342C1C"/>
    <w:rsid w:val="00342FB1"/>
    <w:rsid w:val="00343228"/>
    <w:rsid w:val="003435DB"/>
    <w:rsid w:val="00343639"/>
    <w:rsid w:val="00343775"/>
    <w:rsid w:val="00343B3A"/>
    <w:rsid w:val="00343E57"/>
    <w:rsid w:val="00343F65"/>
    <w:rsid w:val="00344276"/>
    <w:rsid w:val="003444EF"/>
    <w:rsid w:val="00344ADC"/>
    <w:rsid w:val="003450D2"/>
    <w:rsid w:val="003451AB"/>
    <w:rsid w:val="003451DA"/>
    <w:rsid w:val="00345513"/>
    <w:rsid w:val="003455E5"/>
    <w:rsid w:val="0034597F"/>
    <w:rsid w:val="00345C7E"/>
    <w:rsid w:val="00345D3C"/>
    <w:rsid w:val="00345E6F"/>
    <w:rsid w:val="00346307"/>
    <w:rsid w:val="00346AEE"/>
    <w:rsid w:val="00346BB4"/>
    <w:rsid w:val="0034701E"/>
    <w:rsid w:val="00347101"/>
    <w:rsid w:val="003471AB"/>
    <w:rsid w:val="003474D7"/>
    <w:rsid w:val="003478D5"/>
    <w:rsid w:val="003479D4"/>
    <w:rsid w:val="00347F9B"/>
    <w:rsid w:val="0035038F"/>
    <w:rsid w:val="00350483"/>
    <w:rsid w:val="00350C19"/>
    <w:rsid w:val="00350C7B"/>
    <w:rsid w:val="0035161F"/>
    <w:rsid w:val="00351952"/>
    <w:rsid w:val="00351973"/>
    <w:rsid w:val="00351B0C"/>
    <w:rsid w:val="00351B58"/>
    <w:rsid w:val="00351FAD"/>
    <w:rsid w:val="00351FFD"/>
    <w:rsid w:val="00352E98"/>
    <w:rsid w:val="00352F05"/>
    <w:rsid w:val="00353041"/>
    <w:rsid w:val="0035314C"/>
    <w:rsid w:val="003532A8"/>
    <w:rsid w:val="00353340"/>
    <w:rsid w:val="00353615"/>
    <w:rsid w:val="00353749"/>
    <w:rsid w:val="003539B8"/>
    <w:rsid w:val="00353CF7"/>
    <w:rsid w:val="00354684"/>
    <w:rsid w:val="00354A76"/>
    <w:rsid w:val="00354B39"/>
    <w:rsid w:val="003556D1"/>
    <w:rsid w:val="003557F5"/>
    <w:rsid w:val="00355AC4"/>
    <w:rsid w:val="003560A5"/>
    <w:rsid w:val="003564CC"/>
    <w:rsid w:val="0035665D"/>
    <w:rsid w:val="00356824"/>
    <w:rsid w:val="003569A3"/>
    <w:rsid w:val="00356EA8"/>
    <w:rsid w:val="00356F4C"/>
    <w:rsid w:val="003571DC"/>
    <w:rsid w:val="00357339"/>
    <w:rsid w:val="00357729"/>
    <w:rsid w:val="00357760"/>
    <w:rsid w:val="00357782"/>
    <w:rsid w:val="00357B72"/>
    <w:rsid w:val="00357CA2"/>
    <w:rsid w:val="00357CD4"/>
    <w:rsid w:val="00357FD3"/>
    <w:rsid w:val="0035D26F"/>
    <w:rsid w:val="003601A7"/>
    <w:rsid w:val="00360301"/>
    <w:rsid w:val="00360432"/>
    <w:rsid w:val="00360589"/>
    <w:rsid w:val="0036079A"/>
    <w:rsid w:val="003607A1"/>
    <w:rsid w:val="003608A1"/>
    <w:rsid w:val="00360B00"/>
    <w:rsid w:val="00360D4E"/>
    <w:rsid w:val="00360D5E"/>
    <w:rsid w:val="00360D6A"/>
    <w:rsid w:val="0036111C"/>
    <w:rsid w:val="003616EF"/>
    <w:rsid w:val="00361BF7"/>
    <w:rsid w:val="00361D98"/>
    <w:rsid w:val="00361DE6"/>
    <w:rsid w:val="00362018"/>
    <w:rsid w:val="0036216F"/>
    <w:rsid w:val="00362432"/>
    <w:rsid w:val="00362647"/>
    <w:rsid w:val="00362A9D"/>
    <w:rsid w:val="00362D81"/>
    <w:rsid w:val="00362E8C"/>
    <w:rsid w:val="00363606"/>
    <w:rsid w:val="00363A8F"/>
    <w:rsid w:val="00363E42"/>
    <w:rsid w:val="003640A8"/>
    <w:rsid w:val="003642C2"/>
    <w:rsid w:val="00364545"/>
    <w:rsid w:val="0036490E"/>
    <w:rsid w:val="00364FA4"/>
    <w:rsid w:val="00365150"/>
    <w:rsid w:val="00365248"/>
    <w:rsid w:val="00365259"/>
    <w:rsid w:val="00365425"/>
    <w:rsid w:val="0036574A"/>
    <w:rsid w:val="00365C32"/>
    <w:rsid w:val="00365C7D"/>
    <w:rsid w:val="00365EF5"/>
    <w:rsid w:val="003662FB"/>
    <w:rsid w:val="003663C1"/>
    <w:rsid w:val="0036692C"/>
    <w:rsid w:val="00366A7F"/>
    <w:rsid w:val="00366B94"/>
    <w:rsid w:val="00366CE9"/>
    <w:rsid w:val="0036706A"/>
    <w:rsid w:val="00367C7E"/>
    <w:rsid w:val="00367D0A"/>
    <w:rsid w:val="00367E7F"/>
    <w:rsid w:val="00367EF4"/>
    <w:rsid w:val="00370042"/>
    <w:rsid w:val="0037009C"/>
    <w:rsid w:val="003701D3"/>
    <w:rsid w:val="003704BE"/>
    <w:rsid w:val="003705D1"/>
    <w:rsid w:val="003706CE"/>
    <w:rsid w:val="00370A23"/>
    <w:rsid w:val="00370E1B"/>
    <w:rsid w:val="00370E31"/>
    <w:rsid w:val="00370E97"/>
    <w:rsid w:val="00370F33"/>
    <w:rsid w:val="00370F34"/>
    <w:rsid w:val="003714E1"/>
    <w:rsid w:val="00371734"/>
    <w:rsid w:val="00371924"/>
    <w:rsid w:val="0037204A"/>
    <w:rsid w:val="00372182"/>
    <w:rsid w:val="00372407"/>
    <w:rsid w:val="0037262A"/>
    <w:rsid w:val="00372C4D"/>
    <w:rsid w:val="00372D5C"/>
    <w:rsid w:val="00373229"/>
    <w:rsid w:val="0037332E"/>
    <w:rsid w:val="0037361F"/>
    <w:rsid w:val="003737F8"/>
    <w:rsid w:val="00373A60"/>
    <w:rsid w:val="00373A63"/>
    <w:rsid w:val="00373E5D"/>
    <w:rsid w:val="00374332"/>
    <w:rsid w:val="00374342"/>
    <w:rsid w:val="0037472E"/>
    <w:rsid w:val="00374CBA"/>
    <w:rsid w:val="00374EDC"/>
    <w:rsid w:val="00375129"/>
    <w:rsid w:val="003755B1"/>
    <w:rsid w:val="00375719"/>
    <w:rsid w:val="0037590B"/>
    <w:rsid w:val="00375B4D"/>
    <w:rsid w:val="00376193"/>
    <w:rsid w:val="0037619B"/>
    <w:rsid w:val="003762C6"/>
    <w:rsid w:val="0037639F"/>
    <w:rsid w:val="00376D27"/>
    <w:rsid w:val="00376FBD"/>
    <w:rsid w:val="003770EC"/>
    <w:rsid w:val="00377137"/>
    <w:rsid w:val="00377588"/>
    <w:rsid w:val="00377F51"/>
    <w:rsid w:val="00377F83"/>
    <w:rsid w:val="00377F84"/>
    <w:rsid w:val="0038019E"/>
    <w:rsid w:val="003802D7"/>
    <w:rsid w:val="00380536"/>
    <w:rsid w:val="003806A5"/>
    <w:rsid w:val="0038100F"/>
    <w:rsid w:val="003810D8"/>
    <w:rsid w:val="00381393"/>
    <w:rsid w:val="00381419"/>
    <w:rsid w:val="003814F9"/>
    <w:rsid w:val="00381BDD"/>
    <w:rsid w:val="00381C38"/>
    <w:rsid w:val="00381E8B"/>
    <w:rsid w:val="00381F9C"/>
    <w:rsid w:val="00382592"/>
    <w:rsid w:val="003828A8"/>
    <w:rsid w:val="0038306A"/>
    <w:rsid w:val="003831C7"/>
    <w:rsid w:val="003839AE"/>
    <w:rsid w:val="00384488"/>
    <w:rsid w:val="00384696"/>
    <w:rsid w:val="003847EF"/>
    <w:rsid w:val="00384A50"/>
    <w:rsid w:val="00384B70"/>
    <w:rsid w:val="00384DC2"/>
    <w:rsid w:val="00384F85"/>
    <w:rsid w:val="003852AE"/>
    <w:rsid w:val="00385391"/>
    <w:rsid w:val="003855E6"/>
    <w:rsid w:val="00385A6B"/>
    <w:rsid w:val="00385E30"/>
    <w:rsid w:val="00386BB3"/>
    <w:rsid w:val="00386BC1"/>
    <w:rsid w:val="003874E0"/>
    <w:rsid w:val="00387861"/>
    <w:rsid w:val="00387987"/>
    <w:rsid w:val="00387A38"/>
    <w:rsid w:val="00387AC6"/>
    <w:rsid w:val="00387C2A"/>
    <w:rsid w:val="00387CEC"/>
    <w:rsid w:val="00387E11"/>
    <w:rsid w:val="0038E9AE"/>
    <w:rsid w:val="00390243"/>
    <w:rsid w:val="003909E1"/>
    <w:rsid w:val="00390BA8"/>
    <w:rsid w:val="003911F6"/>
    <w:rsid w:val="00391480"/>
    <w:rsid w:val="003915A2"/>
    <w:rsid w:val="00391B48"/>
    <w:rsid w:val="003925AB"/>
    <w:rsid w:val="003926AA"/>
    <w:rsid w:val="00392800"/>
    <w:rsid w:val="00392CE8"/>
    <w:rsid w:val="00392DCD"/>
    <w:rsid w:val="00392EA5"/>
    <w:rsid w:val="00394668"/>
    <w:rsid w:val="00394B44"/>
    <w:rsid w:val="00394CAE"/>
    <w:rsid w:val="00395364"/>
    <w:rsid w:val="00395733"/>
    <w:rsid w:val="00395D29"/>
    <w:rsid w:val="0039617A"/>
    <w:rsid w:val="003965DA"/>
    <w:rsid w:val="00396620"/>
    <w:rsid w:val="003973DB"/>
    <w:rsid w:val="00397571"/>
    <w:rsid w:val="0039760F"/>
    <w:rsid w:val="0039767B"/>
    <w:rsid w:val="0039790F"/>
    <w:rsid w:val="00397D00"/>
    <w:rsid w:val="00397E86"/>
    <w:rsid w:val="00397EEC"/>
    <w:rsid w:val="003A00BD"/>
    <w:rsid w:val="003A01F2"/>
    <w:rsid w:val="003A0432"/>
    <w:rsid w:val="003A05D2"/>
    <w:rsid w:val="003A0795"/>
    <w:rsid w:val="003A112A"/>
    <w:rsid w:val="003A1238"/>
    <w:rsid w:val="003A12DD"/>
    <w:rsid w:val="003A1507"/>
    <w:rsid w:val="003A157F"/>
    <w:rsid w:val="003A170F"/>
    <w:rsid w:val="003A1971"/>
    <w:rsid w:val="003A1E46"/>
    <w:rsid w:val="003A2073"/>
    <w:rsid w:val="003A20A2"/>
    <w:rsid w:val="003A219A"/>
    <w:rsid w:val="003A23F5"/>
    <w:rsid w:val="003A2454"/>
    <w:rsid w:val="003A2657"/>
    <w:rsid w:val="003A276F"/>
    <w:rsid w:val="003A27E5"/>
    <w:rsid w:val="003A2C22"/>
    <w:rsid w:val="003A3312"/>
    <w:rsid w:val="003A341A"/>
    <w:rsid w:val="003A344F"/>
    <w:rsid w:val="003A3484"/>
    <w:rsid w:val="003A383A"/>
    <w:rsid w:val="003A3AF0"/>
    <w:rsid w:val="003A3C10"/>
    <w:rsid w:val="003A4318"/>
    <w:rsid w:val="003A43EA"/>
    <w:rsid w:val="003A44EF"/>
    <w:rsid w:val="003A46A0"/>
    <w:rsid w:val="003A46C8"/>
    <w:rsid w:val="003A4799"/>
    <w:rsid w:val="003A47D9"/>
    <w:rsid w:val="003A4ED2"/>
    <w:rsid w:val="003A5081"/>
    <w:rsid w:val="003A5091"/>
    <w:rsid w:val="003A5386"/>
    <w:rsid w:val="003A5C1B"/>
    <w:rsid w:val="003A5DA6"/>
    <w:rsid w:val="003A5E91"/>
    <w:rsid w:val="003A5F71"/>
    <w:rsid w:val="003A6483"/>
    <w:rsid w:val="003A6551"/>
    <w:rsid w:val="003A68F8"/>
    <w:rsid w:val="003A6DC0"/>
    <w:rsid w:val="003A6DCC"/>
    <w:rsid w:val="003A6F3E"/>
    <w:rsid w:val="003A74F1"/>
    <w:rsid w:val="003A76E1"/>
    <w:rsid w:val="003A778F"/>
    <w:rsid w:val="003A7A6F"/>
    <w:rsid w:val="003B0036"/>
    <w:rsid w:val="003B0095"/>
    <w:rsid w:val="003B00E3"/>
    <w:rsid w:val="003B0462"/>
    <w:rsid w:val="003B067D"/>
    <w:rsid w:val="003B09BD"/>
    <w:rsid w:val="003B0DBB"/>
    <w:rsid w:val="003B0E76"/>
    <w:rsid w:val="003B0F55"/>
    <w:rsid w:val="003B0F89"/>
    <w:rsid w:val="003B0FFD"/>
    <w:rsid w:val="003B12E2"/>
    <w:rsid w:val="003B1616"/>
    <w:rsid w:val="003B19CA"/>
    <w:rsid w:val="003B1C74"/>
    <w:rsid w:val="003B1C83"/>
    <w:rsid w:val="003B2266"/>
    <w:rsid w:val="003B2421"/>
    <w:rsid w:val="003B2811"/>
    <w:rsid w:val="003B2A52"/>
    <w:rsid w:val="003B2B47"/>
    <w:rsid w:val="003B2D66"/>
    <w:rsid w:val="003B2EB0"/>
    <w:rsid w:val="003B30A5"/>
    <w:rsid w:val="003B30C6"/>
    <w:rsid w:val="003B3435"/>
    <w:rsid w:val="003B35C4"/>
    <w:rsid w:val="003B36F9"/>
    <w:rsid w:val="003B3995"/>
    <w:rsid w:val="003B3E9B"/>
    <w:rsid w:val="003B3ED3"/>
    <w:rsid w:val="003B3EEF"/>
    <w:rsid w:val="003B3F06"/>
    <w:rsid w:val="003B4162"/>
    <w:rsid w:val="003B41A6"/>
    <w:rsid w:val="003B4998"/>
    <w:rsid w:val="003B4C42"/>
    <w:rsid w:val="003B4CB0"/>
    <w:rsid w:val="003B4F69"/>
    <w:rsid w:val="003B519C"/>
    <w:rsid w:val="003B52CF"/>
    <w:rsid w:val="003B53CA"/>
    <w:rsid w:val="003B541D"/>
    <w:rsid w:val="003B5652"/>
    <w:rsid w:val="003B565F"/>
    <w:rsid w:val="003B5A0A"/>
    <w:rsid w:val="003B5DDB"/>
    <w:rsid w:val="003B5F1C"/>
    <w:rsid w:val="003B6139"/>
    <w:rsid w:val="003B6511"/>
    <w:rsid w:val="003B657F"/>
    <w:rsid w:val="003B65D3"/>
    <w:rsid w:val="003B672A"/>
    <w:rsid w:val="003B6858"/>
    <w:rsid w:val="003B695A"/>
    <w:rsid w:val="003B6B33"/>
    <w:rsid w:val="003B702F"/>
    <w:rsid w:val="003B7622"/>
    <w:rsid w:val="003B7884"/>
    <w:rsid w:val="003B7D68"/>
    <w:rsid w:val="003C00E9"/>
    <w:rsid w:val="003C0442"/>
    <w:rsid w:val="003C0471"/>
    <w:rsid w:val="003C05D8"/>
    <w:rsid w:val="003C0607"/>
    <w:rsid w:val="003C0627"/>
    <w:rsid w:val="003C101F"/>
    <w:rsid w:val="003C10B6"/>
    <w:rsid w:val="003C10DB"/>
    <w:rsid w:val="003C11AA"/>
    <w:rsid w:val="003C1517"/>
    <w:rsid w:val="003C1579"/>
    <w:rsid w:val="003C1A05"/>
    <w:rsid w:val="003C1BF0"/>
    <w:rsid w:val="003C1DB6"/>
    <w:rsid w:val="003C23A7"/>
    <w:rsid w:val="003C266C"/>
    <w:rsid w:val="003C2807"/>
    <w:rsid w:val="003C2899"/>
    <w:rsid w:val="003C29C1"/>
    <w:rsid w:val="003C2B77"/>
    <w:rsid w:val="003C2C7C"/>
    <w:rsid w:val="003C2CC2"/>
    <w:rsid w:val="003C346F"/>
    <w:rsid w:val="003C38D9"/>
    <w:rsid w:val="003C3D78"/>
    <w:rsid w:val="003C3E8A"/>
    <w:rsid w:val="003C3EE4"/>
    <w:rsid w:val="003C4155"/>
    <w:rsid w:val="003C43DB"/>
    <w:rsid w:val="003C4410"/>
    <w:rsid w:val="003C44CB"/>
    <w:rsid w:val="003C4EA2"/>
    <w:rsid w:val="003C5540"/>
    <w:rsid w:val="003C56AB"/>
    <w:rsid w:val="003C56DA"/>
    <w:rsid w:val="003C571D"/>
    <w:rsid w:val="003C59C8"/>
    <w:rsid w:val="003C59DD"/>
    <w:rsid w:val="003C5BFF"/>
    <w:rsid w:val="003C5CE1"/>
    <w:rsid w:val="003C5DC3"/>
    <w:rsid w:val="003C5E26"/>
    <w:rsid w:val="003C5E62"/>
    <w:rsid w:val="003C6051"/>
    <w:rsid w:val="003C623D"/>
    <w:rsid w:val="003C6580"/>
    <w:rsid w:val="003C66C8"/>
    <w:rsid w:val="003C6FDD"/>
    <w:rsid w:val="003C721D"/>
    <w:rsid w:val="003C7799"/>
    <w:rsid w:val="003D0308"/>
    <w:rsid w:val="003D037C"/>
    <w:rsid w:val="003D048D"/>
    <w:rsid w:val="003D06E8"/>
    <w:rsid w:val="003D07F4"/>
    <w:rsid w:val="003D0829"/>
    <w:rsid w:val="003D0C16"/>
    <w:rsid w:val="003D0E04"/>
    <w:rsid w:val="003D0E23"/>
    <w:rsid w:val="003D0E27"/>
    <w:rsid w:val="003D1225"/>
    <w:rsid w:val="003D15DA"/>
    <w:rsid w:val="003D1983"/>
    <w:rsid w:val="003D1B36"/>
    <w:rsid w:val="003D1DF3"/>
    <w:rsid w:val="003D1EB0"/>
    <w:rsid w:val="003D1FFA"/>
    <w:rsid w:val="003D2318"/>
    <w:rsid w:val="003D23BF"/>
    <w:rsid w:val="003D2973"/>
    <w:rsid w:val="003D2CD3"/>
    <w:rsid w:val="003D2E82"/>
    <w:rsid w:val="003D2F15"/>
    <w:rsid w:val="003D2F41"/>
    <w:rsid w:val="003D2FA3"/>
    <w:rsid w:val="003D3031"/>
    <w:rsid w:val="003D3819"/>
    <w:rsid w:val="003D3922"/>
    <w:rsid w:val="003D3C46"/>
    <w:rsid w:val="003D3E77"/>
    <w:rsid w:val="003D3EB1"/>
    <w:rsid w:val="003D4006"/>
    <w:rsid w:val="003D42CF"/>
    <w:rsid w:val="003D44EB"/>
    <w:rsid w:val="003D452E"/>
    <w:rsid w:val="003D4A2B"/>
    <w:rsid w:val="003D4DC4"/>
    <w:rsid w:val="003D548B"/>
    <w:rsid w:val="003D5CD3"/>
    <w:rsid w:val="003D6113"/>
    <w:rsid w:val="003D61E7"/>
    <w:rsid w:val="003D664B"/>
    <w:rsid w:val="003D6872"/>
    <w:rsid w:val="003D6C2C"/>
    <w:rsid w:val="003D6EC6"/>
    <w:rsid w:val="003D7069"/>
    <w:rsid w:val="003D7ACD"/>
    <w:rsid w:val="003D7C55"/>
    <w:rsid w:val="003D7D39"/>
    <w:rsid w:val="003D7D9F"/>
    <w:rsid w:val="003E0087"/>
    <w:rsid w:val="003E0661"/>
    <w:rsid w:val="003E06A4"/>
    <w:rsid w:val="003E1994"/>
    <w:rsid w:val="003E1B05"/>
    <w:rsid w:val="003E1E71"/>
    <w:rsid w:val="003E1E88"/>
    <w:rsid w:val="003E2400"/>
    <w:rsid w:val="003E274D"/>
    <w:rsid w:val="003E3047"/>
    <w:rsid w:val="003E310A"/>
    <w:rsid w:val="003E3162"/>
    <w:rsid w:val="003E32FF"/>
    <w:rsid w:val="003E3436"/>
    <w:rsid w:val="003E35FF"/>
    <w:rsid w:val="003E361D"/>
    <w:rsid w:val="003E36AD"/>
    <w:rsid w:val="003E379D"/>
    <w:rsid w:val="003E3A9D"/>
    <w:rsid w:val="003E3C8D"/>
    <w:rsid w:val="003E3F94"/>
    <w:rsid w:val="003E4115"/>
    <w:rsid w:val="003E416E"/>
    <w:rsid w:val="003E420F"/>
    <w:rsid w:val="003E44FF"/>
    <w:rsid w:val="003E4527"/>
    <w:rsid w:val="003E4646"/>
    <w:rsid w:val="003E4C26"/>
    <w:rsid w:val="003E52F0"/>
    <w:rsid w:val="003E532D"/>
    <w:rsid w:val="003E5371"/>
    <w:rsid w:val="003E5509"/>
    <w:rsid w:val="003E5593"/>
    <w:rsid w:val="003E566E"/>
    <w:rsid w:val="003E5F95"/>
    <w:rsid w:val="003E6145"/>
    <w:rsid w:val="003E6230"/>
    <w:rsid w:val="003E6354"/>
    <w:rsid w:val="003E64A5"/>
    <w:rsid w:val="003E658E"/>
    <w:rsid w:val="003E6937"/>
    <w:rsid w:val="003E6B31"/>
    <w:rsid w:val="003E6B33"/>
    <w:rsid w:val="003E712B"/>
    <w:rsid w:val="003E75B7"/>
    <w:rsid w:val="003E75E2"/>
    <w:rsid w:val="003E7A6B"/>
    <w:rsid w:val="003E7E23"/>
    <w:rsid w:val="003EB53A"/>
    <w:rsid w:val="003F0486"/>
    <w:rsid w:val="003F0AC9"/>
    <w:rsid w:val="003F0FE4"/>
    <w:rsid w:val="003F114D"/>
    <w:rsid w:val="003F155E"/>
    <w:rsid w:val="003F174D"/>
    <w:rsid w:val="003F18AE"/>
    <w:rsid w:val="003F18F0"/>
    <w:rsid w:val="003F1974"/>
    <w:rsid w:val="003F1AD2"/>
    <w:rsid w:val="003F1B6D"/>
    <w:rsid w:val="003F1D96"/>
    <w:rsid w:val="003F1DA7"/>
    <w:rsid w:val="003F24CE"/>
    <w:rsid w:val="003F3363"/>
    <w:rsid w:val="003F37A0"/>
    <w:rsid w:val="003F39B7"/>
    <w:rsid w:val="003F3ABD"/>
    <w:rsid w:val="003F3B5B"/>
    <w:rsid w:val="003F3E38"/>
    <w:rsid w:val="003F3FA1"/>
    <w:rsid w:val="003F4012"/>
    <w:rsid w:val="003F41BA"/>
    <w:rsid w:val="003F46E4"/>
    <w:rsid w:val="003F4933"/>
    <w:rsid w:val="003F49E1"/>
    <w:rsid w:val="003F4AF0"/>
    <w:rsid w:val="003F4C1E"/>
    <w:rsid w:val="003F4DC6"/>
    <w:rsid w:val="003F4E34"/>
    <w:rsid w:val="003F569F"/>
    <w:rsid w:val="003F5810"/>
    <w:rsid w:val="003F5856"/>
    <w:rsid w:val="003F5948"/>
    <w:rsid w:val="003F5EBD"/>
    <w:rsid w:val="003F5F55"/>
    <w:rsid w:val="003F64C1"/>
    <w:rsid w:val="003F65D9"/>
    <w:rsid w:val="003F6987"/>
    <w:rsid w:val="003F6B70"/>
    <w:rsid w:val="003F6F44"/>
    <w:rsid w:val="003F6FD8"/>
    <w:rsid w:val="003F7172"/>
    <w:rsid w:val="003F72E0"/>
    <w:rsid w:val="003F7443"/>
    <w:rsid w:val="003F77C9"/>
    <w:rsid w:val="003F7891"/>
    <w:rsid w:val="003F7905"/>
    <w:rsid w:val="003F7A48"/>
    <w:rsid w:val="0040009C"/>
    <w:rsid w:val="0040023C"/>
    <w:rsid w:val="0040048D"/>
    <w:rsid w:val="004008B7"/>
    <w:rsid w:val="00401312"/>
    <w:rsid w:val="004013E4"/>
    <w:rsid w:val="00401518"/>
    <w:rsid w:val="004015B1"/>
    <w:rsid w:val="00401912"/>
    <w:rsid w:val="00401CD1"/>
    <w:rsid w:val="00402108"/>
    <w:rsid w:val="004021C6"/>
    <w:rsid w:val="004023B9"/>
    <w:rsid w:val="00402475"/>
    <w:rsid w:val="004024E6"/>
    <w:rsid w:val="00402609"/>
    <w:rsid w:val="004030DC"/>
    <w:rsid w:val="0040320B"/>
    <w:rsid w:val="00403AA5"/>
    <w:rsid w:val="00403C38"/>
    <w:rsid w:val="00403D52"/>
    <w:rsid w:val="00403FBB"/>
    <w:rsid w:val="004040CD"/>
    <w:rsid w:val="0040414F"/>
    <w:rsid w:val="004048BC"/>
    <w:rsid w:val="004048CE"/>
    <w:rsid w:val="00404A0C"/>
    <w:rsid w:val="00404B59"/>
    <w:rsid w:val="00404D34"/>
    <w:rsid w:val="00404FF4"/>
    <w:rsid w:val="00405183"/>
    <w:rsid w:val="004052A1"/>
    <w:rsid w:val="004052A8"/>
    <w:rsid w:val="00405355"/>
    <w:rsid w:val="00405601"/>
    <w:rsid w:val="00405664"/>
    <w:rsid w:val="004056F8"/>
    <w:rsid w:val="0040582E"/>
    <w:rsid w:val="00405991"/>
    <w:rsid w:val="00405B0A"/>
    <w:rsid w:val="00405CDB"/>
    <w:rsid w:val="00405E27"/>
    <w:rsid w:val="0040615A"/>
    <w:rsid w:val="00406EE5"/>
    <w:rsid w:val="00406F4B"/>
    <w:rsid w:val="00407626"/>
    <w:rsid w:val="00407742"/>
    <w:rsid w:val="004077A3"/>
    <w:rsid w:val="00407BF3"/>
    <w:rsid w:val="00407EB8"/>
    <w:rsid w:val="00410675"/>
    <w:rsid w:val="00410C06"/>
    <w:rsid w:val="00410D81"/>
    <w:rsid w:val="00410DFA"/>
    <w:rsid w:val="00411552"/>
    <w:rsid w:val="00411B32"/>
    <w:rsid w:val="00411B98"/>
    <w:rsid w:val="00411D0F"/>
    <w:rsid w:val="00412094"/>
    <w:rsid w:val="004124E3"/>
    <w:rsid w:val="004125A1"/>
    <w:rsid w:val="00412C34"/>
    <w:rsid w:val="00412C49"/>
    <w:rsid w:val="00412F8B"/>
    <w:rsid w:val="004131AF"/>
    <w:rsid w:val="004133B2"/>
    <w:rsid w:val="0041346C"/>
    <w:rsid w:val="00413811"/>
    <w:rsid w:val="00413886"/>
    <w:rsid w:val="00413C3A"/>
    <w:rsid w:val="00414081"/>
    <w:rsid w:val="004145D9"/>
    <w:rsid w:val="0041473C"/>
    <w:rsid w:val="004147BB"/>
    <w:rsid w:val="00414D54"/>
    <w:rsid w:val="0041533B"/>
    <w:rsid w:val="004156C4"/>
    <w:rsid w:val="004157A2"/>
    <w:rsid w:val="00415888"/>
    <w:rsid w:val="0041599F"/>
    <w:rsid w:val="00415FB9"/>
    <w:rsid w:val="0041627E"/>
    <w:rsid w:val="00416439"/>
    <w:rsid w:val="00416533"/>
    <w:rsid w:val="00416B52"/>
    <w:rsid w:val="00417052"/>
    <w:rsid w:val="00417A33"/>
    <w:rsid w:val="00417A83"/>
    <w:rsid w:val="00417C3E"/>
    <w:rsid w:val="00417F93"/>
    <w:rsid w:val="0041E67D"/>
    <w:rsid w:val="0042029B"/>
    <w:rsid w:val="0042044E"/>
    <w:rsid w:val="00420546"/>
    <w:rsid w:val="004208AF"/>
    <w:rsid w:val="00420CA3"/>
    <w:rsid w:val="00420CF2"/>
    <w:rsid w:val="004211CD"/>
    <w:rsid w:val="004211E5"/>
    <w:rsid w:val="0042143F"/>
    <w:rsid w:val="00421530"/>
    <w:rsid w:val="0042161D"/>
    <w:rsid w:val="00421D95"/>
    <w:rsid w:val="00421DE3"/>
    <w:rsid w:val="00422162"/>
    <w:rsid w:val="00422320"/>
    <w:rsid w:val="00422389"/>
    <w:rsid w:val="004228F7"/>
    <w:rsid w:val="00422F18"/>
    <w:rsid w:val="004231E5"/>
    <w:rsid w:val="00423315"/>
    <w:rsid w:val="00423488"/>
    <w:rsid w:val="00423492"/>
    <w:rsid w:val="00423528"/>
    <w:rsid w:val="0042374C"/>
    <w:rsid w:val="00423945"/>
    <w:rsid w:val="00423DE8"/>
    <w:rsid w:val="00423F81"/>
    <w:rsid w:val="0042402B"/>
    <w:rsid w:val="00424166"/>
    <w:rsid w:val="004241FF"/>
    <w:rsid w:val="004242F5"/>
    <w:rsid w:val="00424593"/>
    <w:rsid w:val="00424B20"/>
    <w:rsid w:val="00424D16"/>
    <w:rsid w:val="00425217"/>
    <w:rsid w:val="00425CD5"/>
    <w:rsid w:val="00425E1F"/>
    <w:rsid w:val="00425FF7"/>
    <w:rsid w:val="00426447"/>
    <w:rsid w:val="00426954"/>
    <w:rsid w:val="00426BCD"/>
    <w:rsid w:val="00426D56"/>
    <w:rsid w:val="00426DFB"/>
    <w:rsid w:val="00426EEB"/>
    <w:rsid w:val="00427012"/>
    <w:rsid w:val="0042717A"/>
    <w:rsid w:val="004271FB"/>
    <w:rsid w:val="004273F5"/>
    <w:rsid w:val="00427C60"/>
    <w:rsid w:val="00427D21"/>
    <w:rsid w:val="00427DA4"/>
    <w:rsid w:val="0042ADF6"/>
    <w:rsid w:val="0042E514"/>
    <w:rsid w:val="0043016A"/>
    <w:rsid w:val="0043036B"/>
    <w:rsid w:val="0043053C"/>
    <w:rsid w:val="00430560"/>
    <w:rsid w:val="00430856"/>
    <w:rsid w:val="00430A59"/>
    <w:rsid w:val="00430EFB"/>
    <w:rsid w:val="004310EE"/>
    <w:rsid w:val="00431393"/>
    <w:rsid w:val="0043149E"/>
    <w:rsid w:val="00431AB7"/>
    <w:rsid w:val="00431B97"/>
    <w:rsid w:val="00431C42"/>
    <w:rsid w:val="00431C7F"/>
    <w:rsid w:val="00431DEB"/>
    <w:rsid w:val="00432168"/>
    <w:rsid w:val="004323C0"/>
    <w:rsid w:val="004324D8"/>
    <w:rsid w:val="00432636"/>
    <w:rsid w:val="00432663"/>
    <w:rsid w:val="00432A9C"/>
    <w:rsid w:val="00432E27"/>
    <w:rsid w:val="00433003"/>
    <w:rsid w:val="004336DE"/>
    <w:rsid w:val="00433BA2"/>
    <w:rsid w:val="00433D89"/>
    <w:rsid w:val="00433DF9"/>
    <w:rsid w:val="00433FF5"/>
    <w:rsid w:val="004341C2"/>
    <w:rsid w:val="00434424"/>
    <w:rsid w:val="0043460F"/>
    <w:rsid w:val="00434E36"/>
    <w:rsid w:val="004352A3"/>
    <w:rsid w:val="004354FB"/>
    <w:rsid w:val="00435817"/>
    <w:rsid w:val="00435C9C"/>
    <w:rsid w:val="00435E9A"/>
    <w:rsid w:val="00436327"/>
    <w:rsid w:val="004367C4"/>
    <w:rsid w:val="0043697D"/>
    <w:rsid w:val="004369B1"/>
    <w:rsid w:val="00436C9B"/>
    <w:rsid w:val="00436D1A"/>
    <w:rsid w:val="00436E23"/>
    <w:rsid w:val="00436F01"/>
    <w:rsid w:val="00437299"/>
    <w:rsid w:val="004374F3"/>
    <w:rsid w:val="00437505"/>
    <w:rsid w:val="0044028B"/>
    <w:rsid w:val="00440631"/>
    <w:rsid w:val="00440948"/>
    <w:rsid w:val="00440B1E"/>
    <w:rsid w:val="00440B79"/>
    <w:rsid w:val="0044106A"/>
    <w:rsid w:val="00441071"/>
    <w:rsid w:val="004413C7"/>
    <w:rsid w:val="004414B7"/>
    <w:rsid w:val="00441622"/>
    <w:rsid w:val="004419AF"/>
    <w:rsid w:val="00441B76"/>
    <w:rsid w:val="00441CCA"/>
    <w:rsid w:val="00441F32"/>
    <w:rsid w:val="00441FF9"/>
    <w:rsid w:val="004420BC"/>
    <w:rsid w:val="004423D3"/>
    <w:rsid w:val="00442A91"/>
    <w:rsid w:val="00442E77"/>
    <w:rsid w:val="0044304D"/>
    <w:rsid w:val="00443239"/>
    <w:rsid w:val="004433A0"/>
    <w:rsid w:val="004436E7"/>
    <w:rsid w:val="004438DB"/>
    <w:rsid w:val="00443953"/>
    <w:rsid w:val="004439E9"/>
    <w:rsid w:val="00443A90"/>
    <w:rsid w:val="00443F36"/>
    <w:rsid w:val="00443F65"/>
    <w:rsid w:val="004444E5"/>
    <w:rsid w:val="00444E40"/>
    <w:rsid w:val="00444F5E"/>
    <w:rsid w:val="00444FB4"/>
    <w:rsid w:val="004450CC"/>
    <w:rsid w:val="0044521D"/>
    <w:rsid w:val="00445A67"/>
    <w:rsid w:val="00445D57"/>
    <w:rsid w:val="00446036"/>
    <w:rsid w:val="0044603A"/>
    <w:rsid w:val="00446269"/>
    <w:rsid w:val="0044648D"/>
    <w:rsid w:val="004465FB"/>
    <w:rsid w:val="004466DE"/>
    <w:rsid w:val="00446700"/>
    <w:rsid w:val="00446742"/>
    <w:rsid w:val="00446755"/>
    <w:rsid w:val="004467D2"/>
    <w:rsid w:val="004468A3"/>
    <w:rsid w:val="00446A4F"/>
    <w:rsid w:val="00446BA9"/>
    <w:rsid w:val="00446C54"/>
    <w:rsid w:val="00446E68"/>
    <w:rsid w:val="00446F1C"/>
    <w:rsid w:val="004471E2"/>
    <w:rsid w:val="0044725A"/>
    <w:rsid w:val="004474AA"/>
    <w:rsid w:val="00447D52"/>
    <w:rsid w:val="004500B7"/>
    <w:rsid w:val="00450102"/>
    <w:rsid w:val="004501DD"/>
    <w:rsid w:val="004507D1"/>
    <w:rsid w:val="00450CCD"/>
    <w:rsid w:val="00450F93"/>
    <w:rsid w:val="0045127B"/>
    <w:rsid w:val="004517CD"/>
    <w:rsid w:val="00451A32"/>
    <w:rsid w:val="00451BCF"/>
    <w:rsid w:val="00452301"/>
    <w:rsid w:val="004526E0"/>
    <w:rsid w:val="004528A6"/>
    <w:rsid w:val="00452F6D"/>
    <w:rsid w:val="0045300F"/>
    <w:rsid w:val="00453175"/>
    <w:rsid w:val="0045325C"/>
    <w:rsid w:val="00453936"/>
    <w:rsid w:val="00453B0B"/>
    <w:rsid w:val="00453B59"/>
    <w:rsid w:val="00453B79"/>
    <w:rsid w:val="00453B89"/>
    <w:rsid w:val="004543F6"/>
    <w:rsid w:val="004544BD"/>
    <w:rsid w:val="00454EB7"/>
    <w:rsid w:val="004553E8"/>
    <w:rsid w:val="0045543D"/>
    <w:rsid w:val="0045544E"/>
    <w:rsid w:val="00455869"/>
    <w:rsid w:val="004558F2"/>
    <w:rsid w:val="00455B95"/>
    <w:rsid w:val="00455BB4"/>
    <w:rsid w:val="00455EE7"/>
    <w:rsid w:val="00455F26"/>
    <w:rsid w:val="00455F91"/>
    <w:rsid w:val="004563B7"/>
    <w:rsid w:val="004566AD"/>
    <w:rsid w:val="00456E0A"/>
    <w:rsid w:val="00457638"/>
    <w:rsid w:val="00457955"/>
    <w:rsid w:val="00457DC8"/>
    <w:rsid w:val="00457ED3"/>
    <w:rsid w:val="0045F6B1"/>
    <w:rsid w:val="004601E6"/>
    <w:rsid w:val="004603BD"/>
    <w:rsid w:val="00460431"/>
    <w:rsid w:val="0046056F"/>
    <w:rsid w:val="00460717"/>
    <w:rsid w:val="0046083C"/>
    <w:rsid w:val="0046099A"/>
    <w:rsid w:val="00460CCE"/>
    <w:rsid w:val="00460D1E"/>
    <w:rsid w:val="00460FF2"/>
    <w:rsid w:val="004610F8"/>
    <w:rsid w:val="004614B7"/>
    <w:rsid w:val="00461686"/>
    <w:rsid w:val="0046190F"/>
    <w:rsid w:val="00461CFE"/>
    <w:rsid w:val="00461FDE"/>
    <w:rsid w:val="004623F4"/>
    <w:rsid w:val="004623F7"/>
    <w:rsid w:val="00462604"/>
    <w:rsid w:val="00462895"/>
    <w:rsid w:val="004628B1"/>
    <w:rsid w:val="00462C02"/>
    <w:rsid w:val="00462D24"/>
    <w:rsid w:val="00462DB2"/>
    <w:rsid w:val="00462E39"/>
    <w:rsid w:val="00462E9B"/>
    <w:rsid w:val="004630C3"/>
    <w:rsid w:val="00463388"/>
    <w:rsid w:val="00463B67"/>
    <w:rsid w:val="00463B7F"/>
    <w:rsid w:val="00463ED8"/>
    <w:rsid w:val="00464086"/>
    <w:rsid w:val="00464429"/>
    <w:rsid w:val="00465125"/>
    <w:rsid w:val="004652ED"/>
    <w:rsid w:val="00465429"/>
    <w:rsid w:val="0046588E"/>
    <w:rsid w:val="00465A9C"/>
    <w:rsid w:val="004662A4"/>
    <w:rsid w:val="00466564"/>
    <w:rsid w:val="00466B69"/>
    <w:rsid w:val="00466C04"/>
    <w:rsid w:val="00466CDE"/>
    <w:rsid w:val="00466DAE"/>
    <w:rsid w:val="00466EEB"/>
    <w:rsid w:val="00467324"/>
    <w:rsid w:val="004673C3"/>
    <w:rsid w:val="00467737"/>
    <w:rsid w:val="004679BA"/>
    <w:rsid w:val="0047003D"/>
    <w:rsid w:val="00470053"/>
    <w:rsid w:val="004705AA"/>
    <w:rsid w:val="004707FC"/>
    <w:rsid w:val="00470875"/>
    <w:rsid w:val="0047087A"/>
    <w:rsid w:val="0047096C"/>
    <w:rsid w:val="00470CB4"/>
    <w:rsid w:val="00470E22"/>
    <w:rsid w:val="0047153F"/>
    <w:rsid w:val="0047156A"/>
    <w:rsid w:val="00471633"/>
    <w:rsid w:val="004721DC"/>
    <w:rsid w:val="00472437"/>
    <w:rsid w:val="004725B5"/>
    <w:rsid w:val="0047280B"/>
    <w:rsid w:val="004729B1"/>
    <w:rsid w:val="00472A6A"/>
    <w:rsid w:val="00472B53"/>
    <w:rsid w:val="00472BC0"/>
    <w:rsid w:val="00473B74"/>
    <w:rsid w:val="00473D76"/>
    <w:rsid w:val="00473DEB"/>
    <w:rsid w:val="004740EB"/>
    <w:rsid w:val="00474468"/>
    <w:rsid w:val="00474617"/>
    <w:rsid w:val="004746A2"/>
    <w:rsid w:val="004746BB"/>
    <w:rsid w:val="00474DA8"/>
    <w:rsid w:val="00475402"/>
    <w:rsid w:val="00475443"/>
    <w:rsid w:val="004756FE"/>
    <w:rsid w:val="00475E33"/>
    <w:rsid w:val="00475E67"/>
    <w:rsid w:val="004760D1"/>
    <w:rsid w:val="0047612F"/>
    <w:rsid w:val="004761A9"/>
    <w:rsid w:val="004764DC"/>
    <w:rsid w:val="004765B5"/>
    <w:rsid w:val="004767ED"/>
    <w:rsid w:val="00476851"/>
    <w:rsid w:val="00476A93"/>
    <w:rsid w:val="00476D67"/>
    <w:rsid w:val="00477027"/>
    <w:rsid w:val="00477241"/>
    <w:rsid w:val="0047733D"/>
    <w:rsid w:val="004778EE"/>
    <w:rsid w:val="0047793C"/>
    <w:rsid w:val="00477944"/>
    <w:rsid w:val="00477BB6"/>
    <w:rsid w:val="00480029"/>
    <w:rsid w:val="00480186"/>
    <w:rsid w:val="004802F0"/>
    <w:rsid w:val="00480327"/>
    <w:rsid w:val="004808E0"/>
    <w:rsid w:val="00480921"/>
    <w:rsid w:val="00480D66"/>
    <w:rsid w:val="00480F33"/>
    <w:rsid w:val="00481003"/>
    <w:rsid w:val="00481690"/>
    <w:rsid w:val="0048178A"/>
    <w:rsid w:val="00481871"/>
    <w:rsid w:val="00481A7C"/>
    <w:rsid w:val="00481CC6"/>
    <w:rsid w:val="004822A3"/>
    <w:rsid w:val="00482753"/>
    <w:rsid w:val="00482A08"/>
    <w:rsid w:val="00482A18"/>
    <w:rsid w:val="00482CEB"/>
    <w:rsid w:val="00482D87"/>
    <w:rsid w:val="00483AC0"/>
    <w:rsid w:val="00483B7D"/>
    <w:rsid w:val="004840E9"/>
    <w:rsid w:val="004840F5"/>
    <w:rsid w:val="00484195"/>
    <w:rsid w:val="0048472C"/>
    <w:rsid w:val="00484E58"/>
    <w:rsid w:val="00484FF5"/>
    <w:rsid w:val="00485146"/>
    <w:rsid w:val="004851B0"/>
    <w:rsid w:val="004854F7"/>
    <w:rsid w:val="004855C3"/>
    <w:rsid w:val="0048560D"/>
    <w:rsid w:val="004859CE"/>
    <w:rsid w:val="00485B12"/>
    <w:rsid w:val="00485B13"/>
    <w:rsid w:val="00485D0C"/>
    <w:rsid w:val="0048601A"/>
    <w:rsid w:val="00486363"/>
    <w:rsid w:val="00486538"/>
    <w:rsid w:val="0048666E"/>
    <w:rsid w:val="004867E7"/>
    <w:rsid w:val="0048683D"/>
    <w:rsid w:val="004868B5"/>
    <w:rsid w:val="00486975"/>
    <w:rsid w:val="00486F8F"/>
    <w:rsid w:val="00487164"/>
    <w:rsid w:val="0048728E"/>
    <w:rsid w:val="004872CB"/>
    <w:rsid w:val="00487409"/>
    <w:rsid w:val="00487B25"/>
    <w:rsid w:val="00487C2D"/>
    <w:rsid w:val="0049005E"/>
    <w:rsid w:val="00490338"/>
    <w:rsid w:val="00490382"/>
    <w:rsid w:val="004904F9"/>
    <w:rsid w:val="00490617"/>
    <w:rsid w:val="00490AFE"/>
    <w:rsid w:val="00490C53"/>
    <w:rsid w:val="00490EC6"/>
    <w:rsid w:val="00490EF2"/>
    <w:rsid w:val="004910E8"/>
    <w:rsid w:val="004911D2"/>
    <w:rsid w:val="0049160C"/>
    <w:rsid w:val="004918CC"/>
    <w:rsid w:val="00492375"/>
    <w:rsid w:val="0049265A"/>
    <w:rsid w:val="004926EA"/>
    <w:rsid w:val="00492D83"/>
    <w:rsid w:val="004931FD"/>
    <w:rsid w:val="0049340E"/>
    <w:rsid w:val="0049380E"/>
    <w:rsid w:val="00493A39"/>
    <w:rsid w:val="00493AE1"/>
    <w:rsid w:val="00493B62"/>
    <w:rsid w:val="00493EC0"/>
    <w:rsid w:val="00494AB5"/>
    <w:rsid w:val="00495097"/>
    <w:rsid w:val="00495259"/>
    <w:rsid w:val="0049554C"/>
    <w:rsid w:val="00495573"/>
    <w:rsid w:val="00495752"/>
    <w:rsid w:val="00495C47"/>
    <w:rsid w:val="00496196"/>
    <w:rsid w:val="00496210"/>
    <w:rsid w:val="004962DE"/>
    <w:rsid w:val="00496C8F"/>
    <w:rsid w:val="00496CC5"/>
    <w:rsid w:val="00496EC2"/>
    <w:rsid w:val="00497215"/>
    <w:rsid w:val="004974E1"/>
    <w:rsid w:val="0049761D"/>
    <w:rsid w:val="00497D6F"/>
    <w:rsid w:val="004A007A"/>
    <w:rsid w:val="004A007F"/>
    <w:rsid w:val="004A02BF"/>
    <w:rsid w:val="004A040F"/>
    <w:rsid w:val="004A05F2"/>
    <w:rsid w:val="004A0659"/>
    <w:rsid w:val="004A08C9"/>
    <w:rsid w:val="004A0A12"/>
    <w:rsid w:val="004A0BE8"/>
    <w:rsid w:val="004A0D50"/>
    <w:rsid w:val="004A14BB"/>
    <w:rsid w:val="004A1937"/>
    <w:rsid w:val="004A1E54"/>
    <w:rsid w:val="004A1FE3"/>
    <w:rsid w:val="004A2542"/>
    <w:rsid w:val="004A2788"/>
    <w:rsid w:val="004A29C7"/>
    <w:rsid w:val="004A2B67"/>
    <w:rsid w:val="004A2CE7"/>
    <w:rsid w:val="004A3203"/>
    <w:rsid w:val="004A3274"/>
    <w:rsid w:val="004A356B"/>
    <w:rsid w:val="004A3641"/>
    <w:rsid w:val="004A3B1C"/>
    <w:rsid w:val="004A3E14"/>
    <w:rsid w:val="004A404F"/>
    <w:rsid w:val="004A40BE"/>
    <w:rsid w:val="004A40FD"/>
    <w:rsid w:val="004A4162"/>
    <w:rsid w:val="004A4251"/>
    <w:rsid w:val="004A429D"/>
    <w:rsid w:val="004A44BF"/>
    <w:rsid w:val="004A4749"/>
    <w:rsid w:val="004A4B58"/>
    <w:rsid w:val="004A4C4A"/>
    <w:rsid w:val="004A4C55"/>
    <w:rsid w:val="004A4E38"/>
    <w:rsid w:val="004A5546"/>
    <w:rsid w:val="004A596E"/>
    <w:rsid w:val="004A5A17"/>
    <w:rsid w:val="004A5DF0"/>
    <w:rsid w:val="004A5F61"/>
    <w:rsid w:val="004A6316"/>
    <w:rsid w:val="004A65E9"/>
    <w:rsid w:val="004A688E"/>
    <w:rsid w:val="004A6A35"/>
    <w:rsid w:val="004A6D16"/>
    <w:rsid w:val="004A6D6B"/>
    <w:rsid w:val="004A6DD8"/>
    <w:rsid w:val="004A7073"/>
    <w:rsid w:val="004A707C"/>
    <w:rsid w:val="004A7BB9"/>
    <w:rsid w:val="004A7BCE"/>
    <w:rsid w:val="004A7C1B"/>
    <w:rsid w:val="004A7F18"/>
    <w:rsid w:val="004B0151"/>
    <w:rsid w:val="004B01B3"/>
    <w:rsid w:val="004B0252"/>
    <w:rsid w:val="004B094E"/>
    <w:rsid w:val="004B0B09"/>
    <w:rsid w:val="004B0C6F"/>
    <w:rsid w:val="004B0CF1"/>
    <w:rsid w:val="004B0EF7"/>
    <w:rsid w:val="004B13C5"/>
    <w:rsid w:val="004B15E0"/>
    <w:rsid w:val="004B16CD"/>
    <w:rsid w:val="004B1A8C"/>
    <w:rsid w:val="004B1C99"/>
    <w:rsid w:val="004B1EEB"/>
    <w:rsid w:val="004B245B"/>
    <w:rsid w:val="004B25A2"/>
    <w:rsid w:val="004B2694"/>
    <w:rsid w:val="004B27CA"/>
    <w:rsid w:val="004B2858"/>
    <w:rsid w:val="004B2881"/>
    <w:rsid w:val="004B2C94"/>
    <w:rsid w:val="004B3336"/>
    <w:rsid w:val="004B3354"/>
    <w:rsid w:val="004B3E51"/>
    <w:rsid w:val="004B4502"/>
    <w:rsid w:val="004B482C"/>
    <w:rsid w:val="004B4A3F"/>
    <w:rsid w:val="004B4B06"/>
    <w:rsid w:val="004B4CBA"/>
    <w:rsid w:val="004B4E68"/>
    <w:rsid w:val="004B5385"/>
    <w:rsid w:val="004B5717"/>
    <w:rsid w:val="004B5C33"/>
    <w:rsid w:val="004B5C56"/>
    <w:rsid w:val="004B5D8F"/>
    <w:rsid w:val="004B668F"/>
    <w:rsid w:val="004B6BDA"/>
    <w:rsid w:val="004B6C1D"/>
    <w:rsid w:val="004B6D34"/>
    <w:rsid w:val="004B6F09"/>
    <w:rsid w:val="004B6F0E"/>
    <w:rsid w:val="004B766A"/>
    <w:rsid w:val="004B7686"/>
    <w:rsid w:val="004B76A7"/>
    <w:rsid w:val="004B7A6B"/>
    <w:rsid w:val="004B7B63"/>
    <w:rsid w:val="004C00D8"/>
    <w:rsid w:val="004C0361"/>
    <w:rsid w:val="004C05C1"/>
    <w:rsid w:val="004C06BA"/>
    <w:rsid w:val="004C07C2"/>
    <w:rsid w:val="004C0AB5"/>
    <w:rsid w:val="004C0C88"/>
    <w:rsid w:val="004C0CC6"/>
    <w:rsid w:val="004C1166"/>
    <w:rsid w:val="004C1453"/>
    <w:rsid w:val="004C145F"/>
    <w:rsid w:val="004C186E"/>
    <w:rsid w:val="004C1934"/>
    <w:rsid w:val="004C1D22"/>
    <w:rsid w:val="004C1EEB"/>
    <w:rsid w:val="004C240B"/>
    <w:rsid w:val="004C271C"/>
    <w:rsid w:val="004C27A5"/>
    <w:rsid w:val="004C2981"/>
    <w:rsid w:val="004C2CCE"/>
    <w:rsid w:val="004C2D0E"/>
    <w:rsid w:val="004C3340"/>
    <w:rsid w:val="004C3458"/>
    <w:rsid w:val="004C3745"/>
    <w:rsid w:val="004C3AB8"/>
    <w:rsid w:val="004C3C02"/>
    <w:rsid w:val="004C3F15"/>
    <w:rsid w:val="004C41CF"/>
    <w:rsid w:val="004C4999"/>
    <w:rsid w:val="004C4C5B"/>
    <w:rsid w:val="004C4E45"/>
    <w:rsid w:val="004C5163"/>
    <w:rsid w:val="004C51B7"/>
    <w:rsid w:val="004C51E6"/>
    <w:rsid w:val="004C549B"/>
    <w:rsid w:val="004C5BC5"/>
    <w:rsid w:val="004C5F42"/>
    <w:rsid w:val="004C6463"/>
    <w:rsid w:val="004C6CFE"/>
    <w:rsid w:val="004C6E78"/>
    <w:rsid w:val="004C739D"/>
    <w:rsid w:val="004C7A1E"/>
    <w:rsid w:val="004C7B63"/>
    <w:rsid w:val="004C7EBE"/>
    <w:rsid w:val="004C7F7B"/>
    <w:rsid w:val="004D01E8"/>
    <w:rsid w:val="004D047F"/>
    <w:rsid w:val="004D08D5"/>
    <w:rsid w:val="004D0C72"/>
    <w:rsid w:val="004D0F2D"/>
    <w:rsid w:val="004D1349"/>
    <w:rsid w:val="004D1405"/>
    <w:rsid w:val="004D15FB"/>
    <w:rsid w:val="004D18D8"/>
    <w:rsid w:val="004D1C84"/>
    <w:rsid w:val="004D1E66"/>
    <w:rsid w:val="004D1EF6"/>
    <w:rsid w:val="004D2528"/>
    <w:rsid w:val="004D2584"/>
    <w:rsid w:val="004D26D1"/>
    <w:rsid w:val="004D26E2"/>
    <w:rsid w:val="004D2766"/>
    <w:rsid w:val="004D2B20"/>
    <w:rsid w:val="004D2B45"/>
    <w:rsid w:val="004D2B4D"/>
    <w:rsid w:val="004D2F8A"/>
    <w:rsid w:val="004D3146"/>
    <w:rsid w:val="004D326A"/>
    <w:rsid w:val="004D3589"/>
    <w:rsid w:val="004D3669"/>
    <w:rsid w:val="004D3765"/>
    <w:rsid w:val="004D3F28"/>
    <w:rsid w:val="004D4062"/>
    <w:rsid w:val="004D4194"/>
    <w:rsid w:val="004D4562"/>
    <w:rsid w:val="004D48C3"/>
    <w:rsid w:val="004D4BB4"/>
    <w:rsid w:val="004D53F7"/>
    <w:rsid w:val="004D5C3F"/>
    <w:rsid w:val="004D5DD6"/>
    <w:rsid w:val="004D6166"/>
    <w:rsid w:val="004D6433"/>
    <w:rsid w:val="004D657B"/>
    <w:rsid w:val="004D66D7"/>
    <w:rsid w:val="004D6A4E"/>
    <w:rsid w:val="004D759A"/>
    <w:rsid w:val="004D759D"/>
    <w:rsid w:val="004D7614"/>
    <w:rsid w:val="004D7E05"/>
    <w:rsid w:val="004D7EB1"/>
    <w:rsid w:val="004D95C9"/>
    <w:rsid w:val="004E01E8"/>
    <w:rsid w:val="004E034B"/>
    <w:rsid w:val="004E03C4"/>
    <w:rsid w:val="004E03FE"/>
    <w:rsid w:val="004E0581"/>
    <w:rsid w:val="004E05D6"/>
    <w:rsid w:val="004E06F0"/>
    <w:rsid w:val="004E06F6"/>
    <w:rsid w:val="004E08CF"/>
    <w:rsid w:val="004E0A84"/>
    <w:rsid w:val="004E0AA4"/>
    <w:rsid w:val="004E0B14"/>
    <w:rsid w:val="004E0B97"/>
    <w:rsid w:val="004E0C78"/>
    <w:rsid w:val="004E0F2D"/>
    <w:rsid w:val="004E0F81"/>
    <w:rsid w:val="004E0F8F"/>
    <w:rsid w:val="004E100A"/>
    <w:rsid w:val="004E14A3"/>
    <w:rsid w:val="004E1788"/>
    <w:rsid w:val="004E1B19"/>
    <w:rsid w:val="004E1D12"/>
    <w:rsid w:val="004E1F03"/>
    <w:rsid w:val="004E205E"/>
    <w:rsid w:val="004E23FD"/>
    <w:rsid w:val="004E285C"/>
    <w:rsid w:val="004E2C33"/>
    <w:rsid w:val="004E2C45"/>
    <w:rsid w:val="004E3155"/>
    <w:rsid w:val="004E33B2"/>
    <w:rsid w:val="004E33C5"/>
    <w:rsid w:val="004E359C"/>
    <w:rsid w:val="004E359F"/>
    <w:rsid w:val="004E3A30"/>
    <w:rsid w:val="004E3C7C"/>
    <w:rsid w:val="004E3D02"/>
    <w:rsid w:val="004E3D42"/>
    <w:rsid w:val="004E3D9E"/>
    <w:rsid w:val="004E3F24"/>
    <w:rsid w:val="004E4344"/>
    <w:rsid w:val="004E4578"/>
    <w:rsid w:val="004E486F"/>
    <w:rsid w:val="004E4B34"/>
    <w:rsid w:val="004E4C04"/>
    <w:rsid w:val="004E4C81"/>
    <w:rsid w:val="004E4CB2"/>
    <w:rsid w:val="004E4EED"/>
    <w:rsid w:val="004E4FC7"/>
    <w:rsid w:val="004E5511"/>
    <w:rsid w:val="004E55AA"/>
    <w:rsid w:val="004E5C70"/>
    <w:rsid w:val="004E6035"/>
    <w:rsid w:val="004E60B4"/>
    <w:rsid w:val="004E64DA"/>
    <w:rsid w:val="004E678C"/>
    <w:rsid w:val="004E678D"/>
    <w:rsid w:val="004E68A2"/>
    <w:rsid w:val="004E6914"/>
    <w:rsid w:val="004E6B0C"/>
    <w:rsid w:val="004E6BBB"/>
    <w:rsid w:val="004E6EA0"/>
    <w:rsid w:val="004E7306"/>
    <w:rsid w:val="004E736C"/>
    <w:rsid w:val="004E7503"/>
    <w:rsid w:val="004E776F"/>
    <w:rsid w:val="004E7A1C"/>
    <w:rsid w:val="004E7AD6"/>
    <w:rsid w:val="004E7B5F"/>
    <w:rsid w:val="004E7CB5"/>
    <w:rsid w:val="004F081E"/>
    <w:rsid w:val="004F094F"/>
    <w:rsid w:val="004F09BD"/>
    <w:rsid w:val="004F0B42"/>
    <w:rsid w:val="004F0C64"/>
    <w:rsid w:val="004F0D50"/>
    <w:rsid w:val="004F0DDE"/>
    <w:rsid w:val="004F0E22"/>
    <w:rsid w:val="004F0E9D"/>
    <w:rsid w:val="004F1174"/>
    <w:rsid w:val="004F1178"/>
    <w:rsid w:val="004F16FF"/>
    <w:rsid w:val="004F1BCA"/>
    <w:rsid w:val="004F2AC7"/>
    <w:rsid w:val="004F2AE4"/>
    <w:rsid w:val="004F2B8D"/>
    <w:rsid w:val="004F2F61"/>
    <w:rsid w:val="004F32A6"/>
    <w:rsid w:val="004F3324"/>
    <w:rsid w:val="004F34A2"/>
    <w:rsid w:val="004F3509"/>
    <w:rsid w:val="004F3991"/>
    <w:rsid w:val="004F3BC8"/>
    <w:rsid w:val="004F3BE9"/>
    <w:rsid w:val="004F400D"/>
    <w:rsid w:val="004F4166"/>
    <w:rsid w:val="004F4240"/>
    <w:rsid w:val="004F42CD"/>
    <w:rsid w:val="004F438A"/>
    <w:rsid w:val="004F45D1"/>
    <w:rsid w:val="004F46CA"/>
    <w:rsid w:val="004F4DCA"/>
    <w:rsid w:val="004F5222"/>
    <w:rsid w:val="004F5483"/>
    <w:rsid w:val="004F548A"/>
    <w:rsid w:val="004F5A34"/>
    <w:rsid w:val="004F5B24"/>
    <w:rsid w:val="004F5B74"/>
    <w:rsid w:val="004F5B79"/>
    <w:rsid w:val="004F5D45"/>
    <w:rsid w:val="004F5DE0"/>
    <w:rsid w:val="004F5EBF"/>
    <w:rsid w:val="004F5F93"/>
    <w:rsid w:val="004F5F99"/>
    <w:rsid w:val="004F6132"/>
    <w:rsid w:val="004F6173"/>
    <w:rsid w:val="004F6298"/>
    <w:rsid w:val="004F647B"/>
    <w:rsid w:val="004F64AC"/>
    <w:rsid w:val="004F66BA"/>
    <w:rsid w:val="004F66E2"/>
    <w:rsid w:val="004F6B25"/>
    <w:rsid w:val="004F6DD1"/>
    <w:rsid w:val="004F6FA6"/>
    <w:rsid w:val="004F719B"/>
    <w:rsid w:val="004F7584"/>
    <w:rsid w:val="004F758C"/>
    <w:rsid w:val="004F75C0"/>
    <w:rsid w:val="004F7896"/>
    <w:rsid w:val="004F7B23"/>
    <w:rsid w:val="004F7C5C"/>
    <w:rsid w:val="004F7C62"/>
    <w:rsid w:val="00500201"/>
    <w:rsid w:val="00500225"/>
    <w:rsid w:val="005002A3"/>
    <w:rsid w:val="005003F2"/>
    <w:rsid w:val="00500464"/>
    <w:rsid w:val="00500947"/>
    <w:rsid w:val="00500B5E"/>
    <w:rsid w:val="00500C89"/>
    <w:rsid w:val="00501507"/>
    <w:rsid w:val="005015B9"/>
    <w:rsid w:val="00501B43"/>
    <w:rsid w:val="00501B56"/>
    <w:rsid w:val="00501C7C"/>
    <w:rsid w:val="00501CD5"/>
    <w:rsid w:val="00502020"/>
    <w:rsid w:val="00502250"/>
    <w:rsid w:val="005027E1"/>
    <w:rsid w:val="00502AB0"/>
    <w:rsid w:val="00502B13"/>
    <w:rsid w:val="00503446"/>
    <w:rsid w:val="0050347A"/>
    <w:rsid w:val="005037D2"/>
    <w:rsid w:val="00503959"/>
    <w:rsid w:val="00503A32"/>
    <w:rsid w:val="00503E33"/>
    <w:rsid w:val="0050413E"/>
    <w:rsid w:val="00504263"/>
    <w:rsid w:val="005043BB"/>
    <w:rsid w:val="005046DD"/>
    <w:rsid w:val="005046EA"/>
    <w:rsid w:val="00504975"/>
    <w:rsid w:val="00504A8C"/>
    <w:rsid w:val="005056E4"/>
    <w:rsid w:val="0050572A"/>
    <w:rsid w:val="00505B84"/>
    <w:rsid w:val="00505DB8"/>
    <w:rsid w:val="0050627C"/>
    <w:rsid w:val="005063CE"/>
    <w:rsid w:val="00506650"/>
    <w:rsid w:val="005068A7"/>
    <w:rsid w:val="00506905"/>
    <w:rsid w:val="00506B51"/>
    <w:rsid w:val="00507062"/>
    <w:rsid w:val="005071CD"/>
    <w:rsid w:val="005074B7"/>
    <w:rsid w:val="005076DA"/>
    <w:rsid w:val="00507821"/>
    <w:rsid w:val="00507B0D"/>
    <w:rsid w:val="00507E46"/>
    <w:rsid w:val="00507F85"/>
    <w:rsid w:val="00510081"/>
    <w:rsid w:val="0051049C"/>
    <w:rsid w:val="005107FB"/>
    <w:rsid w:val="00510812"/>
    <w:rsid w:val="00510AA7"/>
    <w:rsid w:val="00510AF1"/>
    <w:rsid w:val="00510B9A"/>
    <w:rsid w:val="00510D5A"/>
    <w:rsid w:val="00510DED"/>
    <w:rsid w:val="00511341"/>
    <w:rsid w:val="00511576"/>
    <w:rsid w:val="0051196A"/>
    <w:rsid w:val="00511B10"/>
    <w:rsid w:val="00511E88"/>
    <w:rsid w:val="005122C5"/>
    <w:rsid w:val="00512398"/>
    <w:rsid w:val="0051261A"/>
    <w:rsid w:val="005126AA"/>
    <w:rsid w:val="0051274B"/>
    <w:rsid w:val="005129F2"/>
    <w:rsid w:val="00512DA3"/>
    <w:rsid w:val="00512F06"/>
    <w:rsid w:val="0051333A"/>
    <w:rsid w:val="005136A9"/>
    <w:rsid w:val="00513CE9"/>
    <w:rsid w:val="00514136"/>
    <w:rsid w:val="00514189"/>
    <w:rsid w:val="00514279"/>
    <w:rsid w:val="0051429C"/>
    <w:rsid w:val="0051430D"/>
    <w:rsid w:val="00514571"/>
    <w:rsid w:val="00514B18"/>
    <w:rsid w:val="00515762"/>
    <w:rsid w:val="005157E8"/>
    <w:rsid w:val="00515856"/>
    <w:rsid w:val="005159CA"/>
    <w:rsid w:val="00515A4F"/>
    <w:rsid w:val="00515EA9"/>
    <w:rsid w:val="00515FEC"/>
    <w:rsid w:val="005160EB"/>
    <w:rsid w:val="005160FF"/>
    <w:rsid w:val="0051614E"/>
    <w:rsid w:val="00516473"/>
    <w:rsid w:val="00516482"/>
    <w:rsid w:val="0051674D"/>
    <w:rsid w:val="00516874"/>
    <w:rsid w:val="00516B06"/>
    <w:rsid w:val="00516B38"/>
    <w:rsid w:val="00516CC5"/>
    <w:rsid w:val="00517332"/>
    <w:rsid w:val="005173B5"/>
    <w:rsid w:val="00517415"/>
    <w:rsid w:val="00517547"/>
    <w:rsid w:val="00517570"/>
    <w:rsid w:val="005177D4"/>
    <w:rsid w:val="00520068"/>
    <w:rsid w:val="005200DD"/>
    <w:rsid w:val="00520550"/>
    <w:rsid w:val="005206AB"/>
    <w:rsid w:val="0052071E"/>
    <w:rsid w:val="00520885"/>
    <w:rsid w:val="005209AF"/>
    <w:rsid w:val="00520A2A"/>
    <w:rsid w:val="00520AD3"/>
    <w:rsid w:val="00520B94"/>
    <w:rsid w:val="00520BE4"/>
    <w:rsid w:val="00520E34"/>
    <w:rsid w:val="00520E82"/>
    <w:rsid w:val="005215DF"/>
    <w:rsid w:val="00521949"/>
    <w:rsid w:val="00521A5B"/>
    <w:rsid w:val="00521B4A"/>
    <w:rsid w:val="00521EAA"/>
    <w:rsid w:val="005222B5"/>
    <w:rsid w:val="005223D7"/>
    <w:rsid w:val="0052240C"/>
    <w:rsid w:val="00522418"/>
    <w:rsid w:val="005226AB"/>
    <w:rsid w:val="00522C8E"/>
    <w:rsid w:val="00522EB8"/>
    <w:rsid w:val="00523056"/>
    <w:rsid w:val="00523112"/>
    <w:rsid w:val="00523595"/>
    <w:rsid w:val="005236C2"/>
    <w:rsid w:val="005239DA"/>
    <w:rsid w:val="00523B3F"/>
    <w:rsid w:val="00523E61"/>
    <w:rsid w:val="005240EC"/>
    <w:rsid w:val="00524253"/>
    <w:rsid w:val="00524317"/>
    <w:rsid w:val="0052444A"/>
    <w:rsid w:val="0052476A"/>
    <w:rsid w:val="005247CC"/>
    <w:rsid w:val="005247D7"/>
    <w:rsid w:val="00524A71"/>
    <w:rsid w:val="00524DAF"/>
    <w:rsid w:val="00524EC3"/>
    <w:rsid w:val="005252A5"/>
    <w:rsid w:val="00525309"/>
    <w:rsid w:val="00526004"/>
    <w:rsid w:val="0052618C"/>
    <w:rsid w:val="005263AE"/>
    <w:rsid w:val="00526585"/>
    <w:rsid w:val="00526A7B"/>
    <w:rsid w:val="00526A90"/>
    <w:rsid w:val="00526C61"/>
    <w:rsid w:val="00526CCE"/>
    <w:rsid w:val="00526DE2"/>
    <w:rsid w:val="0052701F"/>
    <w:rsid w:val="00527116"/>
    <w:rsid w:val="00527149"/>
    <w:rsid w:val="00527177"/>
    <w:rsid w:val="00527615"/>
    <w:rsid w:val="005278D4"/>
    <w:rsid w:val="00527A98"/>
    <w:rsid w:val="00527B1F"/>
    <w:rsid w:val="0052C8F7"/>
    <w:rsid w:val="0053017C"/>
    <w:rsid w:val="00530405"/>
    <w:rsid w:val="00530574"/>
    <w:rsid w:val="005307A1"/>
    <w:rsid w:val="00530A32"/>
    <w:rsid w:val="00530EC1"/>
    <w:rsid w:val="005312F5"/>
    <w:rsid w:val="005314B1"/>
    <w:rsid w:val="0053164D"/>
    <w:rsid w:val="0053193E"/>
    <w:rsid w:val="00531FCA"/>
    <w:rsid w:val="00532122"/>
    <w:rsid w:val="0053263E"/>
    <w:rsid w:val="00532876"/>
    <w:rsid w:val="00532C5D"/>
    <w:rsid w:val="00533687"/>
    <w:rsid w:val="00533E24"/>
    <w:rsid w:val="005340E8"/>
    <w:rsid w:val="0053445C"/>
    <w:rsid w:val="005347D7"/>
    <w:rsid w:val="005348CB"/>
    <w:rsid w:val="00534913"/>
    <w:rsid w:val="00534A9D"/>
    <w:rsid w:val="00534AB9"/>
    <w:rsid w:val="00535826"/>
    <w:rsid w:val="00535963"/>
    <w:rsid w:val="00535A92"/>
    <w:rsid w:val="00535C9A"/>
    <w:rsid w:val="00535F46"/>
    <w:rsid w:val="005363CE"/>
    <w:rsid w:val="005365EE"/>
    <w:rsid w:val="005369C8"/>
    <w:rsid w:val="00536A6E"/>
    <w:rsid w:val="0053735D"/>
    <w:rsid w:val="005375AF"/>
    <w:rsid w:val="00537EDB"/>
    <w:rsid w:val="005402A6"/>
    <w:rsid w:val="00540632"/>
    <w:rsid w:val="00540690"/>
    <w:rsid w:val="0054086B"/>
    <w:rsid w:val="005408FC"/>
    <w:rsid w:val="00540926"/>
    <w:rsid w:val="00540E19"/>
    <w:rsid w:val="00540E53"/>
    <w:rsid w:val="00541242"/>
    <w:rsid w:val="00541410"/>
    <w:rsid w:val="00541458"/>
    <w:rsid w:val="005416A0"/>
    <w:rsid w:val="00541C50"/>
    <w:rsid w:val="00541CBF"/>
    <w:rsid w:val="0054201B"/>
    <w:rsid w:val="00542074"/>
    <w:rsid w:val="00542322"/>
    <w:rsid w:val="00542A4E"/>
    <w:rsid w:val="00542FBC"/>
    <w:rsid w:val="005432CC"/>
    <w:rsid w:val="005435FD"/>
    <w:rsid w:val="005438B0"/>
    <w:rsid w:val="0054403F"/>
    <w:rsid w:val="005440C8"/>
    <w:rsid w:val="005443A7"/>
    <w:rsid w:val="00544472"/>
    <w:rsid w:val="005448EB"/>
    <w:rsid w:val="00544B5C"/>
    <w:rsid w:val="00544ECD"/>
    <w:rsid w:val="00545365"/>
    <w:rsid w:val="005453B1"/>
    <w:rsid w:val="005453B4"/>
    <w:rsid w:val="005458DC"/>
    <w:rsid w:val="00545B9C"/>
    <w:rsid w:val="00545BF0"/>
    <w:rsid w:val="00545BFE"/>
    <w:rsid w:val="00545E5B"/>
    <w:rsid w:val="005464C3"/>
    <w:rsid w:val="005467EB"/>
    <w:rsid w:val="0054689A"/>
    <w:rsid w:val="0054695F"/>
    <w:rsid w:val="005469F8"/>
    <w:rsid w:val="00547476"/>
    <w:rsid w:val="00547606"/>
    <w:rsid w:val="00547B59"/>
    <w:rsid w:val="00547CA7"/>
    <w:rsid w:val="00550361"/>
    <w:rsid w:val="00550423"/>
    <w:rsid w:val="005504CB"/>
    <w:rsid w:val="005505AA"/>
    <w:rsid w:val="005505E8"/>
    <w:rsid w:val="0055073F"/>
    <w:rsid w:val="0055077B"/>
    <w:rsid w:val="00550B74"/>
    <w:rsid w:val="00550BF0"/>
    <w:rsid w:val="00550C31"/>
    <w:rsid w:val="00550E3D"/>
    <w:rsid w:val="00550E3F"/>
    <w:rsid w:val="00550FBC"/>
    <w:rsid w:val="005515E1"/>
    <w:rsid w:val="0055191F"/>
    <w:rsid w:val="0055197D"/>
    <w:rsid w:val="005519D1"/>
    <w:rsid w:val="00551C3C"/>
    <w:rsid w:val="00552059"/>
    <w:rsid w:val="005524C9"/>
    <w:rsid w:val="00552626"/>
    <w:rsid w:val="00552662"/>
    <w:rsid w:val="0055266D"/>
    <w:rsid w:val="005528B9"/>
    <w:rsid w:val="00552922"/>
    <w:rsid w:val="00552BDC"/>
    <w:rsid w:val="00552E19"/>
    <w:rsid w:val="00552E89"/>
    <w:rsid w:val="00552FB0"/>
    <w:rsid w:val="0055303A"/>
    <w:rsid w:val="00553063"/>
    <w:rsid w:val="0055312C"/>
    <w:rsid w:val="005531BF"/>
    <w:rsid w:val="00553271"/>
    <w:rsid w:val="005535EF"/>
    <w:rsid w:val="005536A0"/>
    <w:rsid w:val="00553770"/>
    <w:rsid w:val="00553B66"/>
    <w:rsid w:val="00553C28"/>
    <w:rsid w:val="00553CCF"/>
    <w:rsid w:val="00553F9C"/>
    <w:rsid w:val="00554074"/>
    <w:rsid w:val="0055412E"/>
    <w:rsid w:val="00554200"/>
    <w:rsid w:val="00554487"/>
    <w:rsid w:val="0055461C"/>
    <w:rsid w:val="00554730"/>
    <w:rsid w:val="005548F4"/>
    <w:rsid w:val="00554C99"/>
    <w:rsid w:val="00554D63"/>
    <w:rsid w:val="00554DAD"/>
    <w:rsid w:val="00554E1A"/>
    <w:rsid w:val="00554F23"/>
    <w:rsid w:val="00555062"/>
    <w:rsid w:val="00555126"/>
    <w:rsid w:val="00555574"/>
    <w:rsid w:val="005555E0"/>
    <w:rsid w:val="00555A61"/>
    <w:rsid w:val="00555B4E"/>
    <w:rsid w:val="00555FD2"/>
    <w:rsid w:val="005567D1"/>
    <w:rsid w:val="005567F5"/>
    <w:rsid w:val="0055693D"/>
    <w:rsid w:val="00556B35"/>
    <w:rsid w:val="00556C26"/>
    <w:rsid w:val="00556FFB"/>
    <w:rsid w:val="005573E0"/>
    <w:rsid w:val="00557680"/>
    <w:rsid w:val="005577CD"/>
    <w:rsid w:val="005577D0"/>
    <w:rsid w:val="00557BDE"/>
    <w:rsid w:val="005603AB"/>
    <w:rsid w:val="00560EFB"/>
    <w:rsid w:val="00561963"/>
    <w:rsid w:val="00561EA7"/>
    <w:rsid w:val="0056210C"/>
    <w:rsid w:val="005628D0"/>
    <w:rsid w:val="005628D6"/>
    <w:rsid w:val="005628E8"/>
    <w:rsid w:val="00562A7F"/>
    <w:rsid w:val="00562AD7"/>
    <w:rsid w:val="00562BE0"/>
    <w:rsid w:val="00562D53"/>
    <w:rsid w:val="00563529"/>
    <w:rsid w:val="00563C1D"/>
    <w:rsid w:val="00563EBB"/>
    <w:rsid w:val="00564143"/>
    <w:rsid w:val="005643D0"/>
    <w:rsid w:val="00564694"/>
    <w:rsid w:val="00564896"/>
    <w:rsid w:val="0056557A"/>
    <w:rsid w:val="0056566B"/>
    <w:rsid w:val="00565822"/>
    <w:rsid w:val="00565897"/>
    <w:rsid w:val="00565B10"/>
    <w:rsid w:val="00565BEF"/>
    <w:rsid w:val="00565D16"/>
    <w:rsid w:val="00565D43"/>
    <w:rsid w:val="00565E32"/>
    <w:rsid w:val="00565FF5"/>
    <w:rsid w:val="00566378"/>
    <w:rsid w:val="00566894"/>
    <w:rsid w:val="00566A8F"/>
    <w:rsid w:val="00566AFB"/>
    <w:rsid w:val="00566C6F"/>
    <w:rsid w:val="0056726C"/>
    <w:rsid w:val="005672D1"/>
    <w:rsid w:val="005675CE"/>
    <w:rsid w:val="005675DF"/>
    <w:rsid w:val="00567978"/>
    <w:rsid w:val="00567DFB"/>
    <w:rsid w:val="0056CC90"/>
    <w:rsid w:val="005707EC"/>
    <w:rsid w:val="005709C3"/>
    <w:rsid w:val="00570C46"/>
    <w:rsid w:val="00570D9F"/>
    <w:rsid w:val="00570F14"/>
    <w:rsid w:val="00570FF6"/>
    <w:rsid w:val="00571115"/>
    <w:rsid w:val="0057173C"/>
    <w:rsid w:val="00571766"/>
    <w:rsid w:val="00571B67"/>
    <w:rsid w:val="005722E9"/>
    <w:rsid w:val="005723DD"/>
    <w:rsid w:val="00572420"/>
    <w:rsid w:val="005725BA"/>
    <w:rsid w:val="00572A0D"/>
    <w:rsid w:val="00572AAE"/>
    <w:rsid w:val="00572DD7"/>
    <w:rsid w:val="00572F0E"/>
    <w:rsid w:val="00572FB3"/>
    <w:rsid w:val="00573161"/>
    <w:rsid w:val="00573225"/>
    <w:rsid w:val="0057328D"/>
    <w:rsid w:val="00573489"/>
    <w:rsid w:val="005734DB"/>
    <w:rsid w:val="00573661"/>
    <w:rsid w:val="005739C9"/>
    <w:rsid w:val="00573B55"/>
    <w:rsid w:val="00573C47"/>
    <w:rsid w:val="00573C7F"/>
    <w:rsid w:val="00573DAF"/>
    <w:rsid w:val="0057419C"/>
    <w:rsid w:val="0057427E"/>
    <w:rsid w:val="005744CB"/>
    <w:rsid w:val="005744EB"/>
    <w:rsid w:val="00574D10"/>
    <w:rsid w:val="00575680"/>
    <w:rsid w:val="005756BD"/>
    <w:rsid w:val="00575FAF"/>
    <w:rsid w:val="00575FB0"/>
    <w:rsid w:val="00575FE6"/>
    <w:rsid w:val="00576503"/>
    <w:rsid w:val="0057668D"/>
    <w:rsid w:val="00576811"/>
    <w:rsid w:val="00576833"/>
    <w:rsid w:val="0057701B"/>
    <w:rsid w:val="00577250"/>
    <w:rsid w:val="005772F8"/>
    <w:rsid w:val="00577420"/>
    <w:rsid w:val="0057765F"/>
    <w:rsid w:val="0057771C"/>
    <w:rsid w:val="00577796"/>
    <w:rsid w:val="0057779E"/>
    <w:rsid w:val="00577B31"/>
    <w:rsid w:val="005800B3"/>
    <w:rsid w:val="00580285"/>
    <w:rsid w:val="005804D5"/>
    <w:rsid w:val="00580757"/>
    <w:rsid w:val="00580979"/>
    <w:rsid w:val="00580A2E"/>
    <w:rsid w:val="00580E96"/>
    <w:rsid w:val="00581191"/>
    <w:rsid w:val="0058164E"/>
    <w:rsid w:val="00581EAE"/>
    <w:rsid w:val="00582034"/>
    <w:rsid w:val="00582130"/>
    <w:rsid w:val="00582409"/>
    <w:rsid w:val="0058262E"/>
    <w:rsid w:val="0058321F"/>
    <w:rsid w:val="0058327F"/>
    <w:rsid w:val="0058329F"/>
    <w:rsid w:val="005832EE"/>
    <w:rsid w:val="005834F5"/>
    <w:rsid w:val="005838A4"/>
    <w:rsid w:val="0058390F"/>
    <w:rsid w:val="00583C26"/>
    <w:rsid w:val="00583D1B"/>
    <w:rsid w:val="00583ECE"/>
    <w:rsid w:val="005840E1"/>
    <w:rsid w:val="005848EC"/>
    <w:rsid w:val="00584C7E"/>
    <w:rsid w:val="00584CA9"/>
    <w:rsid w:val="005850E5"/>
    <w:rsid w:val="005852A7"/>
    <w:rsid w:val="005855AF"/>
    <w:rsid w:val="005855F2"/>
    <w:rsid w:val="00585781"/>
    <w:rsid w:val="00585931"/>
    <w:rsid w:val="00586827"/>
    <w:rsid w:val="005868D9"/>
    <w:rsid w:val="00586939"/>
    <w:rsid w:val="00586AFB"/>
    <w:rsid w:val="00586D32"/>
    <w:rsid w:val="00586DC7"/>
    <w:rsid w:val="00586E72"/>
    <w:rsid w:val="00586E82"/>
    <w:rsid w:val="00587226"/>
    <w:rsid w:val="005872C8"/>
    <w:rsid w:val="00587772"/>
    <w:rsid w:val="0058784F"/>
    <w:rsid w:val="0058788E"/>
    <w:rsid w:val="00587A04"/>
    <w:rsid w:val="00590063"/>
    <w:rsid w:val="00590377"/>
    <w:rsid w:val="005903AF"/>
    <w:rsid w:val="005905B4"/>
    <w:rsid w:val="005908AE"/>
    <w:rsid w:val="00590A5D"/>
    <w:rsid w:val="00590A7A"/>
    <w:rsid w:val="00590BF3"/>
    <w:rsid w:val="005912F5"/>
    <w:rsid w:val="00591458"/>
    <w:rsid w:val="005914E8"/>
    <w:rsid w:val="005915A4"/>
    <w:rsid w:val="0059168A"/>
    <w:rsid w:val="00591CC6"/>
    <w:rsid w:val="00591E88"/>
    <w:rsid w:val="00591F00"/>
    <w:rsid w:val="00591F5D"/>
    <w:rsid w:val="00591F69"/>
    <w:rsid w:val="0059240A"/>
    <w:rsid w:val="00592B9B"/>
    <w:rsid w:val="00592CDD"/>
    <w:rsid w:val="00592D4A"/>
    <w:rsid w:val="00592DB8"/>
    <w:rsid w:val="0059350D"/>
    <w:rsid w:val="00593980"/>
    <w:rsid w:val="00593AEA"/>
    <w:rsid w:val="00593B5A"/>
    <w:rsid w:val="00593EAE"/>
    <w:rsid w:val="00593EFE"/>
    <w:rsid w:val="00594106"/>
    <w:rsid w:val="0059423D"/>
    <w:rsid w:val="005945BC"/>
    <w:rsid w:val="00594A6E"/>
    <w:rsid w:val="00594F4C"/>
    <w:rsid w:val="00595035"/>
    <w:rsid w:val="0059510C"/>
    <w:rsid w:val="005955B9"/>
    <w:rsid w:val="005955F0"/>
    <w:rsid w:val="00595680"/>
    <w:rsid w:val="0059574D"/>
    <w:rsid w:val="00595786"/>
    <w:rsid w:val="00595D88"/>
    <w:rsid w:val="00595E05"/>
    <w:rsid w:val="0059607C"/>
    <w:rsid w:val="00596169"/>
    <w:rsid w:val="0059627B"/>
    <w:rsid w:val="0059647B"/>
    <w:rsid w:val="005964A4"/>
    <w:rsid w:val="005966B8"/>
    <w:rsid w:val="00596D1B"/>
    <w:rsid w:val="00596D31"/>
    <w:rsid w:val="00596E1E"/>
    <w:rsid w:val="0059707E"/>
    <w:rsid w:val="00597099"/>
    <w:rsid w:val="00597C9C"/>
    <w:rsid w:val="00597FA7"/>
    <w:rsid w:val="00597FED"/>
    <w:rsid w:val="0059B78B"/>
    <w:rsid w:val="005A01DF"/>
    <w:rsid w:val="005A02A2"/>
    <w:rsid w:val="005A071E"/>
    <w:rsid w:val="005A08FE"/>
    <w:rsid w:val="005A0C73"/>
    <w:rsid w:val="005A0D2C"/>
    <w:rsid w:val="005A0DC7"/>
    <w:rsid w:val="005A0F96"/>
    <w:rsid w:val="005A177A"/>
    <w:rsid w:val="005A192F"/>
    <w:rsid w:val="005A19E4"/>
    <w:rsid w:val="005A1C9B"/>
    <w:rsid w:val="005A1CE2"/>
    <w:rsid w:val="005A1F15"/>
    <w:rsid w:val="005A215E"/>
    <w:rsid w:val="005A2433"/>
    <w:rsid w:val="005A24C7"/>
    <w:rsid w:val="005A295A"/>
    <w:rsid w:val="005A35BB"/>
    <w:rsid w:val="005A3801"/>
    <w:rsid w:val="005A3C39"/>
    <w:rsid w:val="005A3D42"/>
    <w:rsid w:val="005A41AF"/>
    <w:rsid w:val="005A4251"/>
    <w:rsid w:val="005A42AE"/>
    <w:rsid w:val="005A4538"/>
    <w:rsid w:val="005A46C2"/>
    <w:rsid w:val="005A47ED"/>
    <w:rsid w:val="005A481C"/>
    <w:rsid w:val="005A4901"/>
    <w:rsid w:val="005A4960"/>
    <w:rsid w:val="005A5003"/>
    <w:rsid w:val="005A526E"/>
    <w:rsid w:val="005A54D2"/>
    <w:rsid w:val="005A553C"/>
    <w:rsid w:val="005A584C"/>
    <w:rsid w:val="005A5860"/>
    <w:rsid w:val="005A5A2C"/>
    <w:rsid w:val="005A5C99"/>
    <w:rsid w:val="005A5CD9"/>
    <w:rsid w:val="005A5ECF"/>
    <w:rsid w:val="005A5F01"/>
    <w:rsid w:val="005A6320"/>
    <w:rsid w:val="005A64E2"/>
    <w:rsid w:val="005A6948"/>
    <w:rsid w:val="005A69E0"/>
    <w:rsid w:val="005A6D44"/>
    <w:rsid w:val="005A7172"/>
    <w:rsid w:val="005A733E"/>
    <w:rsid w:val="005A75CC"/>
    <w:rsid w:val="005A7703"/>
    <w:rsid w:val="005A7867"/>
    <w:rsid w:val="005B0419"/>
    <w:rsid w:val="005B06A6"/>
    <w:rsid w:val="005B0717"/>
    <w:rsid w:val="005B0A4A"/>
    <w:rsid w:val="005B0B29"/>
    <w:rsid w:val="005B0BF8"/>
    <w:rsid w:val="005B11AB"/>
    <w:rsid w:val="005B13B4"/>
    <w:rsid w:val="005B14C7"/>
    <w:rsid w:val="005B1CF0"/>
    <w:rsid w:val="005B1E61"/>
    <w:rsid w:val="005B2118"/>
    <w:rsid w:val="005B2120"/>
    <w:rsid w:val="005B2232"/>
    <w:rsid w:val="005B2579"/>
    <w:rsid w:val="005B261D"/>
    <w:rsid w:val="005B2698"/>
    <w:rsid w:val="005B284C"/>
    <w:rsid w:val="005B2B5B"/>
    <w:rsid w:val="005B2C0F"/>
    <w:rsid w:val="005B2EE1"/>
    <w:rsid w:val="005B302B"/>
    <w:rsid w:val="005B3043"/>
    <w:rsid w:val="005B3229"/>
    <w:rsid w:val="005B34F7"/>
    <w:rsid w:val="005B3559"/>
    <w:rsid w:val="005B35C4"/>
    <w:rsid w:val="005B35F7"/>
    <w:rsid w:val="005B3835"/>
    <w:rsid w:val="005B384C"/>
    <w:rsid w:val="005B3899"/>
    <w:rsid w:val="005B3D5E"/>
    <w:rsid w:val="005B4049"/>
    <w:rsid w:val="005B414C"/>
    <w:rsid w:val="005B49BF"/>
    <w:rsid w:val="005B4BE4"/>
    <w:rsid w:val="005B4CBF"/>
    <w:rsid w:val="005B4DBA"/>
    <w:rsid w:val="005B5492"/>
    <w:rsid w:val="005B595F"/>
    <w:rsid w:val="005B5FF9"/>
    <w:rsid w:val="005B6BE0"/>
    <w:rsid w:val="005B6F28"/>
    <w:rsid w:val="005B718E"/>
    <w:rsid w:val="005B7AED"/>
    <w:rsid w:val="005B7B76"/>
    <w:rsid w:val="005B7BB0"/>
    <w:rsid w:val="005B7E65"/>
    <w:rsid w:val="005B7F7C"/>
    <w:rsid w:val="005C0885"/>
    <w:rsid w:val="005C0F30"/>
    <w:rsid w:val="005C1070"/>
    <w:rsid w:val="005C11F1"/>
    <w:rsid w:val="005C1277"/>
    <w:rsid w:val="005C14D8"/>
    <w:rsid w:val="005C166A"/>
    <w:rsid w:val="005C16DE"/>
    <w:rsid w:val="005C18A4"/>
    <w:rsid w:val="005C1985"/>
    <w:rsid w:val="005C199D"/>
    <w:rsid w:val="005C1C6B"/>
    <w:rsid w:val="005C1E50"/>
    <w:rsid w:val="005C23C3"/>
    <w:rsid w:val="005C294A"/>
    <w:rsid w:val="005C2A89"/>
    <w:rsid w:val="005C2DDA"/>
    <w:rsid w:val="005C2EE4"/>
    <w:rsid w:val="005C3300"/>
    <w:rsid w:val="005C3585"/>
    <w:rsid w:val="005C36C7"/>
    <w:rsid w:val="005C381A"/>
    <w:rsid w:val="005C39D8"/>
    <w:rsid w:val="005C3C75"/>
    <w:rsid w:val="005C3D9A"/>
    <w:rsid w:val="005C3E27"/>
    <w:rsid w:val="005C4195"/>
    <w:rsid w:val="005C42A5"/>
    <w:rsid w:val="005C4325"/>
    <w:rsid w:val="005C43BF"/>
    <w:rsid w:val="005C443A"/>
    <w:rsid w:val="005C47AE"/>
    <w:rsid w:val="005C48CA"/>
    <w:rsid w:val="005C4908"/>
    <w:rsid w:val="005C4B88"/>
    <w:rsid w:val="005C515B"/>
    <w:rsid w:val="005C556C"/>
    <w:rsid w:val="005C55A0"/>
    <w:rsid w:val="005C56F4"/>
    <w:rsid w:val="005C58C2"/>
    <w:rsid w:val="005C5A42"/>
    <w:rsid w:val="005C60E1"/>
    <w:rsid w:val="005C66BE"/>
    <w:rsid w:val="005C6848"/>
    <w:rsid w:val="005C68FF"/>
    <w:rsid w:val="005C6B83"/>
    <w:rsid w:val="005C6CE3"/>
    <w:rsid w:val="005C7080"/>
    <w:rsid w:val="005C7301"/>
    <w:rsid w:val="005C73B5"/>
    <w:rsid w:val="005C78B8"/>
    <w:rsid w:val="005C7FB1"/>
    <w:rsid w:val="005CD8AE"/>
    <w:rsid w:val="005D00D5"/>
    <w:rsid w:val="005D0334"/>
    <w:rsid w:val="005D0673"/>
    <w:rsid w:val="005D08AB"/>
    <w:rsid w:val="005D091B"/>
    <w:rsid w:val="005D0BA5"/>
    <w:rsid w:val="005D0C93"/>
    <w:rsid w:val="005D0D30"/>
    <w:rsid w:val="005D1475"/>
    <w:rsid w:val="005D1877"/>
    <w:rsid w:val="005D1A7D"/>
    <w:rsid w:val="005D1D3F"/>
    <w:rsid w:val="005D2399"/>
    <w:rsid w:val="005D2620"/>
    <w:rsid w:val="005D2A0C"/>
    <w:rsid w:val="005D2CEF"/>
    <w:rsid w:val="005D2F72"/>
    <w:rsid w:val="005D3065"/>
    <w:rsid w:val="005D32A6"/>
    <w:rsid w:val="005D3336"/>
    <w:rsid w:val="005D360D"/>
    <w:rsid w:val="005D39B4"/>
    <w:rsid w:val="005D3F47"/>
    <w:rsid w:val="005D40DF"/>
    <w:rsid w:val="005D4243"/>
    <w:rsid w:val="005D447C"/>
    <w:rsid w:val="005D45BC"/>
    <w:rsid w:val="005D4728"/>
    <w:rsid w:val="005D49AA"/>
    <w:rsid w:val="005D4E2A"/>
    <w:rsid w:val="005D4F01"/>
    <w:rsid w:val="005D4FB0"/>
    <w:rsid w:val="005D507C"/>
    <w:rsid w:val="005D5096"/>
    <w:rsid w:val="005D51CE"/>
    <w:rsid w:val="005D537B"/>
    <w:rsid w:val="005D59D8"/>
    <w:rsid w:val="005D61B3"/>
    <w:rsid w:val="005D62E4"/>
    <w:rsid w:val="005D6655"/>
    <w:rsid w:val="005D66AC"/>
    <w:rsid w:val="005D6B49"/>
    <w:rsid w:val="005D7223"/>
    <w:rsid w:val="005D7396"/>
    <w:rsid w:val="005D7756"/>
    <w:rsid w:val="005D7C4A"/>
    <w:rsid w:val="005D7D47"/>
    <w:rsid w:val="005D7DD1"/>
    <w:rsid w:val="005D7E9A"/>
    <w:rsid w:val="005E0051"/>
    <w:rsid w:val="005E00E6"/>
    <w:rsid w:val="005E02AC"/>
    <w:rsid w:val="005E0481"/>
    <w:rsid w:val="005E080F"/>
    <w:rsid w:val="005E0B1F"/>
    <w:rsid w:val="005E0EC2"/>
    <w:rsid w:val="005E1B31"/>
    <w:rsid w:val="005E1C01"/>
    <w:rsid w:val="005E1F56"/>
    <w:rsid w:val="005E21AD"/>
    <w:rsid w:val="005E24C7"/>
    <w:rsid w:val="005E2855"/>
    <w:rsid w:val="005E304B"/>
    <w:rsid w:val="005E331B"/>
    <w:rsid w:val="005E35D4"/>
    <w:rsid w:val="005E3702"/>
    <w:rsid w:val="005E3818"/>
    <w:rsid w:val="005E3CCB"/>
    <w:rsid w:val="005E3D26"/>
    <w:rsid w:val="005E4020"/>
    <w:rsid w:val="005E4198"/>
    <w:rsid w:val="005E45F5"/>
    <w:rsid w:val="005E4931"/>
    <w:rsid w:val="005E4A61"/>
    <w:rsid w:val="005E4ED1"/>
    <w:rsid w:val="005E4F4B"/>
    <w:rsid w:val="005E5133"/>
    <w:rsid w:val="005E51F0"/>
    <w:rsid w:val="005E5341"/>
    <w:rsid w:val="005E54B8"/>
    <w:rsid w:val="005E55A4"/>
    <w:rsid w:val="005E5670"/>
    <w:rsid w:val="005E575F"/>
    <w:rsid w:val="005E57D6"/>
    <w:rsid w:val="005E57F5"/>
    <w:rsid w:val="005E59CA"/>
    <w:rsid w:val="005E5E42"/>
    <w:rsid w:val="005E5F8E"/>
    <w:rsid w:val="005E63D5"/>
    <w:rsid w:val="005E647A"/>
    <w:rsid w:val="005E64F8"/>
    <w:rsid w:val="005E65A9"/>
    <w:rsid w:val="005E6909"/>
    <w:rsid w:val="005E69AC"/>
    <w:rsid w:val="005E69BE"/>
    <w:rsid w:val="005E6D84"/>
    <w:rsid w:val="005E6EDB"/>
    <w:rsid w:val="005E7506"/>
    <w:rsid w:val="005E7875"/>
    <w:rsid w:val="005E79FC"/>
    <w:rsid w:val="005E7A7C"/>
    <w:rsid w:val="005E7B29"/>
    <w:rsid w:val="005E7E20"/>
    <w:rsid w:val="005F0350"/>
    <w:rsid w:val="005F0780"/>
    <w:rsid w:val="005F0C57"/>
    <w:rsid w:val="005F0D9C"/>
    <w:rsid w:val="005F125D"/>
    <w:rsid w:val="005F12B3"/>
    <w:rsid w:val="005F12FC"/>
    <w:rsid w:val="005F13E2"/>
    <w:rsid w:val="005F16F8"/>
    <w:rsid w:val="005F1A72"/>
    <w:rsid w:val="005F1B5F"/>
    <w:rsid w:val="005F2013"/>
    <w:rsid w:val="005F2612"/>
    <w:rsid w:val="005F26F7"/>
    <w:rsid w:val="005F2734"/>
    <w:rsid w:val="005F2887"/>
    <w:rsid w:val="005F2910"/>
    <w:rsid w:val="005F3168"/>
    <w:rsid w:val="005F33AD"/>
    <w:rsid w:val="005F35F6"/>
    <w:rsid w:val="005F37DF"/>
    <w:rsid w:val="005F3CC0"/>
    <w:rsid w:val="005F3D32"/>
    <w:rsid w:val="005F3E50"/>
    <w:rsid w:val="005F3E56"/>
    <w:rsid w:val="005F4173"/>
    <w:rsid w:val="005F46EE"/>
    <w:rsid w:val="005F49B4"/>
    <w:rsid w:val="005F4ACF"/>
    <w:rsid w:val="005F4C0A"/>
    <w:rsid w:val="005F4F58"/>
    <w:rsid w:val="005F5229"/>
    <w:rsid w:val="005F532B"/>
    <w:rsid w:val="005F558C"/>
    <w:rsid w:val="005F55AD"/>
    <w:rsid w:val="005F564D"/>
    <w:rsid w:val="005F570E"/>
    <w:rsid w:val="005F59A4"/>
    <w:rsid w:val="005F687F"/>
    <w:rsid w:val="005F6A7F"/>
    <w:rsid w:val="005F6B90"/>
    <w:rsid w:val="005F6E31"/>
    <w:rsid w:val="005F6EB9"/>
    <w:rsid w:val="005F7AA6"/>
    <w:rsid w:val="0060052D"/>
    <w:rsid w:val="00600F99"/>
    <w:rsid w:val="006010C9"/>
    <w:rsid w:val="00601391"/>
    <w:rsid w:val="0060144F"/>
    <w:rsid w:val="006016B2"/>
    <w:rsid w:val="006016D9"/>
    <w:rsid w:val="00601A93"/>
    <w:rsid w:val="00601AC0"/>
    <w:rsid w:val="00601DBF"/>
    <w:rsid w:val="00601EAC"/>
    <w:rsid w:val="00601FC8"/>
    <w:rsid w:val="00602699"/>
    <w:rsid w:val="006026C5"/>
    <w:rsid w:val="00602A15"/>
    <w:rsid w:val="00602A46"/>
    <w:rsid w:val="00602B1C"/>
    <w:rsid w:val="00602BCC"/>
    <w:rsid w:val="00603058"/>
    <w:rsid w:val="00603429"/>
    <w:rsid w:val="006034BD"/>
    <w:rsid w:val="00603B92"/>
    <w:rsid w:val="00603E79"/>
    <w:rsid w:val="00603E7B"/>
    <w:rsid w:val="0060403C"/>
    <w:rsid w:val="00604068"/>
    <w:rsid w:val="00604243"/>
    <w:rsid w:val="006044FC"/>
    <w:rsid w:val="00604513"/>
    <w:rsid w:val="0060479A"/>
    <w:rsid w:val="006049F8"/>
    <w:rsid w:val="00604A97"/>
    <w:rsid w:val="00604DA3"/>
    <w:rsid w:val="00604E9D"/>
    <w:rsid w:val="006051EC"/>
    <w:rsid w:val="00605574"/>
    <w:rsid w:val="00605671"/>
    <w:rsid w:val="00605808"/>
    <w:rsid w:val="006058DE"/>
    <w:rsid w:val="00605B14"/>
    <w:rsid w:val="00605E63"/>
    <w:rsid w:val="00605EBA"/>
    <w:rsid w:val="00605F56"/>
    <w:rsid w:val="00605F89"/>
    <w:rsid w:val="00606240"/>
    <w:rsid w:val="0060643E"/>
    <w:rsid w:val="0060656D"/>
    <w:rsid w:val="00606AB9"/>
    <w:rsid w:val="00606C31"/>
    <w:rsid w:val="00606C55"/>
    <w:rsid w:val="00606E80"/>
    <w:rsid w:val="006077EF"/>
    <w:rsid w:val="006078FD"/>
    <w:rsid w:val="00607BA8"/>
    <w:rsid w:val="0060DEBB"/>
    <w:rsid w:val="0061008F"/>
    <w:rsid w:val="00610204"/>
    <w:rsid w:val="006106C2"/>
    <w:rsid w:val="00610763"/>
    <w:rsid w:val="00610ADB"/>
    <w:rsid w:val="00610B8F"/>
    <w:rsid w:val="006110D5"/>
    <w:rsid w:val="006111BB"/>
    <w:rsid w:val="00611600"/>
    <w:rsid w:val="006117B9"/>
    <w:rsid w:val="006119AF"/>
    <w:rsid w:val="00611F9C"/>
    <w:rsid w:val="006123BA"/>
    <w:rsid w:val="00612567"/>
    <w:rsid w:val="0061294A"/>
    <w:rsid w:val="00612B30"/>
    <w:rsid w:val="00612F18"/>
    <w:rsid w:val="00613361"/>
    <w:rsid w:val="00613434"/>
    <w:rsid w:val="006134A1"/>
    <w:rsid w:val="00613616"/>
    <w:rsid w:val="006136BE"/>
    <w:rsid w:val="006137FB"/>
    <w:rsid w:val="006139C7"/>
    <w:rsid w:val="00613BC2"/>
    <w:rsid w:val="00613D4E"/>
    <w:rsid w:val="00614559"/>
    <w:rsid w:val="0061498D"/>
    <w:rsid w:val="00614C15"/>
    <w:rsid w:val="00614ED7"/>
    <w:rsid w:val="006150B9"/>
    <w:rsid w:val="006152ED"/>
    <w:rsid w:val="006153D2"/>
    <w:rsid w:val="006155BE"/>
    <w:rsid w:val="00615678"/>
    <w:rsid w:val="00615687"/>
    <w:rsid w:val="00615834"/>
    <w:rsid w:val="00615906"/>
    <w:rsid w:val="00615ABE"/>
    <w:rsid w:val="00615DA0"/>
    <w:rsid w:val="00615E89"/>
    <w:rsid w:val="00615F6D"/>
    <w:rsid w:val="0061620B"/>
    <w:rsid w:val="006164B1"/>
    <w:rsid w:val="0061669A"/>
    <w:rsid w:val="00616868"/>
    <w:rsid w:val="00616D91"/>
    <w:rsid w:val="00616F37"/>
    <w:rsid w:val="00617697"/>
    <w:rsid w:val="0061783B"/>
    <w:rsid w:val="0061787A"/>
    <w:rsid w:val="00617FA8"/>
    <w:rsid w:val="006204DE"/>
    <w:rsid w:val="00620504"/>
    <w:rsid w:val="0062067E"/>
    <w:rsid w:val="00620869"/>
    <w:rsid w:val="00620996"/>
    <w:rsid w:val="00620D60"/>
    <w:rsid w:val="00620FDC"/>
    <w:rsid w:val="00621097"/>
    <w:rsid w:val="0062125E"/>
    <w:rsid w:val="00621351"/>
    <w:rsid w:val="00621641"/>
    <w:rsid w:val="0062164B"/>
    <w:rsid w:val="00621861"/>
    <w:rsid w:val="006218A9"/>
    <w:rsid w:val="006219D1"/>
    <w:rsid w:val="00621C54"/>
    <w:rsid w:val="00621DEC"/>
    <w:rsid w:val="00621F7B"/>
    <w:rsid w:val="006222B6"/>
    <w:rsid w:val="006224CA"/>
    <w:rsid w:val="006224ED"/>
    <w:rsid w:val="00622501"/>
    <w:rsid w:val="00622A40"/>
    <w:rsid w:val="00622EFF"/>
    <w:rsid w:val="00623051"/>
    <w:rsid w:val="00623089"/>
    <w:rsid w:val="00623263"/>
    <w:rsid w:val="006232B3"/>
    <w:rsid w:val="006232B6"/>
    <w:rsid w:val="0062333A"/>
    <w:rsid w:val="0062333D"/>
    <w:rsid w:val="00623397"/>
    <w:rsid w:val="00624217"/>
    <w:rsid w:val="006247F8"/>
    <w:rsid w:val="00625135"/>
    <w:rsid w:val="0062549B"/>
    <w:rsid w:val="006254E3"/>
    <w:rsid w:val="006259C8"/>
    <w:rsid w:val="00625C5F"/>
    <w:rsid w:val="006262B5"/>
    <w:rsid w:val="006263E3"/>
    <w:rsid w:val="00626413"/>
    <w:rsid w:val="00626489"/>
    <w:rsid w:val="00626988"/>
    <w:rsid w:val="00626B8A"/>
    <w:rsid w:val="00626F16"/>
    <w:rsid w:val="00626FFC"/>
    <w:rsid w:val="00627147"/>
    <w:rsid w:val="006275C0"/>
    <w:rsid w:val="006277F1"/>
    <w:rsid w:val="006277FC"/>
    <w:rsid w:val="006279F3"/>
    <w:rsid w:val="00627B60"/>
    <w:rsid w:val="00627BDE"/>
    <w:rsid w:val="00627F1F"/>
    <w:rsid w:val="00627F46"/>
    <w:rsid w:val="0063005A"/>
    <w:rsid w:val="00630262"/>
    <w:rsid w:val="00630398"/>
    <w:rsid w:val="006304AE"/>
    <w:rsid w:val="0063066D"/>
    <w:rsid w:val="0063071D"/>
    <w:rsid w:val="00630B45"/>
    <w:rsid w:val="00630F23"/>
    <w:rsid w:val="00631025"/>
    <w:rsid w:val="00631091"/>
    <w:rsid w:val="00631139"/>
    <w:rsid w:val="006312BB"/>
    <w:rsid w:val="00631629"/>
    <w:rsid w:val="0063197E"/>
    <w:rsid w:val="00631B2A"/>
    <w:rsid w:val="0063206D"/>
    <w:rsid w:val="00632249"/>
    <w:rsid w:val="006323BE"/>
    <w:rsid w:val="006326CE"/>
    <w:rsid w:val="006327EE"/>
    <w:rsid w:val="00632A3F"/>
    <w:rsid w:val="00632B89"/>
    <w:rsid w:val="00632EA0"/>
    <w:rsid w:val="006331B1"/>
    <w:rsid w:val="00633560"/>
    <w:rsid w:val="006338E8"/>
    <w:rsid w:val="00633DF8"/>
    <w:rsid w:val="00634605"/>
    <w:rsid w:val="0063465F"/>
    <w:rsid w:val="00634722"/>
    <w:rsid w:val="00634811"/>
    <w:rsid w:val="00634B99"/>
    <w:rsid w:val="00635876"/>
    <w:rsid w:val="00635C63"/>
    <w:rsid w:val="00635D1F"/>
    <w:rsid w:val="00635D23"/>
    <w:rsid w:val="00636502"/>
    <w:rsid w:val="0063650C"/>
    <w:rsid w:val="00636524"/>
    <w:rsid w:val="0063659D"/>
    <w:rsid w:val="006365AE"/>
    <w:rsid w:val="0063679E"/>
    <w:rsid w:val="00636822"/>
    <w:rsid w:val="00636C8C"/>
    <w:rsid w:val="00636E6B"/>
    <w:rsid w:val="00636F1E"/>
    <w:rsid w:val="00637565"/>
    <w:rsid w:val="00637806"/>
    <w:rsid w:val="00637857"/>
    <w:rsid w:val="00637AF0"/>
    <w:rsid w:val="00637AF6"/>
    <w:rsid w:val="00637B27"/>
    <w:rsid w:val="00637B57"/>
    <w:rsid w:val="00637CE6"/>
    <w:rsid w:val="00637CF2"/>
    <w:rsid w:val="006403A6"/>
    <w:rsid w:val="0064054F"/>
    <w:rsid w:val="006405B2"/>
    <w:rsid w:val="006405F0"/>
    <w:rsid w:val="00640951"/>
    <w:rsid w:val="00640A96"/>
    <w:rsid w:val="00640C2D"/>
    <w:rsid w:val="0064121D"/>
    <w:rsid w:val="0064159A"/>
    <w:rsid w:val="00641657"/>
    <w:rsid w:val="006416E7"/>
    <w:rsid w:val="006417E3"/>
    <w:rsid w:val="00641BAE"/>
    <w:rsid w:val="00641E78"/>
    <w:rsid w:val="00641F88"/>
    <w:rsid w:val="00642024"/>
    <w:rsid w:val="0064212F"/>
    <w:rsid w:val="00642409"/>
    <w:rsid w:val="006425C4"/>
    <w:rsid w:val="00642739"/>
    <w:rsid w:val="006429FD"/>
    <w:rsid w:val="00642B23"/>
    <w:rsid w:val="00642E16"/>
    <w:rsid w:val="00643136"/>
    <w:rsid w:val="00643430"/>
    <w:rsid w:val="0064359B"/>
    <w:rsid w:val="00643B07"/>
    <w:rsid w:val="00643BCE"/>
    <w:rsid w:val="00643C60"/>
    <w:rsid w:val="00643E29"/>
    <w:rsid w:val="00644400"/>
    <w:rsid w:val="006444FD"/>
    <w:rsid w:val="0064469D"/>
    <w:rsid w:val="0064471E"/>
    <w:rsid w:val="00644B41"/>
    <w:rsid w:val="00644B76"/>
    <w:rsid w:val="00644DB5"/>
    <w:rsid w:val="00644DD5"/>
    <w:rsid w:val="00644E06"/>
    <w:rsid w:val="00644F50"/>
    <w:rsid w:val="00644FB2"/>
    <w:rsid w:val="00645324"/>
    <w:rsid w:val="00645369"/>
    <w:rsid w:val="006456BD"/>
    <w:rsid w:val="0064596D"/>
    <w:rsid w:val="00645CBC"/>
    <w:rsid w:val="00646133"/>
    <w:rsid w:val="00646512"/>
    <w:rsid w:val="00646524"/>
    <w:rsid w:val="00646880"/>
    <w:rsid w:val="006469BA"/>
    <w:rsid w:val="00646AD1"/>
    <w:rsid w:val="00646D6A"/>
    <w:rsid w:val="00647055"/>
    <w:rsid w:val="00647087"/>
    <w:rsid w:val="00647180"/>
    <w:rsid w:val="0064728F"/>
    <w:rsid w:val="006472D2"/>
    <w:rsid w:val="0064755B"/>
    <w:rsid w:val="0064773F"/>
    <w:rsid w:val="00647871"/>
    <w:rsid w:val="006478CF"/>
    <w:rsid w:val="00647AD6"/>
    <w:rsid w:val="00647E19"/>
    <w:rsid w:val="00650282"/>
    <w:rsid w:val="006502A4"/>
    <w:rsid w:val="00650513"/>
    <w:rsid w:val="0065074F"/>
    <w:rsid w:val="006507D7"/>
    <w:rsid w:val="00650ACD"/>
    <w:rsid w:val="00650B5D"/>
    <w:rsid w:val="00650C54"/>
    <w:rsid w:val="0065123C"/>
    <w:rsid w:val="00651933"/>
    <w:rsid w:val="0065198A"/>
    <w:rsid w:val="00651B25"/>
    <w:rsid w:val="00651D05"/>
    <w:rsid w:val="00651D39"/>
    <w:rsid w:val="00651DAB"/>
    <w:rsid w:val="00651F6B"/>
    <w:rsid w:val="00652270"/>
    <w:rsid w:val="006526D6"/>
    <w:rsid w:val="0065294F"/>
    <w:rsid w:val="00652BB1"/>
    <w:rsid w:val="00652FCC"/>
    <w:rsid w:val="006532C8"/>
    <w:rsid w:val="006536F0"/>
    <w:rsid w:val="00653B4A"/>
    <w:rsid w:val="00653B57"/>
    <w:rsid w:val="00653C93"/>
    <w:rsid w:val="00653E33"/>
    <w:rsid w:val="00653F5B"/>
    <w:rsid w:val="006542F5"/>
    <w:rsid w:val="00654462"/>
    <w:rsid w:val="00654729"/>
    <w:rsid w:val="006547C7"/>
    <w:rsid w:val="006548AC"/>
    <w:rsid w:val="00654915"/>
    <w:rsid w:val="00654D99"/>
    <w:rsid w:val="00655253"/>
    <w:rsid w:val="0065536B"/>
    <w:rsid w:val="006556F9"/>
    <w:rsid w:val="00655826"/>
    <w:rsid w:val="0065584D"/>
    <w:rsid w:val="0065592C"/>
    <w:rsid w:val="00655E13"/>
    <w:rsid w:val="00655F23"/>
    <w:rsid w:val="00655FFF"/>
    <w:rsid w:val="00656548"/>
    <w:rsid w:val="006567E7"/>
    <w:rsid w:val="00656BBC"/>
    <w:rsid w:val="00656C57"/>
    <w:rsid w:val="00656E44"/>
    <w:rsid w:val="00656FFA"/>
    <w:rsid w:val="0065709A"/>
    <w:rsid w:val="0065727F"/>
    <w:rsid w:val="006574CC"/>
    <w:rsid w:val="00657598"/>
    <w:rsid w:val="00657A3D"/>
    <w:rsid w:val="00657A60"/>
    <w:rsid w:val="00657ADB"/>
    <w:rsid w:val="00657C4C"/>
    <w:rsid w:val="0066006C"/>
    <w:rsid w:val="0066013B"/>
    <w:rsid w:val="006601C4"/>
    <w:rsid w:val="0066095B"/>
    <w:rsid w:val="00660A09"/>
    <w:rsid w:val="00660CBB"/>
    <w:rsid w:val="00661317"/>
    <w:rsid w:val="006614CD"/>
    <w:rsid w:val="00661564"/>
    <w:rsid w:val="006615A1"/>
    <w:rsid w:val="0066193A"/>
    <w:rsid w:val="00661D46"/>
    <w:rsid w:val="006621FF"/>
    <w:rsid w:val="006622BB"/>
    <w:rsid w:val="006625C4"/>
    <w:rsid w:val="0066266A"/>
    <w:rsid w:val="006626AD"/>
    <w:rsid w:val="006627B3"/>
    <w:rsid w:val="00662E15"/>
    <w:rsid w:val="00663215"/>
    <w:rsid w:val="0066331E"/>
    <w:rsid w:val="00663834"/>
    <w:rsid w:val="006638DF"/>
    <w:rsid w:val="006638E5"/>
    <w:rsid w:val="00663BAA"/>
    <w:rsid w:val="00663EC1"/>
    <w:rsid w:val="00663F32"/>
    <w:rsid w:val="0066454E"/>
    <w:rsid w:val="00664816"/>
    <w:rsid w:val="00664A09"/>
    <w:rsid w:val="00664DBB"/>
    <w:rsid w:val="006650B9"/>
    <w:rsid w:val="006651A3"/>
    <w:rsid w:val="00665324"/>
    <w:rsid w:val="006656FA"/>
    <w:rsid w:val="00665C70"/>
    <w:rsid w:val="00665CAC"/>
    <w:rsid w:val="00665E4C"/>
    <w:rsid w:val="00665F53"/>
    <w:rsid w:val="00666309"/>
    <w:rsid w:val="00666327"/>
    <w:rsid w:val="006663FA"/>
    <w:rsid w:val="0066658E"/>
    <w:rsid w:val="00666696"/>
    <w:rsid w:val="00666747"/>
    <w:rsid w:val="00666748"/>
    <w:rsid w:val="00666AD8"/>
    <w:rsid w:val="00666F0E"/>
    <w:rsid w:val="0066703D"/>
    <w:rsid w:val="0066745E"/>
    <w:rsid w:val="0066770E"/>
    <w:rsid w:val="00667B20"/>
    <w:rsid w:val="00667BEB"/>
    <w:rsid w:val="00667E75"/>
    <w:rsid w:val="00670209"/>
    <w:rsid w:val="006704D0"/>
    <w:rsid w:val="006706FA"/>
    <w:rsid w:val="006708F9"/>
    <w:rsid w:val="00670940"/>
    <w:rsid w:val="00670AB4"/>
    <w:rsid w:val="00670B3B"/>
    <w:rsid w:val="00670BCB"/>
    <w:rsid w:val="00670C48"/>
    <w:rsid w:val="006713EE"/>
    <w:rsid w:val="00671740"/>
    <w:rsid w:val="00671CCD"/>
    <w:rsid w:val="00671E04"/>
    <w:rsid w:val="00672144"/>
    <w:rsid w:val="006724C8"/>
    <w:rsid w:val="00672900"/>
    <w:rsid w:val="00672B07"/>
    <w:rsid w:val="0067349F"/>
    <w:rsid w:val="006734E6"/>
    <w:rsid w:val="006736C3"/>
    <w:rsid w:val="00673753"/>
    <w:rsid w:val="00673AB8"/>
    <w:rsid w:val="00673F9A"/>
    <w:rsid w:val="00673F9B"/>
    <w:rsid w:val="006742AF"/>
    <w:rsid w:val="0067434C"/>
    <w:rsid w:val="006744AA"/>
    <w:rsid w:val="00674A48"/>
    <w:rsid w:val="00674CE9"/>
    <w:rsid w:val="00675165"/>
    <w:rsid w:val="006751EF"/>
    <w:rsid w:val="00675209"/>
    <w:rsid w:val="00675418"/>
    <w:rsid w:val="006754F3"/>
    <w:rsid w:val="006756EE"/>
    <w:rsid w:val="0067590A"/>
    <w:rsid w:val="00675B9C"/>
    <w:rsid w:val="00675BD6"/>
    <w:rsid w:val="00675DD8"/>
    <w:rsid w:val="00675E11"/>
    <w:rsid w:val="00675E18"/>
    <w:rsid w:val="00675E78"/>
    <w:rsid w:val="006763B6"/>
    <w:rsid w:val="006763CD"/>
    <w:rsid w:val="0067648F"/>
    <w:rsid w:val="006768AF"/>
    <w:rsid w:val="006771E2"/>
    <w:rsid w:val="006776F4"/>
    <w:rsid w:val="00680080"/>
    <w:rsid w:val="006804B9"/>
    <w:rsid w:val="006805FE"/>
    <w:rsid w:val="006813FB"/>
    <w:rsid w:val="006814DC"/>
    <w:rsid w:val="006816B1"/>
    <w:rsid w:val="00681ADF"/>
    <w:rsid w:val="00681BDC"/>
    <w:rsid w:val="00681F26"/>
    <w:rsid w:val="006827CB"/>
    <w:rsid w:val="0068287C"/>
    <w:rsid w:val="0068290E"/>
    <w:rsid w:val="00684050"/>
    <w:rsid w:val="00684554"/>
    <w:rsid w:val="00684566"/>
    <w:rsid w:val="00684BD1"/>
    <w:rsid w:val="006851EF"/>
    <w:rsid w:val="00685507"/>
    <w:rsid w:val="00685509"/>
    <w:rsid w:val="00685828"/>
    <w:rsid w:val="00685835"/>
    <w:rsid w:val="0068584B"/>
    <w:rsid w:val="00685B9F"/>
    <w:rsid w:val="00685E8B"/>
    <w:rsid w:val="006860FD"/>
    <w:rsid w:val="00686183"/>
    <w:rsid w:val="006861EC"/>
    <w:rsid w:val="0068634D"/>
    <w:rsid w:val="0068652A"/>
    <w:rsid w:val="00686577"/>
    <w:rsid w:val="006867C1"/>
    <w:rsid w:val="00686904"/>
    <w:rsid w:val="00686F2D"/>
    <w:rsid w:val="0068703A"/>
    <w:rsid w:val="00687140"/>
    <w:rsid w:val="006871FB"/>
    <w:rsid w:val="00687310"/>
    <w:rsid w:val="006873E3"/>
    <w:rsid w:val="006873E4"/>
    <w:rsid w:val="00687774"/>
    <w:rsid w:val="00687E3B"/>
    <w:rsid w:val="00690187"/>
    <w:rsid w:val="006903C6"/>
    <w:rsid w:val="006904CF"/>
    <w:rsid w:val="006906B7"/>
    <w:rsid w:val="00690767"/>
    <w:rsid w:val="006907B9"/>
    <w:rsid w:val="0069086C"/>
    <w:rsid w:val="00690E6F"/>
    <w:rsid w:val="00690E9E"/>
    <w:rsid w:val="0069151A"/>
    <w:rsid w:val="0069161F"/>
    <w:rsid w:val="0069196E"/>
    <w:rsid w:val="00691D83"/>
    <w:rsid w:val="00691EA2"/>
    <w:rsid w:val="00692011"/>
    <w:rsid w:val="006923A0"/>
    <w:rsid w:val="0069246F"/>
    <w:rsid w:val="0069276F"/>
    <w:rsid w:val="006929C4"/>
    <w:rsid w:val="006929E1"/>
    <w:rsid w:val="00692D06"/>
    <w:rsid w:val="00692DB5"/>
    <w:rsid w:val="00692DD1"/>
    <w:rsid w:val="006933AF"/>
    <w:rsid w:val="0069350E"/>
    <w:rsid w:val="006935B0"/>
    <w:rsid w:val="006939CB"/>
    <w:rsid w:val="00693A83"/>
    <w:rsid w:val="00693CAA"/>
    <w:rsid w:val="00693CAC"/>
    <w:rsid w:val="00693CD2"/>
    <w:rsid w:val="00693E2A"/>
    <w:rsid w:val="00693F69"/>
    <w:rsid w:val="00694226"/>
    <w:rsid w:val="00694442"/>
    <w:rsid w:val="00694E4B"/>
    <w:rsid w:val="00695111"/>
    <w:rsid w:val="00695260"/>
    <w:rsid w:val="0069546A"/>
    <w:rsid w:val="006954B6"/>
    <w:rsid w:val="006955B6"/>
    <w:rsid w:val="00695B35"/>
    <w:rsid w:val="00695EA1"/>
    <w:rsid w:val="0069630A"/>
    <w:rsid w:val="00696311"/>
    <w:rsid w:val="00696672"/>
    <w:rsid w:val="00696784"/>
    <w:rsid w:val="0069685C"/>
    <w:rsid w:val="006969D5"/>
    <w:rsid w:val="00696A52"/>
    <w:rsid w:val="00696E21"/>
    <w:rsid w:val="00696E6C"/>
    <w:rsid w:val="0069710E"/>
    <w:rsid w:val="006971CE"/>
    <w:rsid w:val="00697222"/>
    <w:rsid w:val="00697437"/>
    <w:rsid w:val="00697922"/>
    <w:rsid w:val="00697AED"/>
    <w:rsid w:val="00697EC7"/>
    <w:rsid w:val="00697F66"/>
    <w:rsid w:val="0069DB59"/>
    <w:rsid w:val="006A0196"/>
    <w:rsid w:val="006A01B0"/>
    <w:rsid w:val="006A0BFB"/>
    <w:rsid w:val="006A0E52"/>
    <w:rsid w:val="006A0EB0"/>
    <w:rsid w:val="006A100C"/>
    <w:rsid w:val="006A135D"/>
    <w:rsid w:val="006A1449"/>
    <w:rsid w:val="006A155E"/>
    <w:rsid w:val="006A17DB"/>
    <w:rsid w:val="006A1884"/>
    <w:rsid w:val="006A1A01"/>
    <w:rsid w:val="006A1D41"/>
    <w:rsid w:val="006A1D98"/>
    <w:rsid w:val="006A1F7D"/>
    <w:rsid w:val="006A2579"/>
    <w:rsid w:val="006A25FB"/>
    <w:rsid w:val="006A2724"/>
    <w:rsid w:val="006A2752"/>
    <w:rsid w:val="006A2ABB"/>
    <w:rsid w:val="006A2DEA"/>
    <w:rsid w:val="006A2E4E"/>
    <w:rsid w:val="006A2FF9"/>
    <w:rsid w:val="006A33B8"/>
    <w:rsid w:val="006A3643"/>
    <w:rsid w:val="006A3897"/>
    <w:rsid w:val="006A38CB"/>
    <w:rsid w:val="006A38CE"/>
    <w:rsid w:val="006A3D21"/>
    <w:rsid w:val="006A4163"/>
    <w:rsid w:val="006A41F1"/>
    <w:rsid w:val="006A466D"/>
    <w:rsid w:val="006A4800"/>
    <w:rsid w:val="006A4C21"/>
    <w:rsid w:val="006A4CB9"/>
    <w:rsid w:val="006A4E23"/>
    <w:rsid w:val="006A516F"/>
    <w:rsid w:val="006A5319"/>
    <w:rsid w:val="006A561C"/>
    <w:rsid w:val="006A573E"/>
    <w:rsid w:val="006A5A49"/>
    <w:rsid w:val="006A5C7C"/>
    <w:rsid w:val="006A5CFE"/>
    <w:rsid w:val="006A5F38"/>
    <w:rsid w:val="006A67BB"/>
    <w:rsid w:val="006A697D"/>
    <w:rsid w:val="006A6A4F"/>
    <w:rsid w:val="006A6C02"/>
    <w:rsid w:val="006A715D"/>
    <w:rsid w:val="006A749D"/>
    <w:rsid w:val="006A75B4"/>
    <w:rsid w:val="006A79CD"/>
    <w:rsid w:val="006A7A44"/>
    <w:rsid w:val="006A7C6E"/>
    <w:rsid w:val="006B003B"/>
    <w:rsid w:val="006B0179"/>
    <w:rsid w:val="006B0458"/>
    <w:rsid w:val="006B0509"/>
    <w:rsid w:val="006B0816"/>
    <w:rsid w:val="006B0897"/>
    <w:rsid w:val="006B11E7"/>
    <w:rsid w:val="006B1526"/>
    <w:rsid w:val="006B184F"/>
    <w:rsid w:val="006B1A11"/>
    <w:rsid w:val="006B1AD0"/>
    <w:rsid w:val="006B1C87"/>
    <w:rsid w:val="006B1CFB"/>
    <w:rsid w:val="006B226C"/>
    <w:rsid w:val="006B22C2"/>
    <w:rsid w:val="006B240C"/>
    <w:rsid w:val="006B2834"/>
    <w:rsid w:val="006B29D3"/>
    <w:rsid w:val="006B29EC"/>
    <w:rsid w:val="006B2C01"/>
    <w:rsid w:val="006B2C1C"/>
    <w:rsid w:val="006B3239"/>
    <w:rsid w:val="006B3286"/>
    <w:rsid w:val="006B35CF"/>
    <w:rsid w:val="006B3609"/>
    <w:rsid w:val="006B3750"/>
    <w:rsid w:val="006B3812"/>
    <w:rsid w:val="006B3AE1"/>
    <w:rsid w:val="006B4016"/>
    <w:rsid w:val="006B4252"/>
    <w:rsid w:val="006B4552"/>
    <w:rsid w:val="006B492E"/>
    <w:rsid w:val="006B4FD7"/>
    <w:rsid w:val="006B5191"/>
    <w:rsid w:val="006B5B16"/>
    <w:rsid w:val="006B5D02"/>
    <w:rsid w:val="006B5E36"/>
    <w:rsid w:val="006B6274"/>
    <w:rsid w:val="006B64A8"/>
    <w:rsid w:val="006B68EA"/>
    <w:rsid w:val="006B6D8C"/>
    <w:rsid w:val="006B6DA8"/>
    <w:rsid w:val="006B6DBB"/>
    <w:rsid w:val="006B7469"/>
    <w:rsid w:val="006B76D8"/>
    <w:rsid w:val="006B7840"/>
    <w:rsid w:val="006B7B40"/>
    <w:rsid w:val="006B7D1C"/>
    <w:rsid w:val="006C00C9"/>
    <w:rsid w:val="006C03A0"/>
    <w:rsid w:val="006C0DBA"/>
    <w:rsid w:val="006C0F3A"/>
    <w:rsid w:val="006C1404"/>
    <w:rsid w:val="006C15F1"/>
    <w:rsid w:val="006C16BE"/>
    <w:rsid w:val="006C19B2"/>
    <w:rsid w:val="006C1B8B"/>
    <w:rsid w:val="006C1C33"/>
    <w:rsid w:val="006C1C61"/>
    <w:rsid w:val="006C2381"/>
    <w:rsid w:val="006C2658"/>
    <w:rsid w:val="006C267F"/>
    <w:rsid w:val="006C26F2"/>
    <w:rsid w:val="006C2D3A"/>
    <w:rsid w:val="006C2EEB"/>
    <w:rsid w:val="006C3472"/>
    <w:rsid w:val="006C352C"/>
    <w:rsid w:val="006C3876"/>
    <w:rsid w:val="006C390B"/>
    <w:rsid w:val="006C39DE"/>
    <w:rsid w:val="006C3E79"/>
    <w:rsid w:val="006C3E9E"/>
    <w:rsid w:val="006C4022"/>
    <w:rsid w:val="006C4337"/>
    <w:rsid w:val="006C4525"/>
    <w:rsid w:val="006C475D"/>
    <w:rsid w:val="006C4ACB"/>
    <w:rsid w:val="006C4E55"/>
    <w:rsid w:val="006C54B7"/>
    <w:rsid w:val="006C551E"/>
    <w:rsid w:val="006C565C"/>
    <w:rsid w:val="006C566A"/>
    <w:rsid w:val="006C607B"/>
    <w:rsid w:val="006C636F"/>
    <w:rsid w:val="006C64F9"/>
    <w:rsid w:val="006C6514"/>
    <w:rsid w:val="006C65A2"/>
    <w:rsid w:val="006C6688"/>
    <w:rsid w:val="006C68A3"/>
    <w:rsid w:val="006C69FB"/>
    <w:rsid w:val="006C7207"/>
    <w:rsid w:val="006C7397"/>
    <w:rsid w:val="006C7507"/>
    <w:rsid w:val="006C9D49"/>
    <w:rsid w:val="006D0881"/>
    <w:rsid w:val="006D0ABD"/>
    <w:rsid w:val="006D0B55"/>
    <w:rsid w:val="006D119F"/>
    <w:rsid w:val="006D16C4"/>
    <w:rsid w:val="006D177B"/>
    <w:rsid w:val="006D1A65"/>
    <w:rsid w:val="006D1D8C"/>
    <w:rsid w:val="006D20BA"/>
    <w:rsid w:val="006D2A92"/>
    <w:rsid w:val="006D2A95"/>
    <w:rsid w:val="006D3176"/>
    <w:rsid w:val="006D3410"/>
    <w:rsid w:val="006D348B"/>
    <w:rsid w:val="006D35BF"/>
    <w:rsid w:val="006D3CFF"/>
    <w:rsid w:val="006D3EFD"/>
    <w:rsid w:val="006D45AF"/>
    <w:rsid w:val="006D45EC"/>
    <w:rsid w:val="006D46E9"/>
    <w:rsid w:val="006D4B16"/>
    <w:rsid w:val="006D4B1B"/>
    <w:rsid w:val="006D4F87"/>
    <w:rsid w:val="006D527D"/>
    <w:rsid w:val="006D56BC"/>
    <w:rsid w:val="006D57EC"/>
    <w:rsid w:val="006D5854"/>
    <w:rsid w:val="006D5CE4"/>
    <w:rsid w:val="006D5D17"/>
    <w:rsid w:val="006D5FBC"/>
    <w:rsid w:val="006D6134"/>
    <w:rsid w:val="006D6173"/>
    <w:rsid w:val="006D620B"/>
    <w:rsid w:val="006D6A49"/>
    <w:rsid w:val="006D6C54"/>
    <w:rsid w:val="006D6F87"/>
    <w:rsid w:val="006D7068"/>
    <w:rsid w:val="006D7081"/>
    <w:rsid w:val="006D7225"/>
    <w:rsid w:val="006D769D"/>
    <w:rsid w:val="006D7873"/>
    <w:rsid w:val="006D7D88"/>
    <w:rsid w:val="006D7E85"/>
    <w:rsid w:val="006D7FCB"/>
    <w:rsid w:val="006D7FFA"/>
    <w:rsid w:val="006E0053"/>
    <w:rsid w:val="006E0154"/>
    <w:rsid w:val="006E021A"/>
    <w:rsid w:val="006E03A4"/>
    <w:rsid w:val="006E0561"/>
    <w:rsid w:val="006E0888"/>
    <w:rsid w:val="006E0904"/>
    <w:rsid w:val="006E0938"/>
    <w:rsid w:val="006E0E4E"/>
    <w:rsid w:val="006E1189"/>
    <w:rsid w:val="006E1776"/>
    <w:rsid w:val="006E1C9A"/>
    <w:rsid w:val="006E1EA3"/>
    <w:rsid w:val="006E1F36"/>
    <w:rsid w:val="006E1FD4"/>
    <w:rsid w:val="006E2255"/>
    <w:rsid w:val="006E231B"/>
    <w:rsid w:val="006E2588"/>
    <w:rsid w:val="006E2884"/>
    <w:rsid w:val="006E28C7"/>
    <w:rsid w:val="006E2970"/>
    <w:rsid w:val="006E2CC5"/>
    <w:rsid w:val="006E3569"/>
    <w:rsid w:val="006E3DC2"/>
    <w:rsid w:val="006E4149"/>
    <w:rsid w:val="006E4202"/>
    <w:rsid w:val="006E4621"/>
    <w:rsid w:val="006E47FD"/>
    <w:rsid w:val="006E4EBE"/>
    <w:rsid w:val="006E4F4B"/>
    <w:rsid w:val="006E51F7"/>
    <w:rsid w:val="006E5275"/>
    <w:rsid w:val="006E5512"/>
    <w:rsid w:val="006E5ADE"/>
    <w:rsid w:val="006E5B11"/>
    <w:rsid w:val="006E63BE"/>
    <w:rsid w:val="006E64AB"/>
    <w:rsid w:val="006E671D"/>
    <w:rsid w:val="006E6B3D"/>
    <w:rsid w:val="006E6DE1"/>
    <w:rsid w:val="006E7034"/>
    <w:rsid w:val="006E7307"/>
    <w:rsid w:val="006E73BB"/>
    <w:rsid w:val="006E75AB"/>
    <w:rsid w:val="006E781F"/>
    <w:rsid w:val="006E7995"/>
    <w:rsid w:val="006E7A69"/>
    <w:rsid w:val="006E7B07"/>
    <w:rsid w:val="006E7D43"/>
    <w:rsid w:val="006E7F86"/>
    <w:rsid w:val="006F00A7"/>
    <w:rsid w:val="006F0135"/>
    <w:rsid w:val="006F02CE"/>
    <w:rsid w:val="006F05F0"/>
    <w:rsid w:val="006F0804"/>
    <w:rsid w:val="006F08C3"/>
    <w:rsid w:val="006F0A4F"/>
    <w:rsid w:val="006F0AE5"/>
    <w:rsid w:val="006F0D53"/>
    <w:rsid w:val="006F0F1F"/>
    <w:rsid w:val="006F14D3"/>
    <w:rsid w:val="006F1A56"/>
    <w:rsid w:val="006F2635"/>
    <w:rsid w:val="006F286C"/>
    <w:rsid w:val="006F2993"/>
    <w:rsid w:val="006F2A42"/>
    <w:rsid w:val="006F2EB6"/>
    <w:rsid w:val="006F2F23"/>
    <w:rsid w:val="006F2F7C"/>
    <w:rsid w:val="006F2FF0"/>
    <w:rsid w:val="006F3089"/>
    <w:rsid w:val="006F3171"/>
    <w:rsid w:val="006F3211"/>
    <w:rsid w:val="006F34DB"/>
    <w:rsid w:val="006F3621"/>
    <w:rsid w:val="006F3A0B"/>
    <w:rsid w:val="006F3B2F"/>
    <w:rsid w:val="006F3B3E"/>
    <w:rsid w:val="006F3D32"/>
    <w:rsid w:val="006F3EDA"/>
    <w:rsid w:val="006F40F3"/>
    <w:rsid w:val="006F4105"/>
    <w:rsid w:val="006F41D8"/>
    <w:rsid w:val="006F46EE"/>
    <w:rsid w:val="006F4910"/>
    <w:rsid w:val="006F4B4C"/>
    <w:rsid w:val="006F4B55"/>
    <w:rsid w:val="006F4BF7"/>
    <w:rsid w:val="006F4F32"/>
    <w:rsid w:val="006F55D9"/>
    <w:rsid w:val="006F57AC"/>
    <w:rsid w:val="006F581D"/>
    <w:rsid w:val="006F59BE"/>
    <w:rsid w:val="006F59F8"/>
    <w:rsid w:val="006F5AB5"/>
    <w:rsid w:val="006F5BA5"/>
    <w:rsid w:val="006F603F"/>
    <w:rsid w:val="006F60BC"/>
    <w:rsid w:val="006F61FE"/>
    <w:rsid w:val="006F65EF"/>
    <w:rsid w:val="006F6693"/>
    <w:rsid w:val="006F69E6"/>
    <w:rsid w:val="006F6A09"/>
    <w:rsid w:val="006F6A94"/>
    <w:rsid w:val="006F6C6E"/>
    <w:rsid w:val="006F6EBA"/>
    <w:rsid w:val="006F70FB"/>
    <w:rsid w:val="006F7578"/>
    <w:rsid w:val="006F7A76"/>
    <w:rsid w:val="006F7C66"/>
    <w:rsid w:val="00700139"/>
    <w:rsid w:val="007005C4"/>
    <w:rsid w:val="00700AB5"/>
    <w:rsid w:val="00700B93"/>
    <w:rsid w:val="00700BE9"/>
    <w:rsid w:val="00700BFA"/>
    <w:rsid w:val="00700C44"/>
    <w:rsid w:val="0070101E"/>
    <w:rsid w:val="0070114E"/>
    <w:rsid w:val="0070152F"/>
    <w:rsid w:val="007017DB"/>
    <w:rsid w:val="007017FA"/>
    <w:rsid w:val="007018D6"/>
    <w:rsid w:val="00701A37"/>
    <w:rsid w:val="00701C21"/>
    <w:rsid w:val="007027AA"/>
    <w:rsid w:val="007028E3"/>
    <w:rsid w:val="00702A7D"/>
    <w:rsid w:val="00702C6E"/>
    <w:rsid w:val="00702ECF"/>
    <w:rsid w:val="00702F2D"/>
    <w:rsid w:val="00703149"/>
    <w:rsid w:val="00703159"/>
    <w:rsid w:val="007032A3"/>
    <w:rsid w:val="00703D5D"/>
    <w:rsid w:val="00703DBC"/>
    <w:rsid w:val="00703ED5"/>
    <w:rsid w:val="007041E7"/>
    <w:rsid w:val="007048C5"/>
    <w:rsid w:val="007053EC"/>
    <w:rsid w:val="0070540B"/>
    <w:rsid w:val="00706914"/>
    <w:rsid w:val="00706A51"/>
    <w:rsid w:val="00706CAE"/>
    <w:rsid w:val="00706D64"/>
    <w:rsid w:val="00707983"/>
    <w:rsid w:val="00707E0F"/>
    <w:rsid w:val="007101DF"/>
    <w:rsid w:val="00710350"/>
    <w:rsid w:val="0071039A"/>
    <w:rsid w:val="00710486"/>
    <w:rsid w:val="007104F5"/>
    <w:rsid w:val="007105AA"/>
    <w:rsid w:val="00710771"/>
    <w:rsid w:val="007107F9"/>
    <w:rsid w:val="00710B39"/>
    <w:rsid w:val="00710F5E"/>
    <w:rsid w:val="00710FBA"/>
    <w:rsid w:val="00710FDA"/>
    <w:rsid w:val="00711058"/>
    <w:rsid w:val="007113B6"/>
    <w:rsid w:val="00711A90"/>
    <w:rsid w:val="00711B0F"/>
    <w:rsid w:val="00711C16"/>
    <w:rsid w:val="00711DD3"/>
    <w:rsid w:val="0071259D"/>
    <w:rsid w:val="0071304A"/>
    <w:rsid w:val="007130EB"/>
    <w:rsid w:val="00713351"/>
    <w:rsid w:val="00713627"/>
    <w:rsid w:val="0071380C"/>
    <w:rsid w:val="00713AAD"/>
    <w:rsid w:val="00713CFC"/>
    <w:rsid w:val="00713EA0"/>
    <w:rsid w:val="007144AF"/>
    <w:rsid w:val="00714822"/>
    <w:rsid w:val="00714858"/>
    <w:rsid w:val="00714C8B"/>
    <w:rsid w:val="00714CDD"/>
    <w:rsid w:val="00715168"/>
    <w:rsid w:val="00715410"/>
    <w:rsid w:val="007154D3"/>
    <w:rsid w:val="007155F0"/>
    <w:rsid w:val="007156CB"/>
    <w:rsid w:val="00715B7F"/>
    <w:rsid w:val="00715DCA"/>
    <w:rsid w:val="0071641C"/>
    <w:rsid w:val="00716496"/>
    <w:rsid w:val="00716654"/>
    <w:rsid w:val="00716A3D"/>
    <w:rsid w:val="00717684"/>
    <w:rsid w:val="00717846"/>
    <w:rsid w:val="007178A8"/>
    <w:rsid w:val="00717994"/>
    <w:rsid w:val="00717DCC"/>
    <w:rsid w:val="00718BD5"/>
    <w:rsid w:val="0071BBE2"/>
    <w:rsid w:val="00720012"/>
    <w:rsid w:val="00720056"/>
    <w:rsid w:val="0072015B"/>
    <w:rsid w:val="00720329"/>
    <w:rsid w:val="0072048D"/>
    <w:rsid w:val="00720555"/>
    <w:rsid w:val="007205B7"/>
    <w:rsid w:val="00720B9E"/>
    <w:rsid w:val="007213F5"/>
    <w:rsid w:val="0072169F"/>
    <w:rsid w:val="00721986"/>
    <w:rsid w:val="00721BBD"/>
    <w:rsid w:val="007222DA"/>
    <w:rsid w:val="007228AF"/>
    <w:rsid w:val="007228C0"/>
    <w:rsid w:val="00722B08"/>
    <w:rsid w:val="00722B19"/>
    <w:rsid w:val="00722B9D"/>
    <w:rsid w:val="00723154"/>
    <w:rsid w:val="00723392"/>
    <w:rsid w:val="007233EF"/>
    <w:rsid w:val="00723461"/>
    <w:rsid w:val="0072371B"/>
    <w:rsid w:val="00723CE3"/>
    <w:rsid w:val="00723DB8"/>
    <w:rsid w:val="00723F9F"/>
    <w:rsid w:val="00723FAC"/>
    <w:rsid w:val="00724077"/>
    <w:rsid w:val="00724215"/>
    <w:rsid w:val="0072427D"/>
    <w:rsid w:val="007243A6"/>
    <w:rsid w:val="007244F3"/>
    <w:rsid w:val="0072463D"/>
    <w:rsid w:val="00724750"/>
    <w:rsid w:val="007249A4"/>
    <w:rsid w:val="00724B4E"/>
    <w:rsid w:val="00724DAD"/>
    <w:rsid w:val="00724FC4"/>
    <w:rsid w:val="0072515E"/>
    <w:rsid w:val="00725364"/>
    <w:rsid w:val="007256A5"/>
    <w:rsid w:val="0072597B"/>
    <w:rsid w:val="00725B67"/>
    <w:rsid w:val="00725C85"/>
    <w:rsid w:val="00725CB7"/>
    <w:rsid w:val="00725DEE"/>
    <w:rsid w:val="00725F84"/>
    <w:rsid w:val="00726019"/>
    <w:rsid w:val="007262F2"/>
    <w:rsid w:val="0072638F"/>
    <w:rsid w:val="00726E67"/>
    <w:rsid w:val="00727093"/>
    <w:rsid w:val="007276DB"/>
    <w:rsid w:val="0072782F"/>
    <w:rsid w:val="00727A57"/>
    <w:rsid w:val="00727C0F"/>
    <w:rsid w:val="00727D85"/>
    <w:rsid w:val="007300DA"/>
    <w:rsid w:val="00730422"/>
    <w:rsid w:val="007306D1"/>
    <w:rsid w:val="007306E7"/>
    <w:rsid w:val="00730C2F"/>
    <w:rsid w:val="00731302"/>
    <w:rsid w:val="00731C23"/>
    <w:rsid w:val="00731CFC"/>
    <w:rsid w:val="00731E94"/>
    <w:rsid w:val="007322D6"/>
    <w:rsid w:val="0073247A"/>
    <w:rsid w:val="00732850"/>
    <w:rsid w:val="00732B5F"/>
    <w:rsid w:val="00732F7E"/>
    <w:rsid w:val="00733217"/>
    <w:rsid w:val="00733409"/>
    <w:rsid w:val="007335C8"/>
    <w:rsid w:val="00733936"/>
    <w:rsid w:val="00733A9F"/>
    <w:rsid w:val="00733B29"/>
    <w:rsid w:val="00733E6B"/>
    <w:rsid w:val="00733FE8"/>
    <w:rsid w:val="0073445C"/>
    <w:rsid w:val="0073477A"/>
    <w:rsid w:val="0073493C"/>
    <w:rsid w:val="00734F7D"/>
    <w:rsid w:val="0073558F"/>
    <w:rsid w:val="00735631"/>
    <w:rsid w:val="00735952"/>
    <w:rsid w:val="00736117"/>
    <w:rsid w:val="007365AD"/>
    <w:rsid w:val="0073661D"/>
    <w:rsid w:val="00736643"/>
    <w:rsid w:val="0073721B"/>
    <w:rsid w:val="007374FD"/>
    <w:rsid w:val="007377B2"/>
    <w:rsid w:val="00737951"/>
    <w:rsid w:val="00737A04"/>
    <w:rsid w:val="00737B36"/>
    <w:rsid w:val="00737F73"/>
    <w:rsid w:val="0074009C"/>
    <w:rsid w:val="007404BF"/>
    <w:rsid w:val="007404DE"/>
    <w:rsid w:val="0074050C"/>
    <w:rsid w:val="00740569"/>
    <w:rsid w:val="0074062E"/>
    <w:rsid w:val="00740645"/>
    <w:rsid w:val="00740907"/>
    <w:rsid w:val="007409D7"/>
    <w:rsid w:val="00740A58"/>
    <w:rsid w:val="00740CD2"/>
    <w:rsid w:val="00740D27"/>
    <w:rsid w:val="00740FAF"/>
    <w:rsid w:val="007410EC"/>
    <w:rsid w:val="00741212"/>
    <w:rsid w:val="00741306"/>
    <w:rsid w:val="00741403"/>
    <w:rsid w:val="007419C1"/>
    <w:rsid w:val="00741ADA"/>
    <w:rsid w:val="00741F37"/>
    <w:rsid w:val="007426A5"/>
    <w:rsid w:val="00742B39"/>
    <w:rsid w:val="00742BBD"/>
    <w:rsid w:val="00742DB3"/>
    <w:rsid w:val="00742DC0"/>
    <w:rsid w:val="00743082"/>
    <w:rsid w:val="00743239"/>
    <w:rsid w:val="007432F6"/>
    <w:rsid w:val="007433BC"/>
    <w:rsid w:val="00743574"/>
    <w:rsid w:val="0074374D"/>
    <w:rsid w:val="00743839"/>
    <w:rsid w:val="00743A78"/>
    <w:rsid w:val="00743BE1"/>
    <w:rsid w:val="00743E8C"/>
    <w:rsid w:val="00743F98"/>
    <w:rsid w:val="00743FCD"/>
    <w:rsid w:val="007441A6"/>
    <w:rsid w:val="00744219"/>
    <w:rsid w:val="007443CC"/>
    <w:rsid w:val="0074457B"/>
    <w:rsid w:val="007447D2"/>
    <w:rsid w:val="007447FC"/>
    <w:rsid w:val="00744AD4"/>
    <w:rsid w:val="00744D1B"/>
    <w:rsid w:val="00744D3D"/>
    <w:rsid w:val="00744FC2"/>
    <w:rsid w:val="00745581"/>
    <w:rsid w:val="007456C7"/>
    <w:rsid w:val="0074574F"/>
    <w:rsid w:val="00745A01"/>
    <w:rsid w:val="00745A7A"/>
    <w:rsid w:val="00745A9A"/>
    <w:rsid w:val="00745B38"/>
    <w:rsid w:val="00745B60"/>
    <w:rsid w:val="00745E0D"/>
    <w:rsid w:val="00745E95"/>
    <w:rsid w:val="00745E9F"/>
    <w:rsid w:val="007461A5"/>
    <w:rsid w:val="007461E3"/>
    <w:rsid w:val="0074620C"/>
    <w:rsid w:val="00746314"/>
    <w:rsid w:val="00746317"/>
    <w:rsid w:val="00746412"/>
    <w:rsid w:val="00747036"/>
    <w:rsid w:val="007471E8"/>
    <w:rsid w:val="007473D7"/>
    <w:rsid w:val="007474BE"/>
    <w:rsid w:val="007476EA"/>
    <w:rsid w:val="00747938"/>
    <w:rsid w:val="00747B9D"/>
    <w:rsid w:val="00747EAA"/>
    <w:rsid w:val="00747EDF"/>
    <w:rsid w:val="0075030C"/>
    <w:rsid w:val="00750378"/>
    <w:rsid w:val="0075067D"/>
    <w:rsid w:val="00750963"/>
    <w:rsid w:val="00750D52"/>
    <w:rsid w:val="00750DE8"/>
    <w:rsid w:val="00751004"/>
    <w:rsid w:val="00751429"/>
    <w:rsid w:val="0075148D"/>
    <w:rsid w:val="0075150B"/>
    <w:rsid w:val="00751545"/>
    <w:rsid w:val="00751854"/>
    <w:rsid w:val="00751DB5"/>
    <w:rsid w:val="00751DB8"/>
    <w:rsid w:val="00751E0D"/>
    <w:rsid w:val="00751F38"/>
    <w:rsid w:val="00751FF2"/>
    <w:rsid w:val="00752178"/>
    <w:rsid w:val="007524D1"/>
    <w:rsid w:val="00752892"/>
    <w:rsid w:val="00752B57"/>
    <w:rsid w:val="00752F4A"/>
    <w:rsid w:val="00752F99"/>
    <w:rsid w:val="0075316A"/>
    <w:rsid w:val="00753696"/>
    <w:rsid w:val="00753B2A"/>
    <w:rsid w:val="00753C04"/>
    <w:rsid w:val="00753D43"/>
    <w:rsid w:val="00754579"/>
    <w:rsid w:val="00754888"/>
    <w:rsid w:val="00754AF8"/>
    <w:rsid w:val="007551AD"/>
    <w:rsid w:val="00755231"/>
    <w:rsid w:val="0075579E"/>
    <w:rsid w:val="00755A56"/>
    <w:rsid w:val="00755C98"/>
    <w:rsid w:val="00755DCA"/>
    <w:rsid w:val="00755E1F"/>
    <w:rsid w:val="0075628E"/>
    <w:rsid w:val="007563A9"/>
    <w:rsid w:val="00756514"/>
    <w:rsid w:val="00756BCB"/>
    <w:rsid w:val="00756D70"/>
    <w:rsid w:val="00756DA0"/>
    <w:rsid w:val="00756E19"/>
    <w:rsid w:val="00756F38"/>
    <w:rsid w:val="00757329"/>
    <w:rsid w:val="0075745E"/>
    <w:rsid w:val="00757AF2"/>
    <w:rsid w:val="00757ECF"/>
    <w:rsid w:val="00757F2B"/>
    <w:rsid w:val="0076015F"/>
    <w:rsid w:val="007601E3"/>
    <w:rsid w:val="00760290"/>
    <w:rsid w:val="007607D3"/>
    <w:rsid w:val="0076089D"/>
    <w:rsid w:val="007609C8"/>
    <w:rsid w:val="00760B72"/>
    <w:rsid w:val="00760BC9"/>
    <w:rsid w:val="00760DFB"/>
    <w:rsid w:val="00760EF7"/>
    <w:rsid w:val="00760F34"/>
    <w:rsid w:val="0076152E"/>
    <w:rsid w:val="007617E9"/>
    <w:rsid w:val="007618AA"/>
    <w:rsid w:val="00761A39"/>
    <w:rsid w:val="00761BD0"/>
    <w:rsid w:val="00761BE7"/>
    <w:rsid w:val="00761E5E"/>
    <w:rsid w:val="00762295"/>
    <w:rsid w:val="0076232C"/>
    <w:rsid w:val="007624D8"/>
    <w:rsid w:val="0076261A"/>
    <w:rsid w:val="007627AF"/>
    <w:rsid w:val="007627CE"/>
    <w:rsid w:val="00762D8B"/>
    <w:rsid w:val="00763247"/>
    <w:rsid w:val="0076346C"/>
    <w:rsid w:val="0076357D"/>
    <w:rsid w:val="007638CB"/>
    <w:rsid w:val="00763BDA"/>
    <w:rsid w:val="00764532"/>
    <w:rsid w:val="007646A4"/>
    <w:rsid w:val="00764994"/>
    <w:rsid w:val="007653F0"/>
    <w:rsid w:val="007659CF"/>
    <w:rsid w:val="00765BC5"/>
    <w:rsid w:val="00765CC8"/>
    <w:rsid w:val="00765EF0"/>
    <w:rsid w:val="00766121"/>
    <w:rsid w:val="007661C2"/>
    <w:rsid w:val="007661E2"/>
    <w:rsid w:val="007662DC"/>
    <w:rsid w:val="00766590"/>
    <w:rsid w:val="00766725"/>
    <w:rsid w:val="00766A49"/>
    <w:rsid w:val="00766CD0"/>
    <w:rsid w:val="0076715F"/>
    <w:rsid w:val="00767519"/>
    <w:rsid w:val="00767A46"/>
    <w:rsid w:val="00767E26"/>
    <w:rsid w:val="0077008A"/>
    <w:rsid w:val="007702F5"/>
    <w:rsid w:val="007703C3"/>
    <w:rsid w:val="0077086A"/>
    <w:rsid w:val="00770994"/>
    <w:rsid w:val="00770AB6"/>
    <w:rsid w:val="00770B8D"/>
    <w:rsid w:val="00771141"/>
    <w:rsid w:val="00771256"/>
    <w:rsid w:val="007712B5"/>
    <w:rsid w:val="007712DD"/>
    <w:rsid w:val="007716E9"/>
    <w:rsid w:val="00771774"/>
    <w:rsid w:val="00771927"/>
    <w:rsid w:val="00771A23"/>
    <w:rsid w:val="00771AE3"/>
    <w:rsid w:val="007721DB"/>
    <w:rsid w:val="007723E4"/>
    <w:rsid w:val="00772A9A"/>
    <w:rsid w:val="00772E44"/>
    <w:rsid w:val="00772F54"/>
    <w:rsid w:val="00772F8F"/>
    <w:rsid w:val="00773365"/>
    <w:rsid w:val="0077347A"/>
    <w:rsid w:val="007734CE"/>
    <w:rsid w:val="007736F8"/>
    <w:rsid w:val="007739AA"/>
    <w:rsid w:val="007740C6"/>
    <w:rsid w:val="007742DC"/>
    <w:rsid w:val="00774619"/>
    <w:rsid w:val="00774709"/>
    <w:rsid w:val="00774942"/>
    <w:rsid w:val="00774994"/>
    <w:rsid w:val="007749B6"/>
    <w:rsid w:val="00774A9E"/>
    <w:rsid w:val="00775ED6"/>
    <w:rsid w:val="007765D4"/>
    <w:rsid w:val="0077679D"/>
    <w:rsid w:val="00776D05"/>
    <w:rsid w:val="00777056"/>
    <w:rsid w:val="007773FA"/>
    <w:rsid w:val="0077751F"/>
    <w:rsid w:val="00777543"/>
    <w:rsid w:val="0077778B"/>
    <w:rsid w:val="007777A1"/>
    <w:rsid w:val="00777BD4"/>
    <w:rsid w:val="00777CDF"/>
    <w:rsid w:val="00777F58"/>
    <w:rsid w:val="0078023A"/>
    <w:rsid w:val="00780771"/>
    <w:rsid w:val="007807E0"/>
    <w:rsid w:val="00780C88"/>
    <w:rsid w:val="0078177B"/>
    <w:rsid w:val="0078196F"/>
    <w:rsid w:val="00781ED9"/>
    <w:rsid w:val="0078247D"/>
    <w:rsid w:val="0078253D"/>
    <w:rsid w:val="007825C8"/>
    <w:rsid w:val="00782AA5"/>
    <w:rsid w:val="00782AD3"/>
    <w:rsid w:val="00782BAD"/>
    <w:rsid w:val="00782D19"/>
    <w:rsid w:val="00782EDC"/>
    <w:rsid w:val="00782EE1"/>
    <w:rsid w:val="00782FA3"/>
    <w:rsid w:val="007833D5"/>
    <w:rsid w:val="007835C3"/>
    <w:rsid w:val="0078373C"/>
    <w:rsid w:val="0078396A"/>
    <w:rsid w:val="00783C31"/>
    <w:rsid w:val="00783C72"/>
    <w:rsid w:val="00783E00"/>
    <w:rsid w:val="00784050"/>
    <w:rsid w:val="007841DB"/>
    <w:rsid w:val="0078428A"/>
    <w:rsid w:val="007848C7"/>
    <w:rsid w:val="00784A11"/>
    <w:rsid w:val="00784CB4"/>
    <w:rsid w:val="00784D96"/>
    <w:rsid w:val="0078509E"/>
    <w:rsid w:val="00785308"/>
    <w:rsid w:val="007853B4"/>
    <w:rsid w:val="007853C2"/>
    <w:rsid w:val="00785653"/>
    <w:rsid w:val="00785985"/>
    <w:rsid w:val="00785A0B"/>
    <w:rsid w:val="00785FB4"/>
    <w:rsid w:val="007860D4"/>
    <w:rsid w:val="00786291"/>
    <w:rsid w:val="007862C7"/>
    <w:rsid w:val="0078637F"/>
    <w:rsid w:val="007869E5"/>
    <w:rsid w:val="007872D6"/>
    <w:rsid w:val="0078738B"/>
    <w:rsid w:val="00787496"/>
    <w:rsid w:val="0078762A"/>
    <w:rsid w:val="0078775E"/>
    <w:rsid w:val="00787C26"/>
    <w:rsid w:val="00787DD8"/>
    <w:rsid w:val="00787EC2"/>
    <w:rsid w:val="00787F23"/>
    <w:rsid w:val="00790203"/>
    <w:rsid w:val="0079020D"/>
    <w:rsid w:val="00790623"/>
    <w:rsid w:val="00790AD0"/>
    <w:rsid w:val="00790ADC"/>
    <w:rsid w:val="00790AE8"/>
    <w:rsid w:val="0079127D"/>
    <w:rsid w:val="00791283"/>
    <w:rsid w:val="00791306"/>
    <w:rsid w:val="00791569"/>
    <w:rsid w:val="00791714"/>
    <w:rsid w:val="007918BE"/>
    <w:rsid w:val="00791F1C"/>
    <w:rsid w:val="007927F0"/>
    <w:rsid w:val="00792864"/>
    <w:rsid w:val="0079297D"/>
    <w:rsid w:val="00792A2C"/>
    <w:rsid w:val="00792BA7"/>
    <w:rsid w:val="00792BB6"/>
    <w:rsid w:val="00792F71"/>
    <w:rsid w:val="00793124"/>
    <w:rsid w:val="00793227"/>
    <w:rsid w:val="007935F9"/>
    <w:rsid w:val="00793D6D"/>
    <w:rsid w:val="00793F30"/>
    <w:rsid w:val="007941AA"/>
    <w:rsid w:val="0079456E"/>
    <w:rsid w:val="007945D0"/>
    <w:rsid w:val="00794917"/>
    <w:rsid w:val="0079491F"/>
    <w:rsid w:val="007952A2"/>
    <w:rsid w:val="007955E8"/>
    <w:rsid w:val="00795796"/>
    <w:rsid w:val="00795951"/>
    <w:rsid w:val="00795F28"/>
    <w:rsid w:val="00795F88"/>
    <w:rsid w:val="007962EF"/>
    <w:rsid w:val="00796416"/>
    <w:rsid w:val="00796843"/>
    <w:rsid w:val="0079689F"/>
    <w:rsid w:val="00797144"/>
    <w:rsid w:val="00797575"/>
    <w:rsid w:val="00797A47"/>
    <w:rsid w:val="00797DDA"/>
    <w:rsid w:val="007A0026"/>
    <w:rsid w:val="007A0953"/>
    <w:rsid w:val="007A0C12"/>
    <w:rsid w:val="007A0D5B"/>
    <w:rsid w:val="007A0D8C"/>
    <w:rsid w:val="007A12A8"/>
    <w:rsid w:val="007A12B9"/>
    <w:rsid w:val="007A12F1"/>
    <w:rsid w:val="007A139C"/>
    <w:rsid w:val="007A172E"/>
    <w:rsid w:val="007A184D"/>
    <w:rsid w:val="007A1DEA"/>
    <w:rsid w:val="007A1F8A"/>
    <w:rsid w:val="007A23E6"/>
    <w:rsid w:val="007A2421"/>
    <w:rsid w:val="007A2869"/>
    <w:rsid w:val="007A2CE5"/>
    <w:rsid w:val="007A2E0C"/>
    <w:rsid w:val="007A3069"/>
    <w:rsid w:val="007A35C1"/>
    <w:rsid w:val="007A36A3"/>
    <w:rsid w:val="007A3B2F"/>
    <w:rsid w:val="007A3EF6"/>
    <w:rsid w:val="007A4122"/>
    <w:rsid w:val="007A4131"/>
    <w:rsid w:val="007A4336"/>
    <w:rsid w:val="007A45A9"/>
    <w:rsid w:val="007A466D"/>
    <w:rsid w:val="007A4776"/>
    <w:rsid w:val="007A4947"/>
    <w:rsid w:val="007A4A7F"/>
    <w:rsid w:val="007A4AA8"/>
    <w:rsid w:val="007A4CC4"/>
    <w:rsid w:val="007A4E8E"/>
    <w:rsid w:val="007A4FD0"/>
    <w:rsid w:val="007A5182"/>
    <w:rsid w:val="007A518C"/>
    <w:rsid w:val="007A573A"/>
    <w:rsid w:val="007A5848"/>
    <w:rsid w:val="007A586D"/>
    <w:rsid w:val="007A58C5"/>
    <w:rsid w:val="007A5B82"/>
    <w:rsid w:val="007A5D36"/>
    <w:rsid w:val="007A5ED6"/>
    <w:rsid w:val="007A5FB6"/>
    <w:rsid w:val="007A60C0"/>
    <w:rsid w:val="007A613C"/>
    <w:rsid w:val="007A628C"/>
    <w:rsid w:val="007A62A6"/>
    <w:rsid w:val="007A635E"/>
    <w:rsid w:val="007A66FE"/>
    <w:rsid w:val="007A6A81"/>
    <w:rsid w:val="007A6A8E"/>
    <w:rsid w:val="007A722F"/>
    <w:rsid w:val="007A750E"/>
    <w:rsid w:val="007A7CA1"/>
    <w:rsid w:val="007A7D66"/>
    <w:rsid w:val="007A7D76"/>
    <w:rsid w:val="007A7DAC"/>
    <w:rsid w:val="007B0110"/>
    <w:rsid w:val="007B03DD"/>
    <w:rsid w:val="007B0510"/>
    <w:rsid w:val="007B0576"/>
    <w:rsid w:val="007B05A6"/>
    <w:rsid w:val="007B0927"/>
    <w:rsid w:val="007B1659"/>
    <w:rsid w:val="007B167F"/>
    <w:rsid w:val="007B16BD"/>
    <w:rsid w:val="007B1903"/>
    <w:rsid w:val="007B1B11"/>
    <w:rsid w:val="007B1B98"/>
    <w:rsid w:val="007B1CFD"/>
    <w:rsid w:val="007B2357"/>
    <w:rsid w:val="007B235C"/>
    <w:rsid w:val="007B25C9"/>
    <w:rsid w:val="007B29E7"/>
    <w:rsid w:val="007B2B21"/>
    <w:rsid w:val="007B2CE1"/>
    <w:rsid w:val="007B2D46"/>
    <w:rsid w:val="007B300D"/>
    <w:rsid w:val="007B31BD"/>
    <w:rsid w:val="007B3444"/>
    <w:rsid w:val="007B34ED"/>
    <w:rsid w:val="007B35B7"/>
    <w:rsid w:val="007B3A0F"/>
    <w:rsid w:val="007B3C70"/>
    <w:rsid w:val="007B3CBB"/>
    <w:rsid w:val="007B3EFC"/>
    <w:rsid w:val="007B4293"/>
    <w:rsid w:val="007B436C"/>
    <w:rsid w:val="007B4884"/>
    <w:rsid w:val="007B53A7"/>
    <w:rsid w:val="007B5406"/>
    <w:rsid w:val="007B546B"/>
    <w:rsid w:val="007B5988"/>
    <w:rsid w:val="007B5E05"/>
    <w:rsid w:val="007B5F62"/>
    <w:rsid w:val="007B608B"/>
    <w:rsid w:val="007B6546"/>
    <w:rsid w:val="007B658E"/>
    <w:rsid w:val="007B6C0D"/>
    <w:rsid w:val="007B6C48"/>
    <w:rsid w:val="007B6EE1"/>
    <w:rsid w:val="007B6F85"/>
    <w:rsid w:val="007B726E"/>
    <w:rsid w:val="007B7E75"/>
    <w:rsid w:val="007C0071"/>
    <w:rsid w:val="007C0172"/>
    <w:rsid w:val="007C06B3"/>
    <w:rsid w:val="007C07DA"/>
    <w:rsid w:val="007C09A7"/>
    <w:rsid w:val="007C1192"/>
    <w:rsid w:val="007C132B"/>
    <w:rsid w:val="007C184A"/>
    <w:rsid w:val="007C185A"/>
    <w:rsid w:val="007C18A3"/>
    <w:rsid w:val="007C1ADF"/>
    <w:rsid w:val="007C1CF5"/>
    <w:rsid w:val="007C20C6"/>
    <w:rsid w:val="007C241F"/>
    <w:rsid w:val="007C26F1"/>
    <w:rsid w:val="007C271E"/>
    <w:rsid w:val="007C297D"/>
    <w:rsid w:val="007C29DD"/>
    <w:rsid w:val="007C2C27"/>
    <w:rsid w:val="007C2DB8"/>
    <w:rsid w:val="007C3105"/>
    <w:rsid w:val="007C33D3"/>
    <w:rsid w:val="007C387C"/>
    <w:rsid w:val="007C3B08"/>
    <w:rsid w:val="007C3B64"/>
    <w:rsid w:val="007C3D41"/>
    <w:rsid w:val="007C3D77"/>
    <w:rsid w:val="007C3ECA"/>
    <w:rsid w:val="007C3ECF"/>
    <w:rsid w:val="007C4396"/>
    <w:rsid w:val="007C4857"/>
    <w:rsid w:val="007C4B4D"/>
    <w:rsid w:val="007C4D7D"/>
    <w:rsid w:val="007C4DA2"/>
    <w:rsid w:val="007C5082"/>
    <w:rsid w:val="007C53E0"/>
    <w:rsid w:val="007C54DB"/>
    <w:rsid w:val="007C577B"/>
    <w:rsid w:val="007C5A32"/>
    <w:rsid w:val="007C5A93"/>
    <w:rsid w:val="007C5B2E"/>
    <w:rsid w:val="007C5B2F"/>
    <w:rsid w:val="007C5C21"/>
    <w:rsid w:val="007C5F5C"/>
    <w:rsid w:val="007C5F86"/>
    <w:rsid w:val="007C5F99"/>
    <w:rsid w:val="007C62F1"/>
    <w:rsid w:val="007C6424"/>
    <w:rsid w:val="007C6891"/>
    <w:rsid w:val="007C69E9"/>
    <w:rsid w:val="007C6C79"/>
    <w:rsid w:val="007C71EC"/>
    <w:rsid w:val="007C72BC"/>
    <w:rsid w:val="007C7353"/>
    <w:rsid w:val="007C779C"/>
    <w:rsid w:val="007C7827"/>
    <w:rsid w:val="007C7CE5"/>
    <w:rsid w:val="007C7F51"/>
    <w:rsid w:val="007D010E"/>
    <w:rsid w:val="007D044F"/>
    <w:rsid w:val="007D0798"/>
    <w:rsid w:val="007D08A4"/>
    <w:rsid w:val="007D0A06"/>
    <w:rsid w:val="007D0C8A"/>
    <w:rsid w:val="007D0E38"/>
    <w:rsid w:val="007D1119"/>
    <w:rsid w:val="007D1440"/>
    <w:rsid w:val="007D1537"/>
    <w:rsid w:val="007D157C"/>
    <w:rsid w:val="007D1938"/>
    <w:rsid w:val="007D1B5E"/>
    <w:rsid w:val="007D1BD8"/>
    <w:rsid w:val="007D1D13"/>
    <w:rsid w:val="007D1D70"/>
    <w:rsid w:val="007D1E84"/>
    <w:rsid w:val="007D20D5"/>
    <w:rsid w:val="007D23C9"/>
    <w:rsid w:val="007D266A"/>
    <w:rsid w:val="007D27EB"/>
    <w:rsid w:val="007D2829"/>
    <w:rsid w:val="007D2A90"/>
    <w:rsid w:val="007D2C91"/>
    <w:rsid w:val="007D2F85"/>
    <w:rsid w:val="007D3034"/>
    <w:rsid w:val="007D352F"/>
    <w:rsid w:val="007D360A"/>
    <w:rsid w:val="007D36CD"/>
    <w:rsid w:val="007D37EA"/>
    <w:rsid w:val="007D37F3"/>
    <w:rsid w:val="007D3B38"/>
    <w:rsid w:val="007D3F7E"/>
    <w:rsid w:val="007D4050"/>
    <w:rsid w:val="007D40E3"/>
    <w:rsid w:val="007D42D5"/>
    <w:rsid w:val="007D43D5"/>
    <w:rsid w:val="007D4FA1"/>
    <w:rsid w:val="007D56D1"/>
    <w:rsid w:val="007D57D6"/>
    <w:rsid w:val="007D5C5A"/>
    <w:rsid w:val="007D5D30"/>
    <w:rsid w:val="007D5DBC"/>
    <w:rsid w:val="007D6004"/>
    <w:rsid w:val="007D6134"/>
    <w:rsid w:val="007D6471"/>
    <w:rsid w:val="007D6662"/>
    <w:rsid w:val="007D667C"/>
    <w:rsid w:val="007D6ABC"/>
    <w:rsid w:val="007D6D88"/>
    <w:rsid w:val="007D716B"/>
    <w:rsid w:val="007D71D2"/>
    <w:rsid w:val="007D7382"/>
    <w:rsid w:val="007D756E"/>
    <w:rsid w:val="007D7AE6"/>
    <w:rsid w:val="007D7B0F"/>
    <w:rsid w:val="007D7DC1"/>
    <w:rsid w:val="007D7E9F"/>
    <w:rsid w:val="007D7EE0"/>
    <w:rsid w:val="007D7F23"/>
    <w:rsid w:val="007D7F3B"/>
    <w:rsid w:val="007E068C"/>
    <w:rsid w:val="007E073E"/>
    <w:rsid w:val="007E0B25"/>
    <w:rsid w:val="007E0B5A"/>
    <w:rsid w:val="007E0D11"/>
    <w:rsid w:val="007E0D6E"/>
    <w:rsid w:val="007E0FDD"/>
    <w:rsid w:val="007E10F7"/>
    <w:rsid w:val="007E11FC"/>
    <w:rsid w:val="007E1442"/>
    <w:rsid w:val="007E1452"/>
    <w:rsid w:val="007E18CA"/>
    <w:rsid w:val="007E19FF"/>
    <w:rsid w:val="007E1B47"/>
    <w:rsid w:val="007E1D38"/>
    <w:rsid w:val="007E1EF6"/>
    <w:rsid w:val="007E1FE9"/>
    <w:rsid w:val="007E2383"/>
    <w:rsid w:val="007E243F"/>
    <w:rsid w:val="007E2857"/>
    <w:rsid w:val="007E2D9F"/>
    <w:rsid w:val="007E3289"/>
    <w:rsid w:val="007E33C4"/>
    <w:rsid w:val="007E3618"/>
    <w:rsid w:val="007E3B1C"/>
    <w:rsid w:val="007E3CB3"/>
    <w:rsid w:val="007E3DF4"/>
    <w:rsid w:val="007E3E63"/>
    <w:rsid w:val="007E4235"/>
    <w:rsid w:val="007E4314"/>
    <w:rsid w:val="007E445A"/>
    <w:rsid w:val="007E466B"/>
    <w:rsid w:val="007E4B6F"/>
    <w:rsid w:val="007E4DBD"/>
    <w:rsid w:val="007E502F"/>
    <w:rsid w:val="007E5248"/>
    <w:rsid w:val="007E55CB"/>
    <w:rsid w:val="007E57C9"/>
    <w:rsid w:val="007E5C49"/>
    <w:rsid w:val="007E5F18"/>
    <w:rsid w:val="007E5F4F"/>
    <w:rsid w:val="007E66EC"/>
    <w:rsid w:val="007E67E3"/>
    <w:rsid w:val="007E6814"/>
    <w:rsid w:val="007E6996"/>
    <w:rsid w:val="007E6B20"/>
    <w:rsid w:val="007E6E6D"/>
    <w:rsid w:val="007E6E77"/>
    <w:rsid w:val="007E7270"/>
    <w:rsid w:val="007E7680"/>
    <w:rsid w:val="007E78D5"/>
    <w:rsid w:val="007E78E8"/>
    <w:rsid w:val="007E7E4C"/>
    <w:rsid w:val="007F001A"/>
    <w:rsid w:val="007F017E"/>
    <w:rsid w:val="007F0722"/>
    <w:rsid w:val="007F073B"/>
    <w:rsid w:val="007F0860"/>
    <w:rsid w:val="007F09D6"/>
    <w:rsid w:val="007F0E81"/>
    <w:rsid w:val="007F0EBD"/>
    <w:rsid w:val="007F10FE"/>
    <w:rsid w:val="007F1118"/>
    <w:rsid w:val="007F14A0"/>
    <w:rsid w:val="007F1A36"/>
    <w:rsid w:val="007F1BAD"/>
    <w:rsid w:val="007F1D52"/>
    <w:rsid w:val="007F299A"/>
    <w:rsid w:val="007F2B11"/>
    <w:rsid w:val="007F2E30"/>
    <w:rsid w:val="007F2E6C"/>
    <w:rsid w:val="007F2EEF"/>
    <w:rsid w:val="007F2FDD"/>
    <w:rsid w:val="007F30C6"/>
    <w:rsid w:val="007F35B2"/>
    <w:rsid w:val="007F36E0"/>
    <w:rsid w:val="007F3955"/>
    <w:rsid w:val="007F3B67"/>
    <w:rsid w:val="007F3BA6"/>
    <w:rsid w:val="007F3DBA"/>
    <w:rsid w:val="007F3F49"/>
    <w:rsid w:val="007F4275"/>
    <w:rsid w:val="007F4935"/>
    <w:rsid w:val="007F4C07"/>
    <w:rsid w:val="007F4C39"/>
    <w:rsid w:val="007F4C3A"/>
    <w:rsid w:val="007F4F1C"/>
    <w:rsid w:val="007F4F6B"/>
    <w:rsid w:val="007F51D5"/>
    <w:rsid w:val="007F52C7"/>
    <w:rsid w:val="007F5CF2"/>
    <w:rsid w:val="007F625A"/>
    <w:rsid w:val="007F62DC"/>
    <w:rsid w:val="007F64D2"/>
    <w:rsid w:val="007F651C"/>
    <w:rsid w:val="007F676D"/>
    <w:rsid w:val="007F6952"/>
    <w:rsid w:val="007F6DAF"/>
    <w:rsid w:val="007F6EA8"/>
    <w:rsid w:val="007F6F70"/>
    <w:rsid w:val="007F7481"/>
    <w:rsid w:val="007F74D6"/>
    <w:rsid w:val="007F750C"/>
    <w:rsid w:val="007F7809"/>
    <w:rsid w:val="007F7838"/>
    <w:rsid w:val="007F7A6C"/>
    <w:rsid w:val="007F7DC5"/>
    <w:rsid w:val="00800524"/>
    <w:rsid w:val="00800C23"/>
    <w:rsid w:val="00800E2D"/>
    <w:rsid w:val="0080100A"/>
    <w:rsid w:val="00801012"/>
    <w:rsid w:val="00801321"/>
    <w:rsid w:val="00801548"/>
    <w:rsid w:val="00801B12"/>
    <w:rsid w:val="00801DA3"/>
    <w:rsid w:val="0080259A"/>
    <w:rsid w:val="008025F5"/>
    <w:rsid w:val="00802777"/>
    <w:rsid w:val="00802C0D"/>
    <w:rsid w:val="00802F50"/>
    <w:rsid w:val="0080366F"/>
    <w:rsid w:val="008036BA"/>
    <w:rsid w:val="00803702"/>
    <w:rsid w:val="00804521"/>
    <w:rsid w:val="0080473C"/>
    <w:rsid w:val="008047B9"/>
    <w:rsid w:val="0080520D"/>
    <w:rsid w:val="00805616"/>
    <w:rsid w:val="008056D6"/>
    <w:rsid w:val="00805A47"/>
    <w:rsid w:val="00806026"/>
    <w:rsid w:val="008063D6"/>
    <w:rsid w:val="008063FA"/>
    <w:rsid w:val="00806537"/>
    <w:rsid w:val="00806868"/>
    <w:rsid w:val="008069D3"/>
    <w:rsid w:val="008069D4"/>
    <w:rsid w:val="00806AFF"/>
    <w:rsid w:val="00806D0B"/>
    <w:rsid w:val="00806E3D"/>
    <w:rsid w:val="00807173"/>
    <w:rsid w:val="00807679"/>
    <w:rsid w:val="00807845"/>
    <w:rsid w:val="00807870"/>
    <w:rsid w:val="00807D69"/>
    <w:rsid w:val="00807F30"/>
    <w:rsid w:val="00807FD8"/>
    <w:rsid w:val="00808998"/>
    <w:rsid w:val="0081013D"/>
    <w:rsid w:val="00810269"/>
    <w:rsid w:val="008102FE"/>
    <w:rsid w:val="00810544"/>
    <w:rsid w:val="008106EA"/>
    <w:rsid w:val="00810A58"/>
    <w:rsid w:val="00811167"/>
    <w:rsid w:val="00811229"/>
    <w:rsid w:val="0081155B"/>
    <w:rsid w:val="00811884"/>
    <w:rsid w:val="00811BB4"/>
    <w:rsid w:val="00811D69"/>
    <w:rsid w:val="00811F4A"/>
    <w:rsid w:val="00811F55"/>
    <w:rsid w:val="00812459"/>
    <w:rsid w:val="008124E9"/>
    <w:rsid w:val="00812A66"/>
    <w:rsid w:val="00812A7B"/>
    <w:rsid w:val="00812AC4"/>
    <w:rsid w:val="00812B91"/>
    <w:rsid w:val="00812BF0"/>
    <w:rsid w:val="00812C56"/>
    <w:rsid w:val="00812D91"/>
    <w:rsid w:val="008131DC"/>
    <w:rsid w:val="00813244"/>
    <w:rsid w:val="00813AFE"/>
    <w:rsid w:val="00813CF0"/>
    <w:rsid w:val="00813ECA"/>
    <w:rsid w:val="0081401B"/>
    <w:rsid w:val="008142BD"/>
    <w:rsid w:val="008146FA"/>
    <w:rsid w:val="0081472D"/>
    <w:rsid w:val="00814817"/>
    <w:rsid w:val="00814A70"/>
    <w:rsid w:val="0081507A"/>
    <w:rsid w:val="00815115"/>
    <w:rsid w:val="00815234"/>
    <w:rsid w:val="0081526F"/>
    <w:rsid w:val="00815294"/>
    <w:rsid w:val="0081554E"/>
    <w:rsid w:val="00815711"/>
    <w:rsid w:val="00815AC7"/>
    <w:rsid w:val="00815BDF"/>
    <w:rsid w:val="0081606C"/>
    <w:rsid w:val="00816BD8"/>
    <w:rsid w:val="00816BEF"/>
    <w:rsid w:val="00816DA7"/>
    <w:rsid w:val="00816E56"/>
    <w:rsid w:val="00816EE6"/>
    <w:rsid w:val="00816F2C"/>
    <w:rsid w:val="0081743A"/>
    <w:rsid w:val="00817A05"/>
    <w:rsid w:val="00817FCD"/>
    <w:rsid w:val="00820307"/>
    <w:rsid w:val="008203CB"/>
    <w:rsid w:val="00820633"/>
    <w:rsid w:val="00820958"/>
    <w:rsid w:val="0082096A"/>
    <w:rsid w:val="00820A18"/>
    <w:rsid w:val="00820E9F"/>
    <w:rsid w:val="008212F5"/>
    <w:rsid w:val="008213A0"/>
    <w:rsid w:val="00821537"/>
    <w:rsid w:val="008217AB"/>
    <w:rsid w:val="00821BD9"/>
    <w:rsid w:val="00821D91"/>
    <w:rsid w:val="0082203F"/>
    <w:rsid w:val="008220E4"/>
    <w:rsid w:val="008222EB"/>
    <w:rsid w:val="008223BE"/>
    <w:rsid w:val="00822614"/>
    <w:rsid w:val="008229B7"/>
    <w:rsid w:val="00822AFA"/>
    <w:rsid w:val="00822EEB"/>
    <w:rsid w:val="0082331C"/>
    <w:rsid w:val="008236C7"/>
    <w:rsid w:val="0082370E"/>
    <w:rsid w:val="008237D1"/>
    <w:rsid w:val="008239C2"/>
    <w:rsid w:val="00823B2F"/>
    <w:rsid w:val="00824176"/>
    <w:rsid w:val="00824242"/>
    <w:rsid w:val="00824809"/>
    <w:rsid w:val="00824AF8"/>
    <w:rsid w:val="00824B83"/>
    <w:rsid w:val="00824F89"/>
    <w:rsid w:val="00824FAB"/>
    <w:rsid w:val="0082520D"/>
    <w:rsid w:val="008255D4"/>
    <w:rsid w:val="008257E5"/>
    <w:rsid w:val="00825DFD"/>
    <w:rsid w:val="00826155"/>
    <w:rsid w:val="008263CD"/>
    <w:rsid w:val="00826432"/>
    <w:rsid w:val="00826A29"/>
    <w:rsid w:val="00826B8B"/>
    <w:rsid w:val="00826E49"/>
    <w:rsid w:val="0082708B"/>
    <w:rsid w:val="00827708"/>
    <w:rsid w:val="00827939"/>
    <w:rsid w:val="00827AF6"/>
    <w:rsid w:val="00827C50"/>
    <w:rsid w:val="00827F2F"/>
    <w:rsid w:val="008302E7"/>
    <w:rsid w:val="00830416"/>
    <w:rsid w:val="00830BED"/>
    <w:rsid w:val="00830BFE"/>
    <w:rsid w:val="00830CEA"/>
    <w:rsid w:val="008312D2"/>
    <w:rsid w:val="008316F9"/>
    <w:rsid w:val="00831AB4"/>
    <w:rsid w:val="00831B2F"/>
    <w:rsid w:val="00831B9A"/>
    <w:rsid w:val="00831E9C"/>
    <w:rsid w:val="00831F28"/>
    <w:rsid w:val="008321AB"/>
    <w:rsid w:val="0083223C"/>
    <w:rsid w:val="00832492"/>
    <w:rsid w:val="00832776"/>
    <w:rsid w:val="00832826"/>
    <w:rsid w:val="00832897"/>
    <w:rsid w:val="0083290C"/>
    <w:rsid w:val="00832FCF"/>
    <w:rsid w:val="008331F7"/>
    <w:rsid w:val="0083323E"/>
    <w:rsid w:val="00833264"/>
    <w:rsid w:val="008338C0"/>
    <w:rsid w:val="00833EE8"/>
    <w:rsid w:val="00834122"/>
    <w:rsid w:val="008346FF"/>
    <w:rsid w:val="00834FF5"/>
    <w:rsid w:val="00835034"/>
    <w:rsid w:val="00835592"/>
    <w:rsid w:val="00835ACA"/>
    <w:rsid w:val="00835B2A"/>
    <w:rsid w:val="00835DFB"/>
    <w:rsid w:val="00835E12"/>
    <w:rsid w:val="00835E5D"/>
    <w:rsid w:val="00835F17"/>
    <w:rsid w:val="0083659D"/>
    <w:rsid w:val="008366CE"/>
    <w:rsid w:val="008369F9"/>
    <w:rsid w:val="0083750A"/>
    <w:rsid w:val="008376D5"/>
    <w:rsid w:val="008377D8"/>
    <w:rsid w:val="00837882"/>
    <w:rsid w:val="008378C1"/>
    <w:rsid w:val="00837CD1"/>
    <w:rsid w:val="00837E69"/>
    <w:rsid w:val="00837F95"/>
    <w:rsid w:val="0084030C"/>
    <w:rsid w:val="008405C5"/>
    <w:rsid w:val="00840679"/>
    <w:rsid w:val="0084067F"/>
    <w:rsid w:val="0084079A"/>
    <w:rsid w:val="00840954"/>
    <w:rsid w:val="00840A48"/>
    <w:rsid w:val="00840A64"/>
    <w:rsid w:val="00840AB2"/>
    <w:rsid w:val="00840C5B"/>
    <w:rsid w:val="00840CA3"/>
    <w:rsid w:val="00840D98"/>
    <w:rsid w:val="00840DB3"/>
    <w:rsid w:val="00840F9E"/>
    <w:rsid w:val="00841189"/>
    <w:rsid w:val="008415E4"/>
    <w:rsid w:val="00841633"/>
    <w:rsid w:val="00841686"/>
    <w:rsid w:val="00841688"/>
    <w:rsid w:val="008416A1"/>
    <w:rsid w:val="00841A3D"/>
    <w:rsid w:val="00841C50"/>
    <w:rsid w:val="00841EBC"/>
    <w:rsid w:val="00842166"/>
    <w:rsid w:val="0084259F"/>
    <w:rsid w:val="0084270E"/>
    <w:rsid w:val="00842A43"/>
    <w:rsid w:val="00842A62"/>
    <w:rsid w:val="00843043"/>
    <w:rsid w:val="0084312C"/>
    <w:rsid w:val="00843175"/>
    <w:rsid w:val="00843206"/>
    <w:rsid w:val="0084328A"/>
    <w:rsid w:val="00843361"/>
    <w:rsid w:val="00843635"/>
    <w:rsid w:val="008436F3"/>
    <w:rsid w:val="008441E3"/>
    <w:rsid w:val="00844990"/>
    <w:rsid w:val="00844A3A"/>
    <w:rsid w:val="00844BEE"/>
    <w:rsid w:val="00845000"/>
    <w:rsid w:val="008453E2"/>
    <w:rsid w:val="008455F5"/>
    <w:rsid w:val="00845937"/>
    <w:rsid w:val="00845A61"/>
    <w:rsid w:val="00845A69"/>
    <w:rsid w:val="00845BE9"/>
    <w:rsid w:val="00845CE1"/>
    <w:rsid w:val="00845DFC"/>
    <w:rsid w:val="00845F64"/>
    <w:rsid w:val="00846231"/>
    <w:rsid w:val="0084659F"/>
    <w:rsid w:val="008467BA"/>
    <w:rsid w:val="008467BF"/>
    <w:rsid w:val="008468B5"/>
    <w:rsid w:val="008469FB"/>
    <w:rsid w:val="00846A11"/>
    <w:rsid w:val="00846DAC"/>
    <w:rsid w:val="00847279"/>
    <w:rsid w:val="00847663"/>
    <w:rsid w:val="008477B6"/>
    <w:rsid w:val="00847AF4"/>
    <w:rsid w:val="00850051"/>
    <w:rsid w:val="008501C9"/>
    <w:rsid w:val="0085033A"/>
    <w:rsid w:val="00850381"/>
    <w:rsid w:val="008503B3"/>
    <w:rsid w:val="008504B0"/>
    <w:rsid w:val="00850633"/>
    <w:rsid w:val="008509B0"/>
    <w:rsid w:val="008509D3"/>
    <w:rsid w:val="008509F5"/>
    <w:rsid w:val="00850A1C"/>
    <w:rsid w:val="00850C03"/>
    <w:rsid w:val="00850FC7"/>
    <w:rsid w:val="00851422"/>
    <w:rsid w:val="008514DD"/>
    <w:rsid w:val="00851538"/>
    <w:rsid w:val="00851911"/>
    <w:rsid w:val="00851C9D"/>
    <w:rsid w:val="00851E04"/>
    <w:rsid w:val="00851F6A"/>
    <w:rsid w:val="00852250"/>
    <w:rsid w:val="008524B9"/>
    <w:rsid w:val="008528DF"/>
    <w:rsid w:val="008529A5"/>
    <w:rsid w:val="00852A0E"/>
    <w:rsid w:val="00852CE5"/>
    <w:rsid w:val="00853061"/>
    <w:rsid w:val="008530EC"/>
    <w:rsid w:val="0085316C"/>
    <w:rsid w:val="0085317F"/>
    <w:rsid w:val="008531B7"/>
    <w:rsid w:val="00853384"/>
    <w:rsid w:val="00853530"/>
    <w:rsid w:val="008536DA"/>
    <w:rsid w:val="008537FA"/>
    <w:rsid w:val="0085399F"/>
    <w:rsid w:val="008539E0"/>
    <w:rsid w:val="00853DD5"/>
    <w:rsid w:val="0085448A"/>
    <w:rsid w:val="008545C6"/>
    <w:rsid w:val="00854683"/>
    <w:rsid w:val="00854859"/>
    <w:rsid w:val="008549DA"/>
    <w:rsid w:val="00854A7E"/>
    <w:rsid w:val="00854C27"/>
    <w:rsid w:val="00854CA3"/>
    <w:rsid w:val="00855360"/>
    <w:rsid w:val="008556DF"/>
    <w:rsid w:val="0085573C"/>
    <w:rsid w:val="00855B02"/>
    <w:rsid w:val="00855CE2"/>
    <w:rsid w:val="00855E1A"/>
    <w:rsid w:val="00856043"/>
    <w:rsid w:val="00856046"/>
    <w:rsid w:val="008560AC"/>
    <w:rsid w:val="008561CC"/>
    <w:rsid w:val="0085646F"/>
    <w:rsid w:val="00856A72"/>
    <w:rsid w:val="00856BC0"/>
    <w:rsid w:val="00856E94"/>
    <w:rsid w:val="008571B6"/>
    <w:rsid w:val="00857957"/>
    <w:rsid w:val="00857A4A"/>
    <w:rsid w:val="0085C379"/>
    <w:rsid w:val="00860679"/>
    <w:rsid w:val="0086077F"/>
    <w:rsid w:val="00860818"/>
    <w:rsid w:val="0086110E"/>
    <w:rsid w:val="008611C7"/>
    <w:rsid w:val="00861387"/>
    <w:rsid w:val="008614E8"/>
    <w:rsid w:val="00861650"/>
    <w:rsid w:val="0086178A"/>
    <w:rsid w:val="00861E18"/>
    <w:rsid w:val="00861E9B"/>
    <w:rsid w:val="008620EA"/>
    <w:rsid w:val="0086236B"/>
    <w:rsid w:val="008625C1"/>
    <w:rsid w:val="008627B7"/>
    <w:rsid w:val="008628C7"/>
    <w:rsid w:val="00862953"/>
    <w:rsid w:val="00862BC3"/>
    <w:rsid w:val="00862BC7"/>
    <w:rsid w:val="00862F08"/>
    <w:rsid w:val="00863E86"/>
    <w:rsid w:val="008640B6"/>
    <w:rsid w:val="008641E9"/>
    <w:rsid w:val="00864292"/>
    <w:rsid w:val="008642CF"/>
    <w:rsid w:val="0086464A"/>
    <w:rsid w:val="00864E48"/>
    <w:rsid w:val="00864EBD"/>
    <w:rsid w:val="00864FC2"/>
    <w:rsid w:val="00865150"/>
    <w:rsid w:val="008652C4"/>
    <w:rsid w:val="00865344"/>
    <w:rsid w:val="00865401"/>
    <w:rsid w:val="008654FF"/>
    <w:rsid w:val="0086583C"/>
    <w:rsid w:val="0086596F"/>
    <w:rsid w:val="00865B87"/>
    <w:rsid w:val="00865CC4"/>
    <w:rsid w:val="00866116"/>
    <w:rsid w:val="00866362"/>
    <w:rsid w:val="00866711"/>
    <w:rsid w:val="00866764"/>
    <w:rsid w:val="008668DF"/>
    <w:rsid w:val="00866FF6"/>
    <w:rsid w:val="008670B5"/>
    <w:rsid w:val="008672E1"/>
    <w:rsid w:val="00867478"/>
    <w:rsid w:val="008676F2"/>
    <w:rsid w:val="00867C97"/>
    <w:rsid w:val="00867F9D"/>
    <w:rsid w:val="0087018E"/>
    <w:rsid w:val="008704AA"/>
    <w:rsid w:val="008706A1"/>
    <w:rsid w:val="00870716"/>
    <w:rsid w:val="00870D57"/>
    <w:rsid w:val="00870E6C"/>
    <w:rsid w:val="008710DB"/>
    <w:rsid w:val="00871238"/>
    <w:rsid w:val="00871936"/>
    <w:rsid w:val="008719C7"/>
    <w:rsid w:val="00871A74"/>
    <w:rsid w:val="00871AE9"/>
    <w:rsid w:val="00871B73"/>
    <w:rsid w:val="00871D46"/>
    <w:rsid w:val="00872108"/>
    <w:rsid w:val="0087220E"/>
    <w:rsid w:val="00872249"/>
    <w:rsid w:val="008727E2"/>
    <w:rsid w:val="00872B53"/>
    <w:rsid w:val="00872B85"/>
    <w:rsid w:val="00873115"/>
    <w:rsid w:val="008731C2"/>
    <w:rsid w:val="00873234"/>
    <w:rsid w:val="00873245"/>
    <w:rsid w:val="00873517"/>
    <w:rsid w:val="008735D5"/>
    <w:rsid w:val="008739AF"/>
    <w:rsid w:val="00873E2D"/>
    <w:rsid w:val="00873FFF"/>
    <w:rsid w:val="008740D0"/>
    <w:rsid w:val="008745B3"/>
    <w:rsid w:val="008749D1"/>
    <w:rsid w:val="00874C05"/>
    <w:rsid w:val="00874E3D"/>
    <w:rsid w:val="00874F61"/>
    <w:rsid w:val="008752B7"/>
    <w:rsid w:val="008755DC"/>
    <w:rsid w:val="00875618"/>
    <w:rsid w:val="0087572F"/>
    <w:rsid w:val="0087576D"/>
    <w:rsid w:val="0087591B"/>
    <w:rsid w:val="00875B40"/>
    <w:rsid w:val="00875C20"/>
    <w:rsid w:val="00875E3D"/>
    <w:rsid w:val="00875E7B"/>
    <w:rsid w:val="00875FCD"/>
    <w:rsid w:val="008760D2"/>
    <w:rsid w:val="00876360"/>
    <w:rsid w:val="00876550"/>
    <w:rsid w:val="008765C9"/>
    <w:rsid w:val="00876841"/>
    <w:rsid w:val="00876A0D"/>
    <w:rsid w:val="00876E66"/>
    <w:rsid w:val="00876ED4"/>
    <w:rsid w:val="0087719A"/>
    <w:rsid w:val="008774BA"/>
    <w:rsid w:val="008774ED"/>
    <w:rsid w:val="0087751E"/>
    <w:rsid w:val="00877606"/>
    <w:rsid w:val="008777DE"/>
    <w:rsid w:val="008779D8"/>
    <w:rsid w:val="00877E14"/>
    <w:rsid w:val="008808EF"/>
    <w:rsid w:val="00880E60"/>
    <w:rsid w:val="00881015"/>
    <w:rsid w:val="008811F5"/>
    <w:rsid w:val="00881315"/>
    <w:rsid w:val="0088142F"/>
    <w:rsid w:val="0088183C"/>
    <w:rsid w:val="00881A4B"/>
    <w:rsid w:val="00881BF8"/>
    <w:rsid w:val="00882785"/>
    <w:rsid w:val="00882B1D"/>
    <w:rsid w:val="00882D85"/>
    <w:rsid w:val="00883222"/>
    <w:rsid w:val="008832F5"/>
    <w:rsid w:val="008833A7"/>
    <w:rsid w:val="00883808"/>
    <w:rsid w:val="008838DA"/>
    <w:rsid w:val="008838E3"/>
    <w:rsid w:val="00883B5A"/>
    <w:rsid w:val="0088421A"/>
    <w:rsid w:val="008842E1"/>
    <w:rsid w:val="00884385"/>
    <w:rsid w:val="00884413"/>
    <w:rsid w:val="008849B1"/>
    <w:rsid w:val="00884AAA"/>
    <w:rsid w:val="00884B60"/>
    <w:rsid w:val="00885067"/>
    <w:rsid w:val="008853C9"/>
    <w:rsid w:val="00885502"/>
    <w:rsid w:val="00885737"/>
    <w:rsid w:val="008859A5"/>
    <w:rsid w:val="00885C44"/>
    <w:rsid w:val="00885D1A"/>
    <w:rsid w:val="00885DA3"/>
    <w:rsid w:val="00886086"/>
    <w:rsid w:val="00886260"/>
    <w:rsid w:val="00886A51"/>
    <w:rsid w:val="00886B4F"/>
    <w:rsid w:val="00886BEA"/>
    <w:rsid w:val="00886E47"/>
    <w:rsid w:val="00887432"/>
    <w:rsid w:val="008876F0"/>
    <w:rsid w:val="00887785"/>
    <w:rsid w:val="008877B9"/>
    <w:rsid w:val="008906CA"/>
    <w:rsid w:val="008907DE"/>
    <w:rsid w:val="008907F7"/>
    <w:rsid w:val="00890A3E"/>
    <w:rsid w:val="00890C2D"/>
    <w:rsid w:val="00890C59"/>
    <w:rsid w:val="00890CF3"/>
    <w:rsid w:val="00891104"/>
    <w:rsid w:val="008911E0"/>
    <w:rsid w:val="00891516"/>
    <w:rsid w:val="008916B0"/>
    <w:rsid w:val="008923D2"/>
    <w:rsid w:val="0089391D"/>
    <w:rsid w:val="00893CF5"/>
    <w:rsid w:val="00893DEC"/>
    <w:rsid w:val="00893E8B"/>
    <w:rsid w:val="00893FD5"/>
    <w:rsid w:val="0089474A"/>
    <w:rsid w:val="00894864"/>
    <w:rsid w:val="00894C16"/>
    <w:rsid w:val="00894D78"/>
    <w:rsid w:val="00894D89"/>
    <w:rsid w:val="00894EFC"/>
    <w:rsid w:val="008954E8"/>
    <w:rsid w:val="0089551D"/>
    <w:rsid w:val="00895546"/>
    <w:rsid w:val="0089572B"/>
    <w:rsid w:val="00895838"/>
    <w:rsid w:val="00895844"/>
    <w:rsid w:val="00895967"/>
    <w:rsid w:val="00895E49"/>
    <w:rsid w:val="00896254"/>
    <w:rsid w:val="0089627B"/>
    <w:rsid w:val="0089655B"/>
    <w:rsid w:val="00896561"/>
    <w:rsid w:val="0089680D"/>
    <w:rsid w:val="00896855"/>
    <w:rsid w:val="008969A8"/>
    <w:rsid w:val="00896BA4"/>
    <w:rsid w:val="00896EC3"/>
    <w:rsid w:val="00897D96"/>
    <w:rsid w:val="00897F2C"/>
    <w:rsid w:val="008A03A7"/>
    <w:rsid w:val="008A06A0"/>
    <w:rsid w:val="008A09A8"/>
    <w:rsid w:val="008A0B8E"/>
    <w:rsid w:val="008A0B93"/>
    <w:rsid w:val="008A0FC3"/>
    <w:rsid w:val="008A1074"/>
    <w:rsid w:val="008A1446"/>
    <w:rsid w:val="008A1856"/>
    <w:rsid w:val="008A18A9"/>
    <w:rsid w:val="008A19BD"/>
    <w:rsid w:val="008A1B13"/>
    <w:rsid w:val="008A1BF1"/>
    <w:rsid w:val="008A1C0B"/>
    <w:rsid w:val="008A2064"/>
    <w:rsid w:val="008A255B"/>
    <w:rsid w:val="008A265D"/>
    <w:rsid w:val="008A280D"/>
    <w:rsid w:val="008A28E6"/>
    <w:rsid w:val="008A28FE"/>
    <w:rsid w:val="008A29C6"/>
    <w:rsid w:val="008A2CD4"/>
    <w:rsid w:val="008A3229"/>
    <w:rsid w:val="008A3311"/>
    <w:rsid w:val="008A37CF"/>
    <w:rsid w:val="008A3B25"/>
    <w:rsid w:val="008A3DBF"/>
    <w:rsid w:val="008A3EDC"/>
    <w:rsid w:val="008A44CD"/>
    <w:rsid w:val="008A45FC"/>
    <w:rsid w:val="008A494D"/>
    <w:rsid w:val="008A4C74"/>
    <w:rsid w:val="008A4D5B"/>
    <w:rsid w:val="008A51CF"/>
    <w:rsid w:val="008A52BA"/>
    <w:rsid w:val="008A53C3"/>
    <w:rsid w:val="008A552D"/>
    <w:rsid w:val="008A5A88"/>
    <w:rsid w:val="008A617B"/>
    <w:rsid w:val="008A6754"/>
    <w:rsid w:val="008A677B"/>
    <w:rsid w:val="008A6881"/>
    <w:rsid w:val="008A6959"/>
    <w:rsid w:val="008A6AEF"/>
    <w:rsid w:val="008A6B4D"/>
    <w:rsid w:val="008A6E68"/>
    <w:rsid w:val="008A6F5E"/>
    <w:rsid w:val="008A701E"/>
    <w:rsid w:val="008A7147"/>
    <w:rsid w:val="008A7383"/>
    <w:rsid w:val="008A73BD"/>
    <w:rsid w:val="008A760E"/>
    <w:rsid w:val="008A790B"/>
    <w:rsid w:val="008A791A"/>
    <w:rsid w:val="008A7A36"/>
    <w:rsid w:val="008A7A3F"/>
    <w:rsid w:val="008A7F9A"/>
    <w:rsid w:val="008B0247"/>
    <w:rsid w:val="008B0263"/>
    <w:rsid w:val="008B027C"/>
    <w:rsid w:val="008B04CB"/>
    <w:rsid w:val="008B05CB"/>
    <w:rsid w:val="008B069A"/>
    <w:rsid w:val="008B0A3C"/>
    <w:rsid w:val="008B0B81"/>
    <w:rsid w:val="008B0F57"/>
    <w:rsid w:val="008B0F8B"/>
    <w:rsid w:val="008B1178"/>
    <w:rsid w:val="008B12D0"/>
    <w:rsid w:val="008B13E4"/>
    <w:rsid w:val="008B1E33"/>
    <w:rsid w:val="008B1E9C"/>
    <w:rsid w:val="008B2085"/>
    <w:rsid w:val="008B20E1"/>
    <w:rsid w:val="008B21CE"/>
    <w:rsid w:val="008B249A"/>
    <w:rsid w:val="008B26F7"/>
    <w:rsid w:val="008B297E"/>
    <w:rsid w:val="008B2DAC"/>
    <w:rsid w:val="008B34D5"/>
    <w:rsid w:val="008B369A"/>
    <w:rsid w:val="008B3885"/>
    <w:rsid w:val="008B3DA9"/>
    <w:rsid w:val="008B3E80"/>
    <w:rsid w:val="008B3FCF"/>
    <w:rsid w:val="008B491C"/>
    <w:rsid w:val="008B49A0"/>
    <w:rsid w:val="008B4BB4"/>
    <w:rsid w:val="008B4C42"/>
    <w:rsid w:val="008B4D01"/>
    <w:rsid w:val="008B4D98"/>
    <w:rsid w:val="008B4E53"/>
    <w:rsid w:val="008B5683"/>
    <w:rsid w:val="008B5758"/>
    <w:rsid w:val="008B5E5E"/>
    <w:rsid w:val="008B62AC"/>
    <w:rsid w:val="008B6360"/>
    <w:rsid w:val="008B667A"/>
    <w:rsid w:val="008B66E0"/>
    <w:rsid w:val="008B6B82"/>
    <w:rsid w:val="008B6BF2"/>
    <w:rsid w:val="008B72E0"/>
    <w:rsid w:val="008B7A2E"/>
    <w:rsid w:val="008B7B7D"/>
    <w:rsid w:val="008B7C7E"/>
    <w:rsid w:val="008B7DBF"/>
    <w:rsid w:val="008C051E"/>
    <w:rsid w:val="008C0BD9"/>
    <w:rsid w:val="008C0EA4"/>
    <w:rsid w:val="008C1415"/>
    <w:rsid w:val="008C1CC6"/>
    <w:rsid w:val="008C1D7C"/>
    <w:rsid w:val="008C1D8D"/>
    <w:rsid w:val="008C1DAE"/>
    <w:rsid w:val="008C1FCA"/>
    <w:rsid w:val="008C2091"/>
    <w:rsid w:val="008C2523"/>
    <w:rsid w:val="008C25BE"/>
    <w:rsid w:val="008C2675"/>
    <w:rsid w:val="008C2D75"/>
    <w:rsid w:val="008C2DCF"/>
    <w:rsid w:val="008C308E"/>
    <w:rsid w:val="008C35B3"/>
    <w:rsid w:val="008C3AAB"/>
    <w:rsid w:val="008C3B97"/>
    <w:rsid w:val="008C3C24"/>
    <w:rsid w:val="008C3DBA"/>
    <w:rsid w:val="008C3E0B"/>
    <w:rsid w:val="008C3F4F"/>
    <w:rsid w:val="008C412A"/>
    <w:rsid w:val="008C4158"/>
    <w:rsid w:val="008C420D"/>
    <w:rsid w:val="008C439B"/>
    <w:rsid w:val="008C45D5"/>
    <w:rsid w:val="008C49E2"/>
    <w:rsid w:val="008C4C3A"/>
    <w:rsid w:val="008C4D3B"/>
    <w:rsid w:val="008C4D97"/>
    <w:rsid w:val="008C4F74"/>
    <w:rsid w:val="008C4FEF"/>
    <w:rsid w:val="008C50EB"/>
    <w:rsid w:val="008C53D1"/>
    <w:rsid w:val="008C5595"/>
    <w:rsid w:val="008C5823"/>
    <w:rsid w:val="008C5A11"/>
    <w:rsid w:val="008C5A43"/>
    <w:rsid w:val="008C5AF2"/>
    <w:rsid w:val="008C5D67"/>
    <w:rsid w:val="008C5D8B"/>
    <w:rsid w:val="008C62CF"/>
    <w:rsid w:val="008C67F8"/>
    <w:rsid w:val="008C6BED"/>
    <w:rsid w:val="008C6C40"/>
    <w:rsid w:val="008C6F4C"/>
    <w:rsid w:val="008C70C5"/>
    <w:rsid w:val="008C7169"/>
    <w:rsid w:val="008C738F"/>
    <w:rsid w:val="008C7C4B"/>
    <w:rsid w:val="008D0029"/>
    <w:rsid w:val="008D0154"/>
    <w:rsid w:val="008D017C"/>
    <w:rsid w:val="008D04CA"/>
    <w:rsid w:val="008D0804"/>
    <w:rsid w:val="008D0AE4"/>
    <w:rsid w:val="008D0C03"/>
    <w:rsid w:val="008D0D92"/>
    <w:rsid w:val="008D0EF6"/>
    <w:rsid w:val="008D0FF6"/>
    <w:rsid w:val="008D1055"/>
    <w:rsid w:val="008D1157"/>
    <w:rsid w:val="008D1A19"/>
    <w:rsid w:val="008D1B6A"/>
    <w:rsid w:val="008D1F63"/>
    <w:rsid w:val="008D1FB4"/>
    <w:rsid w:val="008D2046"/>
    <w:rsid w:val="008D25E6"/>
    <w:rsid w:val="008D2864"/>
    <w:rsid w:val="008D28F6"/>
    <w:rsid w:val="008D29C7"/>
    <w:rsid w:val="008D2B18"/>
    <w:rsid w:val="008D2B4F"/>
    <w:rsid w:val="008D2CA7"/>
    <w:rsid w:val="008D2E26"/>
    <w:rsid w:val="008D33E4"/>
    <w:rsid w:val="008D3C75"/>
    <w:rsid w:val="008D4387"/>
    <w:rsid w:val="008D4491"/>
    <w:rsid w:val="008D44C4"/>
    <w:rsid w:val="008D44D0"/>
    <w:rsid w:val="008D4695"/>
    <w:rsid w:val="008D472A"/>
    <w:rsid w:val="008D48C0"/>
    <w:rsid w:val="008D49E6"/>
    <w:rsid w:val="008D4FFA"/>
    <w:rsid w:val="008D52B6"/>
    <w:rsid w:val="008D5592"/>
    <w:rsid w:val="008D570C"/>
    <w:rsid w:val="008D5CAA"/>
    <w:rsid w:val="008D5E34"/>
    <w:rsid w:val="008D5E59"/>
    <w:rsid w:val="008D5E92"/>
    <w:rsid w:val="008D6665"/>
    <w:rsid w:val="008D66FB"/>
    <w:rsid w:val="008D6C05"/>
    <w:rsid w:val="008D6FDB"/>
    <w:rsid w:val="008D7025"/>
    <w:rsid w:val="008D707A"/>
    <w:rsid w:val="008D71B7"/>
    <w:rsid w:val="008D757D"/>
    <w:rsid w:val="008D7780"/>
    <w:rsid w:val="008D7885"/>
    <w:rsid w:val="008D7887"/>
    <w:rsid w:val="008D78D8"/>
    <w:rsid w:val="008D7AE4"/>
    <w:rsid w:val="008D7B88"/>
    <w:rsid w:val="008E03A4"/>
    <w:rsid w:val="008E057D"/>
    <w:rsid w:val="008E0838"/>
    <w:rsid w:val="008E1008"/>
    <w:rsid w:val="008E15AF"/>
    <w:rsid w:val="008E166B"/>
    <w:rsid w:val="008E182B"/>
    <w:rsid w:val="008E1BE4"/>
    <w:rsid w:val="008E1D3B"/>
    <w:rsid w:val="008E1E3D"/>
    <w:rsid w:val="008E1F52"/>
    <w:rsid w:val="008E1F59"/>
    <w:rsid w:val="008E1F8C"/>
    <w:rsid w:val="008E20E6"/>
    <w:rsid w:val="008E2155"/>
    <w:rsid w:val="008E219D"/>
    <w:rsid w:val="008E223B"/>
    <w:rsid w:val="008E2783"/>
    <w:rsid w:val="008E2A79"/>
    <w:rsid w:val="008E2D2E"/>
    <w:rsid w:val="008E3240"/>
    <w:rsid w:val="008E3932"/>
    <w:rsid w:val="008E3A89"/>
    <w:rsid w:val="008E3F13"/>
    <w:rsid w:val="008E410B"/>
    <w:rsid w:val="008E4386"/>
    <w:rsid w:val="008E4A9C"/>
    <w:rsid w:val="008E4B63"/>
    <w:rsid w:val="008E4D4B"/>
    <w:rsid w:val="008E4DBB"/>
    <w:rsid w:val="008E4FA6"/>
    <w:rsid w:val="008E518C"/>
    <w:rsid w:val="008E530D"/>
    <w:rsid w:val="008E531A"/>
    <w:rsid w:val="008E5EA2"/>
    <w:rsid w:val="008E696A"/>
    <w:rsid w:val="008E6EA7"/>
    <w:rsid w:val="008E6FA5"/>
    <w:rsid w:val="008E7012"/>
    <w:rsid w:val="008E71D5"/>
    <w:rsid w:val="008E7376"/>
    <w:rsid w:val="008E73AA"/>
    <w:rsid w:val="008E73D9"/>
    <w:rsid w:val="008E78F1"/>
    <w:rsid w:val="008E7A62"/>
    <w:rsid w:val="008E7D3E"/>
    <w:rsid w:val="008E7EC2"/>
    <w:rsid w:val="008E7EED"/>
    <w:rsid w:val="008E7FCC"/>
    <w:rsid w:val="008F0682"/>
    <w:rsid w:val="008F0747"/>
    <w:rsid w:val="008F0881"/>
    <w:rsid w:val="008F0A98"/>
    <w:rsid w:val="008F0BB8"/>
    <w:rsid w:val="008F0F8B"/>
    <w:rsid w:val="008F1053"/>
    <w:rsid w:val="008F1063"/>
    <w:rsid w:val="008F11EE"/>
    <w:rsid w:val="008F124B"/>
    <w:rsid w:val="008F149D"/>
    <w:rsid w:val="008F166F"/>
    <w:rsid w:val="008F1A6E"/>
    <w:rsid w:val="008F1B24"/>
    <w:rsid w:val="008F1B41"/>
    <w:rsid w:val="008F1CF9"/>
    <w:rsid w:val="008F1EE7"/>
    <w:rsid w:val="008F2041"/>
    <w:rsid w:val="008F23BB"/>
    <w:rsid w:val="008F3181"/>
    <w:rsid w:val="008F3207"/>
    <w:rsid w:val="008F32A0"/>
    <w:rsid w:val="008F32D2"/>
    <w:rsid w:val="008F36D7"/>
    <w:rsid w:val="008F3C18"/>
    <w:rsid w:val="008F3CB8"/>
    <w:rsid w:val="008F40A8"/>
    <w:rsid w:val="008F4126"/>
    <w:rsid w:val="008F412C"/>
    <w:rsid w:val="008F451F"/>
    <w:rsid w:val="008F460C"/>
    <w:rsid w:val="008F4622"/>
    <w:rsid w:val="008F467B"/>
    <w:rsid w:val="008F47F9"/>
    <w:rsid w:val="008F4A01"/>
    <w:rsid w:val="008F4BC4"/>
    <w:rsid w:val="008F4DE7"/>
    <w:rsid w:val="008F4E66"/>
    <w:rsid w:val="008F4ECB"/>
    <w:rsid w:val="008F4EF3"/>
    <w:rsid w:val="008F5099"/>
    <w:rsid w:val="008F5353"/>
    <w:rsid w:val="008F535E"/>
    <w:rsid w:val="008F5590"/>
    <w:rsid w:val="008F57A6"/>
    <w:rsid w:val="008F5D89"/>
    <w:rsid w:val="008F5E27"/>
    <w:rsid w:val="008F604B"/>
    <w:rsid w:val="008F6390"/>
    <w:rsid w:val="008F65A4"/>
    <w:rsid w:val="008F665B"/>
    <w:rsid w:val="008F6A8B"/>
    <w:rsid w:val="008F6C2C"/>
    <w:rsid w:val="008F6DB9"/>
    <w:rsid w:val="008F7011"/>
    <w:rsid w:val="008F7057"/>
    <w:rsid w:val="008F7246"/>
    <w:rsid w:val="008F74B2"/>
    <w:rsid w:val="008F77EB"/>
    <w:rsid w:val="00900211"/>
    <w:rsid w:val="009007BB"/>
    <w:rsid w:val="009007E0"/>
    <w:rsid w:val="009008BD"/>
    <w:rsid w:val="00900932"/>
    <w:rsid w:val="00900974"/>
    <w:rsid w:val="00900A58"/>
    <w:rsid w:val="00900B67"/>
    <w:rsid w:val="00900C13"/>
    <w:rsid w:val="00900DFC"/>
    <w:rsid w:val="00900F82"/>
    <w:rsid w:val="00900FE3"/>
    <w:rsid w:val="009011E3"/>
    <w:rsid w:val="009013E8"/>
    <w:rsid w:val="0090156D"/>
    <w:rsid w:val="00901B7F"/>
    <w:rsid w:val="00901E8B"/>
    <w:rsid w:val="00901FBA"/>
    <w:rsid w:val="0090225B"/>
    <w:rsid w:val="00902857"/>
    <w:rsid w:val="009028E9"/>
    <w:rsid w:val="00902C25"/>
    <w:rsid w:val="00902DBD"/>
    <w:rsid w:val="009033BD"/>
    <w:rsid w:val="0090340C"/>
    <w:rsid w:val="0090392C"/>
    <w:rsid w:val="00903B5B"/>
    <w:rsid w:val="0090489E"/>
    <w:rsid w:val="009049DB"/>
    <w:rsid w:val="00904A1D"/>
    <w:rsid w:val="00904A45"/>
    <w:rsid w:val="00904A7D"/>
    <w:rsid w:val="00904EFD"/>
    <w:rsid w:val="00905245"/>
    <w:rsid w:val="009054E8"/>
    <w:rsid w:val="00905718"/>
    <w:rsid w:val="0090610E"/>
    <w:rsid w:val="009061D4"/>
    <w:rsid w:val="009064B7"/>
    <w:rsid w:val="00906A89"/>
    <w:rsid w:val="00906DA6"/>
    <w:rsid w:val="00906F19"/>
    <w:rsid w:val="00907045"/>
    <w:rsid w:val="009070CA"/>
    <w:rsid w:val="00907126"/>
    <w:rsid w:val="009077CD"/>
    <w:rsid w:val="00907A6F"/>
    <w:rsid w:val="00907DBB"/>
    <w:rsid w:val="0091008D"/>
    <w:rsid w:val="0091011B"/>
    <w:rsid w:val="009101AA"/>
    <w:rsid w:val="00910369"/>
    <w:rsid w:val="009103AA"/>
    <w:rsid w:val="00910416"/>
    <w:rsid w:val="0091068B"/>
    <w:rsid w:val="00910844"/>
    <w:rsid w:val="00910D1E"/>
    <w:rsid w:val="00910EDE"/>
    <w:rsid w:val="0091116C"/>
    <w:rsid w:val="009117CC"/>
    <w:rsid w:val="00911863"/>
    <w:rsid w:val="009118CD"/>
    <w:rsid w:val="009119F6"/>
    <w:rsid w:val="00911DCE"/>
    <w:rsid w:val="00912278"/>
    <w:rsid w:val="00912347"/>
    <w:rsid w:val="00912389"/>
    <w:rsid w:val="009123CE"/>
    <w:rsid w:val="00912B64"/>
    <w:rsid w:val="00912B72"/>
    <w:rsid w:val="00912C3C"/>
    <w:rsid w:val="00913094"/>
    <w:rsid w:val="00913130"/>
    <w:rsid w:val="009131DF"/>
    <w:rsid w:val="009132E0"/>
    <w:rsid w:val="00913334"/>
    <w:rsid w:val="0091350F"/>
    <w:rsid w:val="009136CF"/>
    <w:rsid w:val="00913AD4"/>
    <w:rsid w:val="0091416F"/>
    <w:rsid w:val="009141E9"/>
    <w:rsid w:val="0091427C"/>
    <w:rsid w:val="00914631"/>
    <w:rsid w:val="00914A73"/>
    <w:rsid w:val="00914AAD"/>
    <w:rsid w:val="00914D92"/>
    <w:rsid w:val="00914F21"/>
    <w:rsid w:val="00915114"/>
    <w:rsid w:val="00915159"/>
    <w:rsid w:val="009151BC"/>
    <w:rsid w:val="009151CA"/>
    <w:rsid w:val="0091535B"/>
    <w:rsid w:val="009157CD"/>
    <w:rsid w:val="00915E7D"/>
    <w:rsid w:val="0091608A"/>
    <w:rsid w:val="00916422"/>
    <w:rsid w:val="009165C3"/>
    <w:rsid w:val="00916963"/>
    <w:rsid w:val="00916BE0"/>
    <w:rsid w:val="00916D6B"/>
    <w:rsid w:val="00916EBB"/>
    <w:rsid w:val="0091715B"/>
    <w:rsid w:val="00917334"/>
    <w:rsid w:val="00917377"/>
    <w:rsid w:val="0091767F"/>
    <w:rsid w:val="00917856"/>
    <w:rsid w:val="009178CE"/>
    <w:rsid w:val="00917A65"/>
    <w:rsid w:val="00917DB1"/>
    <w:rsid w:val="0091B897"/>
    <w:rsid w:val="00920035"/>
    <w:rsid w:val="00920141"/>
    <w:rsid w:val="0092023F"/>
    <w:rsid w:val="0092026E"/>
    <w:rsid w:val="0092029E"/>
    <w:rsid w:val="009204FB"/>
    <w:rsid w:val="009207A0"/>
    <w:rsid w:val="00920CAE"/>
    <w:rsid w:val="00920D08"/>
    <w:rsid w:val="0092154F"/>
    <w:rsid w:val="0092222C"/>
    <w:rsid w:val="00922577"/>
    <w:rsid w:val="009226BF"/>
    <w:rsid w:val="00922940"/>
    <w:rsid w:val="00922BAE"/>
    <w:rsid w:val="00922E10"/>
    <w:rsid w:val="00922FB5"/>
    <w:rsid w:val="009236B0"/>
    <w:rsid w:val="009238EB"/>
    <w:rsid w:val="00923A7D"/>
    <w:rsid w:val="00923B0C"/>
    <w:rsid w:val="0092412A"/>
    <w:rsid w:val="009242B0"/>
    <w:rsid w:val="00924483"/>
    <w:rsid w:val="0092449B"/>
    <w:rsid w:val="009244B7"/>
    <w:rsid w:val="009244CD"/>
    <w:rsid w:val="00924B63"/>
    <w:rsid w:val="0092505D"/>
    <w:rsid w:val="009251D0"/>
    <w:rsid w:val="009253B5"/>
    <w:rsid w:val="009254E0"/>
    <w:rsid w:val="009257C5"/>
    <w:rsid w:val="00925AD1"/>
    <w:rsid w:val="00925FE9"/>
    <w:rsid w:val="00926002"/>
    <w:rsid w:val="00926373"/>
    <w:rsid w:val="009263D3"/>
    <w:rsid w:val="00926408"/>
    <w:rsid w:val="009264BE"/>
    <w:rsid w:val="00926A48"/>
    <w:rsid w:val="00926C28"/>
    <w:rsid w:val="00926D3B"/>
    <w:rsid w:val="00926F8D"/>
    <w:rsid w:val="00927218"/>
    <w:rsid w:val="00927232"/>
    <w:rsid w:val="009275E7"/>
    <w:rsid w:val="00927906"/>
    <w:rsid w:val="00927A81"/>
    <w:rsid w:val="00927AAB"/>
    <w:rsid w:val="00927CBD"/>
    <w:rsid w:val="009300D0"/>
    <w:rsid w:val="0093013E"/>
    <w:rsid w:val="009304A6"/>
    <w:rsid w:val="0093053E"/>
    <w:rsid w:val="0093079A"/>
    <w:rsid w:val="009307DE"/>
    <w:rsid w:val="009307F4"/>
    <w:rsid w:val="00930B3F"/>
    <w:rsid w:val="00930DB3"/>
    <w:rsid w:val="00930DE9"/>
    <w:rsid w:val="0093110D"/>
    <w:rsid w:val="009312B3"/>
    <w:rsid w:val="009312DB"/>
    <w:rsid w:val="0093145F"/>
    <w:rsid w:val="0093154D"/>
    <w:rsid w:val="009315C5"/>
    <w:rsid w:val="00931608"/>
    <w:rsid w:val="009316FC"/>
    <w:rsid w:val="00931880"/>
    <w:rsid w:val="00931BA8"/>
    <w:rsid w:val="009320BD"/>
    <w:rsid w:val="009320DC"/>
    <w:rsid w:val="00932119"/>
    <w:rsid w:val="00932457"/>
    <w:rsid w:val="00932577"/>
    <w:rsid w:val="009325E5"/>
    <w:rsid w:val="009328AC"/>
    <w:rsid w:val="00932DD1"/>
    <w:rsid w:val="00933061"/>
    <w:rsid w:val="00933138"/>
    <w:rsid w:val="00933247"/>
    <w:rsid w:val="00933254"/>
    <w:rsid w:val="0093347A"/>
    <w:rsid w:val="00933572"/>
    <w:rsid w:val="00933C38"/>
    <w:rsid w:val="00933D32"/>
    <w:rsid w:val="00934458"/>
    <w:rsid w:val="009348B8"/>
    <w:rsid w:val="00934A94"/>
    <w:rsid w:val="00934B52"/>
    <w:rsid w:val="00934F3D"/>
    <w:rsid w:val="009352DD"/>
    <w:rsid w:val="009357AC"/>
    <w:rsid w:val="00936431"/>
    <w:rsid w:val="00936524"/>
    <w:rsid w:val="0093679D"/>
    <w:rsid w:val="00936944"/>
    <w:rsid w:val="00936A24"/>
    <w:rsid w:val="00936A54"/>
    <w:rsid w:val="00936B3A"/>
    <w:rsid w:val="00936C64"/>
    <w:rsid w:val="009375AD"/>
    <w:rsid w:val="00937918"/>
    <w:rsid w:val="00937937"/>
    <w:rsid w:val="009379B3"/>
    <w:rsid w:val="00937CDD"/>
    <w:rsid w:val="0093E088"/>
    <w:rsid w:val="009402F6"/>
    <w:rsid w:val="00940630"/>
    <w:rsid w:val="00940838"/>
    <w:rsid w:val="009409BE"/>
    <w:rsid w:val="00940A69"/>
    <w:rsid w:val="009413E3"/>
    <w:rsid w:val="00941AA5"/>
    <w:rsid w:val="0094201C"/>
    <w:rsid w:val="009422D5"/>
    <w:rsid w:val="009423C8"/>
    <w:rsid w:val="009427EE"/>
    <w:rsid w:val="00943041"/>
    <w:rsid w:val="009430C2"/>
    <w:rsid w:val="00943310"/>
    <w:rsid w:val="0094368F"/>
    <w:rsid w:val="009439D1"/>
    <w:rsid w:val="00943B1D"/>
    <w:rsid w:val="00943B2D"/>
    <w:rsid w:val="00943B78"/>
    <w:rsid w:val="00943CFA"/>
    <w:rsid w:val="00943E70"/>
    <w:rsid w:val="00943FCD"/>
    <w:rsid w:val="00944398"/>
    <w:rsid w:val="009446A1"/>
    <w:rsid w:val="00944D7C"/>
    <w:rsid w:val="00944EE6"/>
    <w:rsid w:val="00945090"/>
    <w:rsid w:val="009450B0"/>
    <w:rsid w:val="0094522E"/>
    <w:rsid w:val="00945463"/>
    <w:rsid w:val="00945BE9"/>
    <w:rsid w:val="0094622E"/>
    <w:rsid w:val="0094668B"/>
    <w:rsid w:val="009466BE"/>
    <w:rsid w:val="009466D2"/>
    <w:rsid w:val="0094688E"/>
    <w:rsid w:val="00946983"/>
    <w:rsid w:val="00946AAC"/>
    <w:rsid w:val="00946ACD"/>
    <w:rsid w:val="00946F99"/>
    <w:rsid w:val="00946FD3"/>
    <w:rsid w:val="0094719D"/>
    <w:rsid w:val="00947630"/>
    <w:rsid w:val="00947694"/>
    <w:rsid w:val="0094790C"/>
    <w:rsid w:val="00947D44"/>
    <w:rsid w:val="00947E3A"/>
    <w:rsid w:val="0094A7E6"/>
    <w:rsid w:val="0095002E"/>
    <w:rsid w:val="0095014C"/>
    <w:rsid w:val="009503EF"/>
    <w:rsid w:val="009504FE"/>
    <w:rsid w:val="009509BD"/>
    <w:rsid w:val="00950A0B"/>
    <w:rsid w:val="0095115E"/>
    <w:rsid w:val="0095132B"/>
    <w:rsid w:val="009513CF"/>
    <w:rsid w:val="0095146C"/>
    <w:rsid w:val="0095170F"/>
    <w:rsid w:val="00951BD2"/>
    <w:rsid w:val="00952122"/>
    <w:rsid w:val="009523C1"/>
    <w:rsid w:val="00952698"/>
    <w:rsid w:val="009526A6"/>
    <w:rsid w:val="009529DC"/>
    <w:rsid w:val="00952C0C"/>
    <w:rsid w:val="00952D50"/>
    <w:rsid w:val="00952E74"/>
    <w:rsid w:val="00953110"/>
    <w:rsid w:val="009539D2"/>
    <w:rsid w:val="00953B4B"/>
    <w:rsid w:val="00953C8A"/>
    <w:rsid w:val="00954170"/>
    <w:rsid w:val="00954368"/>
    <w:rsid w:val="009543F1"/>
    <w:rsid w:val="009547F3"/>
    <w:rsid w:val="009548DC"/>
    <w:rsid w:val="00954FD8"/>
    <w:rsid w:val="00955049"/>
    <w:rsid w:val="00955086"/>
    <w:rsid w:val="009551C7"/>
    <w:rsid w:val="00955314"/>
    <w:rsid w:val="00955451"/>
    <w:rsid w:val="009556F9"/>
    <w:rsid w:val="0095576D"/>
    <w:rsid w:val="00955969"/>
    <w:rsid w:val="00955CC3"/>
    <w:rsid w:val="009560CA"/>
    <w:rsid w:val="0095648D"/>
    <w:rsid w:val="00956703"/>
    <w:rsid w:val="00956A53"/>
    <w:rsid w:val="00956C57"/>
    <w:rsid w:val="009570F1"/>
    <w:rsid w:val="0095731A"/>
    <w:rsid w:val="009573F0"/>
    <w:rsid w:val="0095741D"/>
    <w:rsid w:val="00957671"/>
    <w:rsid w:val="00957786"/>
    <w:rsid w:val="009577B5"/>
    <w:rsid w:val="00957BAE"/>
    <w:rsid w:val="00957BFC"/>
    <w:rsid w:val="00957CFA"/>
    <w:rsid w:val="009603C0"/>
    <w:rsid w:val="009603E1"/>
    <w:rsid w:val="00960465"/>
    <w:rsid w:val="009605C7"/>
    <w:rsid w:val="009606FD"/>
    <w:rsid w:val="00960A46"/>
    <w:rsid w:val="00960AD2"/>
    <w:rsid w:val="00960B83"/>
    <w:rsid w:val="00960C4F"/>
    <w:rsid w:val="00960D66"/>
    <w:rsid w:val="00960F1E"/>
    <w:rsid w:val="00961014"/>
    <w:rsid w:val="0096112D"/>
    <w:rsid w:val="009615ED"/>
    <w:rsid w:val="00961858"/>
    <w:rsid w:val="00961898"/>
    <w:rsid w:val="00961B4A"/>
    <w:rsid w:val="00961C76"/>
    <w:rsid w:val="00962205"/>
    <w:rsid w:val="009624BC"/>
    <w:rsid w:val="009624EE"/>
    <w:rsid w:val="00962938"/>
    <w:rsid w:val="009629EC"/>
    <w:rsid w:val="00962A83"/>
    <w:rsid w:val="00962CF8"/>
    <w:rsid w:val="00962EF1"/>
    <w:rsid w:val="009631ED"/>
    <w:rsid w:val="00963265"/>
    <w:rsid w:val="009636BD"/>
    <w:rsid w:val="009637C1"/>
    <w:rsid w:val="009638C1"/>
    <w:rsid w:val="00963A85"/>
    <w:rsid w:val="00963D93"/>
    <w:rsid w:val="00964525"/>
    <w:rsid w:val="00964577"/>
    <w:rsid w:val="0096519D"/>
    <w:rsid w:val="0096520C"/>
    <w:rsid w:val="009653D5"/>
    <w:rsid w:val="00965808"/>
    <w:rsid w:val="00965982"/>
    <w:rsid w:val="00965B00"/>
    <w:rsid w:val="00965CD0"/>
    <w:rsid w:val="00965FE1"/>
    <w:rsid w:val="0096614A"/>
    <w:rsid w:val="00966266"/>
    <w:rsid w:val="009662FA"/>
    <w:rsid w:val="00966327"/>
    <w:rsid w:val="009663CE"/>
    <w:rsid w:val="0096651C"/>
    <w:rsid w:val="009665D7"/>
    <w:rsid w:val="009667BC"/>
    <w:rsid w:val="00966AAA"/>
    <w:rsid w:val="00966EF4"/>
    <w:rsid w:val="009675A2"/>
    <w:rsid w:val="00967A8E"/>
    <w:rsid w:val="00967E70"/>
    <w:rsid w:val="00970109"/>
    <w:rsid w:val="0097020B"/>
    <w:rsid w:val="00970331"/>
    <w:rsid w:val="0097038D"/>
    <w:rsid w:val="009707F7"/>
    <w:rsid w:val="00970F8E"/>
    <w:rsid w:val="009711BF"/>
    <w:rsid w:val="00971209"/>
    <w:rsid w:val="009716B8"/>
    <w:rsid w:val="00971797"/>
    <w:rsid w:val="00971BDE"/>
    <w:rsid w:val="00972314"/>
    <w:rsid w:val="009724D0"/>
    <w:rsid w:val="00972626"/>
    <w:rsid w:val="00972A2C"/>
    <w:rsid w:val="00972D9C"/>
    <w:rsid w:val="00972FDF"/>
    <w:rsid w:val="00973295"/>
    <w:rsid w:val="00973455"/>
    <w:rsid w:val="0097350D"/>
    <w:rsid w:val="0097358A"/>
    <w:rsid w:val="00973E7F"/>
    <w:rsid w:val="00974065"/>
    <w:rsid w:val="0097437F"/>
    <w:rsid w:val="009743AB"/>
    <w:rsid w:val="00974899"/>
    <w:rsid w:val="00974E6B"/>
    <w:rsid w:val="00975652"/>
    <w:rsid w:val="009759FA"/>
    <w:rsid w:val="009759FE"/>
    <w:rsid w:val="00975CF1"/>
    <w:rsid w:val="00975E45"/>
    <w:rsid w:val="00976006"/>
    <w:rsid w:val="0097602E"/>
    <w:rsid w:val="00976109"/>
    <w:rsid w:val="009761A9"/>
    <w:rsid w:val="009761B7"/>
    <w:rsid w:val="00976974"/>
    <w:rsid w:val="00976A64"/>
    <w:rsid w:val="00976AA2"/>
    <w:rsid w:val="00976ABE"/>
    <w:rsid w:val="00976F88"/>
    <w:rsid w:val="009772A5"/>
    <w:rsid w:val="009773F6"/>
    <w:rsid w:val="0097769D"/>
    <w:rsid w:val="00977887"/>
    <w:rsid w:val="00977BA9"/>
    <w:rsid w:val="00977E64"/>
    <w:rsid w:val="00977E6A"/>
    <w:rsid w:val="00980059"/>
    <w:rsid w:val="00980465"/>
    <w:rsid w:val="00980A3E"/>
    <w:rsid w:val="00980BA7"/>
    <w:rsid w:val="00980C54"/>
    <w:rsid w:val="00980C98"/>
    <w:rsid w:val="00980CD1"/>
    <w:rsid w:val="00981490"/>
    <w:rsid w:val="00981729"/>
    <w:rsid w:val="0098182B"/>
    <w:rsid w:val="009818C0"/>
    <w:rsid w:val="00982523"/>
    <w:rsid w:val="009827B1"/>
    <w:rsid w:val="009829C8"/>
    <w:rsid w:val="00982A70"/>
    <w:rsid w:val="00982B64"/>
    <w:rsid w:val="00982E63"/>
    <w:rsid w:val="00982EC3"/>
    <w:rsid w:val="00982F10"/>
    <w:rsid w:val="00982F4D"/>
    <w:rsid w:val="00982FC6"/>
    <w:rsid w:val="00983217"/>
    <w:rsid w:val="00983739"/>
    <w:rsid w:val="00983863"/>
    <w:rsid w:val="0098395F"/>
    <w:rsid w:val="00983AD9"/>
    <w:rsid w:val="00983ADD"/>
    <w:rsid w:val="009843F2"/>
    <w:rsid w:val="0098470D"/>
    <w:rsid w:val="00984B37"/>
    <w:rsid w:val="00984B77"/>
    <w:rsid w:val="00984F61"/>
    <w:rsid w:val="00984FAA"/>
    <w:rsid w:val="00985151"/>
    <w:rsid w:val="00985222"/>
    <w:rsid w:val="00985646"/>
    <w:rsid w:val="00985E0D"/>
    <w:rsid w:val="00985EA5"/>
    <w:rsid w:val="00985FA8"/>
    <w:rsid w:val="00986050"/>
    <w:rsid w:val="00986054"/>
    <w:rsid w:val="00986552"/>
    <w:rsid w:val="00986EE3"/>
    <w:rsid w:val="0098705B"/>
    <w:rsid w:val="0098717C"/>
    <w:rsid w:val="009871D9"/>
    <w:rsid w:val="009874E7"/>
    <w:rsid w:val="009875EE"/>
    <w:rsid w:val="00987A71"/>
    <w:rsid w:val="00987B66"/>
    <w:rsid w:val="00987B78"/>
    <w:rsid w:val="00987E07"/>
    <w:rsid w:val="00987E36"/>
    <w:rsid w:val="0099003B"/>
    <w:rsid w:val="009900FE"/>
    <w:rsid w:val="00990213"/>
    <w:rsid w:val="00990283"/>
    <w:rsid w:val="009904ED"/>
    <w:rsid w:val="00990726"/>
    <w:rsid w:val="00990861"/>
    <w:rsid w:val="00990AA6"/>
    <w:rsid w:val="00990B07"/>
    <w:rsid w:val="009910ED"/>
    <w:rsid w:val="0099114F"/>
    <w:rsid w:val="00991A22"/>
    <w:rsid w:val="00991B9E"/>
    <w:rsid w:val="00991E1E"/>
    <w:rsid w:val="00991E9B"/>
    <w:rsid w:val="009925A9"/>
    <w:rsid w:val="00992620"/>
    <w:rsid w:val="00992C4C"/>
    <w:rsid w:val="00992D08"/>
    <w:rsid w:val="00992EB8"/>
    <w:rsid w:val="00992F3A"/>
    <w:rsid w:val="00992F78"/>
    <w:rsid w:val="0099304C"/>
    <w:rsid w:val="009931F6"/>
    <w:rsid w:val="00993310"/>
    <w:rsid w:val="00993D05"/>
    <w:rsid w:val="00994101"/>
    <w:rsid w:val="0099439A"/>
    <w:rsid w:val="0099483E"/>
    <w:rsid w:val="00995063"/>
    <w:rsid w:val="00995188"/>
    <w:rsid w:val="00995216"/>
    <w:rsid w:val="009955DA"/>
    <w:rsid w:val="009955FC"/>
    <w:rsid w:val="00995647"/>
    <w:rsid w:val="0099565D"/>
    <w:rsid w:val="00995697"/>
    <w:rsid w:val="0099584B"/>
    <w:rsid w:val="00995934"/>
    <w:rsid w:val="009959B6"/>
    <w:rsid w:val="00995A78"/>
    <w:rsid w:val="00995ABF"/>
    <w:rsid w:val="00995D51"/>
    <w:rsid w:val="00996085"/>
    <w:rsid w:val="00996190"/>
    <w:rsid w:val="00996271"/>
    <w:rsid w:val="00996343"/>
    <w:rsid w:val="009965CB"/>
    <w:rsid w:val="00996707"/>
    <w:rsid w:val="00996BEC"/>
    <w:rsid w:val="00996C1E"/>
    <w:rsid w:val="00996F5F"/>
    <w:rsid w:val="00997192"/>
    <w:rsid w:val="0099752C"/>
    <w:rsid w:val="00997644"/>
    <w:rsid w:val="009976F4"/>
    <w:rsid w:val="009977AF"/>
    <w:rsid w:val="00997904"/>
    <w:rsid w:val="009979AA"/>
    <w:rsid w:val="00997B02"/>
    <w:rsid w:val="00997B4A"/>
    <w:rsid w:val="00997B97"/>
    <w:rsid w:val="00997D00"/>
    <w:rsid w:val="00997D72"/>
    <w:rsid w:val="00997E8C"/>
    <w:rsid w:val="009A0214"/>
    <w:rsid w:val="009A061F"/>
    <w:rsid w:val="009A0633"/>
    <w:rsid w:val="009A0D68"/>
    <w:rsid w:val="009A1A15"/>
    <w:rsid w:val="009A1BF7"/>
    <w:rsid w:val="009A1DD0"/>
    <w:rsid w:val="009A2E84"/>
    <w:rsid w:val="009A2F17"/>
    <w:rsid w:val="009A30B7"/>
    <w:rsid w:val="009A3139"/>
    <w:rsid w:val="009A322B"/>
    <w:rsid w:val="009A3240"/>
    <w:rsid w:val="009A326B"/>
    <w:rsid w:val="009A361D"/>
    <w:rsid w:val="009A3649"/>
    <w:rsid w:val="009A3655"/>
    <w:rsid w:val="009A3B52"/>
    <w:rsid w:val="009A3C89"/>
    <w:rsid w:val="009A4094"/>
    <w:rsid w:val="009A42F4"/>
    <w:rsid w:val="009A45C1"/>
    <w:rsid w:val="009A4992"/>
    <w:rsid w:val="009A4A53"/>
    <w:rsid w:val="009A4A79"/>
    <w:rsid w:val="009A4B5A"/>
    <w:rsid w:val="009A501B"/>
    <w:rsid w:val="009A5035"/>
    <w:rsid w:val="009A50F8"/>
    <w:rsid w:val="009A5143"/>
    <w:rsid w:val="009A5557"/>
    <w:rsid w:val="009A5C3F"/>
    <w:rsid w:val="009A5C85"/>
    <w:rsid w:val="009A618F"/>
    <w:rsid w:val="009A61A8"/>
    <w:rsid w:val="009A6249"/>
    <w:rsid w:val="009A65C5"/>
    <w:rsid w:val="009A672D"/>
    <w:rsid w:val="009A679E"/>
    <w:rsid w:val="009A6857"/>
    <w:rsid w:val="009A68D8"/>
    <w:rsid w:val="009A691B"/>
    <w:rsid w:val="009A6A61"/>
    <w:rsid w:val="009A6B03"/>
    <w:rsid w:val="009A6DC2"/>
    <w:rsid w:val="009A6DC5"/>
    <w:rsid w:val="009A7137"/>
    <w:rsid w:val="009A72D5"/>
    <w:rsid w:val="009A7311"/>
    <w:rsid w:val="009A7B49"/>
    <w:rsid w:val="009A7C82"/>
    <w:rsid w:val="009A7CB7"/>
    <w:rsid w:val="009A7E72"/>
    <w:rsid w:val="009B07CE"/>
    <w:rsid w:val="009B082A"/>
    <w:rsid w:val="009B08A3"/>
    <w:rsid w:val="009B0907"/>
    <w:rsid w:val="009B0ABE"/>
    <w:rsid w:val="009B0D1B"/>
    <w:rsid w:val="009B0D44"/>
    <w:rsid w:val="009B110F"/>
    <w:rsid w:val="009B13BD"/>
    <w:rsid w:val="009B18B9"/>
    <w:rsid w:val="009B18DD"/>
    <w:rsid w:val="009B192E"/>
    <w:rsid w:val="009B1B1E"/>
    <w:rsid w:val="009B1C1E"/>
    <w:rsid w:val="009B1E9E"/>
    <w:rsid w:val="009B1F0E"/>
    <w:rsid w:val="009B1FCA"/>
    <w:rsid w:val="009B1FDD"/>
    <w:rsid w:val="009B235E"/>
    <w:rsid w:val="009B2546"/>
    <w:rsid w:val="009B2701"/>
    <w:rsid w:val="009B2BC4"/>
    <w:rsid w:val="009B2BE6"/>
    <w:rsid w:val="009B2E10"/>
    <w:rsid w:val="009B2FF1"/>
    <w:rsid w:val="009B300C"/>
    <w:rsid w:val="009B3124"/>
    <w:rsid w:val="009B317F"/>
    <w:rsid w:val="009B362B"/>
    <w:rsid w:val="009B370A"/>
    <w:rsid w:val="009B387E"/>
    <w:rsid w:val="009B3AE0"/>
    <w:rsid w:val="009B3C99"/>
    <w:rsid w:val="009B3DAE"/>
    <w:rsid w:val="009B3FFE"/>
    <w:rsid w:val="009B48C7"/>
    <w:rsid w:val="009B4C1C"/>
    <w:rsid w:val="009B4D3A"/>
    <w:rsid w:val="009B50F3"/>
    <w:rsid w:val="009B5236"/>
    <w:rsid w:val="009B542A"/>
    <w:rsid w:val="009B554E"/>
    <w:rsid w:val="009B568F"/>
    <w:rsid w:val="009B5B8F"/>
    <w:rsid w:val="009B62F2"/>
    <w:rsid w:val="009B66A3"/>
    <w:rsid w:val="009B6910"/>
    <w:rsid w:val="009B6FEE"/>
    <w:rsid w:val="009B7137"/>
    <w:rsid w:val="009B71CA"/>
    <w:rsid w:val="009B744D"/>
    <w:rsid w:val="009B748F"/>
    <w:rsid w:val="009B7497"/>
    <w:rsid w:val="009B754D"/>
    <w:rsid w:val="009B76A9"/>
    <w:rsid w:val="009B76D5"/>
    <w:rsid w:val="009B778E"/>
    <w:rsid w:val="009B78FE"/>
    <w:rsid w:val="009B7ADC"/>
    <w:rsid w:val="009B7BDC"/>
    <w:rsid w:val="009B7C3B"/>
    <w:rsid w:val="009B7EBE"/>
    <w:rsid w:val="009B95EE"/>
    <w:rsid w:val="009BDB0D"/>
    <w:rsid w:val="009C03E6"/>
    <w:rsid w:val="009C0493"/>
    <w:rsid w:val="009C07B3"/>
    <w:rsid w:val="009C09C9"/>
    <w:rsid w:val="009C0AAE"/>
    <w:rsid w:val="009C0B4D"/>
    <w:rsid w:val="009C116D"/>
    <w:rsid w:val="009C11F3"/>
    <w:rsid w:val="009C1601"/>
    <w:rsid w:val="009C17EF"/>
    <w:rsid w:val="009C18B7"/>
    <w:rsid w:val="009C196D"/>
    <w:rsid w:val="009C198B"/>
    <w:rsid w:val="009C1B55"/>
    <w:rsid w:val="009C1BD6"/>
    <w:rsid w:val="009C1FE9"/>
    <w:rsid w:val="009C2088"/>
    <w:rsid w:val="009C2373"/>
    <w:rsid w:val="009C24F7"/>
    <w:rsid w:val="009C25EF"/>
    <w:rsid w:val="009C27D8"/>
    <w:rsid w:val="009C28F5"/>
    <w:rsid w:val="009C33AB"/>
    <w:rsid w:val="009C3739"/>
    <w:rsid w:val="009C38C2"/>
    <w:rsid w:val="009C3D2C"/>
    <w:rsid w:val="009C3EF1"/>
    <w:rsid w:val="009C3F5D"/>
    <w:rsid w:val="009C4301"/>
    <w:rsid w:val="009C4732"/>
    <w:rsid w:val="009C490D"/>
    <w:rsid w:val="009C4AD8"/>
    <w:rsid w:val="009C4B8D"/>
    <w:rsid w:val="009C4DBA"/>
    <w:rsid w:val="009C5187"/>
    <w:rsid w:val="009C52C9"/>
    <w:rsid w:val="009C52EC"/>
    <w:rsid w:val="009C585E"/>
    <w:rsid w:val="009C5A0D"/>
    <w:rsid w:val="009C5AFD"/>
    <w:rsid w:val="009C5BA1"/>
    <w:rsid w:val="009C5CE4"/>
    <w:rsid w:val="009C62D3"/>
    <w:rsid w:val="009C62F1"/>
    <w:rsid w:val="009C639C"/>
    <w:rsid w:val="009C6871"/>
    <w:rsid w:val="009C68A7"/>
    <w:rsid w:val="009C6AB8"/>
    <w:rsid w:val="009C6B0A"/>
    <w:rsid w:val="009C6ECB"/>
    <w:rsid w:val="009C6F44"/>
    <w:rsid w:val="009C7266"/>
    <w:rsid w:val="009C745F"/>
    <w:rsid w:val="009C7A65"/>
    <w:rsid w:val="009C7AF4"/>
    <w:rsid w:val="009C7FC7"/>
    <w:rsid w:val="009D0200"/>
    <w:rsid w:val="009D0215"/>
    <w:rsid w:val="009D048A"/>
    <w:rsid w:val="009D055B"/>
    <w:rsid w:val="009D05AE"/>
    <w:rsid w:val="009D05C4"/>
    <w:rsid w:val="009D077C"/>
    <w:rsid w:val="009D0BEE"/>
    <w:rsid w:val="009D0D00"/>
    <w:rsid w:val="009D0E67"/>
    <w:rsid w:val="009D1469"/>
    <w:rsid w:val="009D1513"/>
    <w:rsid w:val="009D1872"/>
    <w:rsid w:val="009D1930"/>
    <w:rsid w:val="009D198B"/>
    <w:rsid w:val="009D1A5F"/>
    <w:rsid w:val="009D1C4E"/>
    <w:rsid w:val="009D1CC5"/>
    <w:rsid w:val="009D2042"/>
    <w:rsid w:val="009D21CE"/>
    <w:rsid w:val="009D2819"/>
    <w:rsid w:val="009D2C5F"/>
    <w:rsid w:val="009D2DF2"/>
    <w:rsid w:val="009D2F94"/>
    <w:rsid w:val="009D31F5"/>
    <w:rsid w:val="009D38C0"/>
    <w:rsid w:val="009D38EA"/>
    <w:rsid w:val="009D3CBF"/>
    <w:rsid w:val="009D4225"/>
    <w:rsid w:val="009D435D"/>
    <w:rsid w:val="009D444A"/>
    <w:rsid w:val="009D46C6"/>
    <w:rsid w:val="009D487E"/>
    <w:rsid w:val="009D496C"/>
    <w:rsid w:val="009D4C65"/>
    <w:rsid w:val="009D4E57"/>
    <w:rsid w:val="009D51E8"/>
    <w:rsid w:val="009D5204"/>
    <w:rsid w:val="009D5208"/>
    <w:rsid w:val="009D5281"/>
    <w:rsid w:val="009D52AC"/>
    <w:rsid w:val="009D553F"/>
    <w:rsid w:val="009D588F"/>
    <w:rsid w:val="009D5A85"/>
    <w:rsid w:val="009D5B85"/>
    <w:rsid w:val="009D5F37"/>
    <w:rsid w:val="009D5F3C"/>
    <w:rsid w:val="009D6063"/>
    <w:rsid w:val="009D60AD"/>
    <w:rsid w:val="009D61F7"/>
    <w:rsid w:val="009D62F4"/>
    <w:rsid w:val="009D6E44"/>
    <w:rsid w:val="009D6F1F"/>
    <w:rsid w:val="009D6F8F"/>
    <w:rsid w:val="009D77BC"/>
    <w:rsid w:val="009D78BE"/>
    <w:rsid w:val="009D78F4"/>
    <w:rsid w:val="009D7A2E"/>
    <w:rsid w:val="009D7B05"/>
    <w:rsid w:val="009E0183"/>
    <w:rsid w:val="009E0448"/>
    <w:rsid w:val="009E064F"/>
    <w:rsid w:val="009E07F7"/>
    <w:rsid w:val="009E0CB3"/>
    <w:rsid w:val="009E0CEF"/>
    <w:rsid w:val="009E1074"/>
    <w:rsid w:val="009E1145"/>
    <w:rsid w:val="009E11DD"/>
    <w:rsid w:val="009E12CD"/>
    <w:rsid w:val="009E150E"/>
    <w:rsid w:val="009E1644"/>
    <w:rsid w:val="009E16FA"/>
    <w:rsid w:val="009E185B"/>
    <w:rsid w:val="009E1B72"/>
    <w:rsid w:val="009E1E25"/>
    <w:rsid w:val="009E1F4B"/>
    <w:rsid w:val="009E1F7F"/>
    <w:rsid w:val="009E2359"/>
    <w:rsid w:val="009E26CA"/>
    <w:rsid w:val="009E2F7A"/>
    <w:rsid w:val="009E3387"/>
    <w:rsid w:val="009E3C07"/>
    <w:rsid w:val="009E3DC4"/>
    <w:rsid w:val="009E4255"/>
    <w:rsid w:val="009E454E"/>
    <w:rsid w:val="009E48CA"/>
    <w:rsid w:val="009E4B6F"/>
    <w:rsid w:val="009E4CD5"/>
    <w:rsid w:val="009E5021"/>
    <w:rsid w:val="009E508B"/>
    <w:rsid w:val="009E5192"/>
    <w:rsid w:val="009E56EF"/>
    <w:rsid w:val="009E5F9A"/>
    <w:rsid w:val="009E6603"/>
    <w:rsid w:val="009E6618"/>
    <w:rsid w:val="009E679E"/>
    <w:rsid w:val="009E69BB"/>
    <w:rsid w:val="009E69E7"/>
    <w:rsid w:val="009E6F4D"/>
    <w:rsid w:val="009E6F95"/>
    <w:rsid w:val="009E767D"/>
    <w:rsid w:val="009E7E2E"/>
    <w:rsid w:val="009E7F5C"/>
    <w:rsid w:val="009EA108"/>
    <w:rsid w:val="009EA680"/>
    <w:rsid w:val="009F031A"/>
    <w:rsid w:val="009F05C4"/>
    <w:rsid w:val="009F09D8"/>
    <w:rsid w:val="009F0B3F"/>
    <w:rsid w:val="009F112D"/>
    <w:rsid w:val="009F1130"/>
    <w:rsid w:val="009F1294"/>
    <w:rsid w:val="009F1464"/>
    <w:rsid w:val="009F1DC2"/>
    <w:rsid w:val="009F219C"/>
    <w:rsid w:val="009F2B0E"/>
    <w:rsid w:val="009F2C72"/>
    <w:rsid w:val="009F2CD5"/>
    <w:rsid w:val="009F2EF0"/>
    <w:rsid w:val="009F2F6D"/>
    <w:rsid w:val="009F3276"/>
    <w:rsid w:val="009F328D"/>
    <w:rsid w:val="009F32E2"/>
    <w:rsid w:val="009F343C"/>
    <w:rsid w:val="009F356A"/>
    <w:rsid w:val="009F3634"/>
    <w:rsid w:val="009F37F5"/>
    <w:rsid w:val="009F391A"/>
    <w:rsid w:val="009F3BB4"/>
    <w:rsid w:val="009F3DB1"/>
    <w:rsid w:val="009F406F"/>
    <w:rsid w:val="009F423A"/>
    <w:rsid w:val="009F4586"/>
    <w:rsid w:val="009F459C"/>
    <w:rsid w:val="009F473A"/>
    <w:rsid w:val="009F4975"/>
    <w:rsid w:val="009F4DA4"/>
    <w:rsid w:val="009F4E83"/>
    <w:rsid w:val="009F4ED8"/>
    <w:rsid w:val="009F501C"/>
    <w:rsid w:val="009F522D"/>
    <w:rsid w:val="009F53AD"/>
    <w:rsid w:val="009F54AC"/>
    <w:rsid w:val="009F5597"/>
    <w:rsid w:val="009F5812"/>
    <w:rsid w:val="009F5B3B"/>
    <w:rsid w:val="009F5BE5"/>
    <w:rsid w:val="009F5C82"/>
    <w:rsid w:val="009F5CD6"/>
    <w:rsid w:val="009F5FE0"/>
    <w:rsid w:val="009F609D"/>
    <w:rsid w:val="009F6104"/>
    <w:rsid w:val="009F627D"/>
    <w:rsid w:val="009F6684"/>
    <w:rsid w:val="009F68DF"/>
    <w:rsid w:val="009F6F8A"/>
    <w:rsid w:val="009F6FBD"/>
    <w:rsid w:val="009F70C1"/>
    <w:rsid w:val="009F717E"/>
    <w:rsid w:val="009F7358"/>
    <w:rsid w:val="009F75B1"/>
    <w:rsid w:val="009F78C6"/>
    <w:rsid w:val="009F7AC3"/>
    <w:rsid w:val="009F7F0C"/>
    <w:rsid w:val="00A000EF"/>
    <w:rsid w:val="00A001EF"/>
    <w:rsid w:val="00A008B2"/>
    <w:rsid w:val="00A00D70"/>
    <w:rsid w:val="00A01091"/>
    <w:rsid w:val="00A0149C"/>
    <w:rsid w:val="00A016F8"/>
    <w:rsid w:val="00A01B54"/>
    <w:rsid w:val="00A01B68"/>
    <w:rsid w:val="00A01E47"/>
    <w:rsid w:val="00A0211D"/>
    <w:rsid w:val="00A02281"/>
    <w:rsid w:val="00A02325"/>
    <w:rsid w:val="00A023A2"/>
    <w:rsid w:val="00A023FC"/>
    <w:rsid w:val="00A0254F"/>
    <w:rsid w:val="00A025CB"/>
    <w:rsid w:val="00A02811"/>
    <w:rsid w:val="00A02890"/>
    <w:rsid w:val="00A02E09"/>
    <w:rsid w:val="00A02E8E"/>
    <w:rsid w:val="00A02EFD"/>
    <w:rsid w:val="00A02F11"/>
    <w:rsid w:val="00A03046"/>
    <w:rsid w:val="00A0317C"/>
    <w:rsid w:val="00A0362B"/>
    <w:rsid w:val="00A038E5"/>
    <w:rsid w:val="00A038EE"/>
    <w:rsid w:val="00A03EB3"/>
    <w:rsid w:val="00A03F74"/>
    <w:rsid w:val="00A0447D"/>
    <w:rsid w:val="00A044F0"/>
    <w:rsid w:val="00A045A2"/>
    <w:rsid w:val="00A0465C"/>
    <w:rsid w:val="00A046E5"/>
    <w:rsid w:val="00A049B1"/>
    <w:rsid w:val="00A04AFB"/>
    <w:rsid w:val="00A04D10"/>
    <w:rsid w:val="00A04E36"/>
    <w:rsid w:val="00A05452"/>
    <w:rsid w:val="00A05EA8"/>
    <w:rsid w:val="00A05F38"/>
    <w:rsid w:val="00A0660D"/>
    <w:rsid w:val="00A06A01"/>
    <w:rsid w:val="00A06C87"/>
    <w:rsid w:val="00A06D5E"/>
    <w:rsid w:val="00A06F41"/>
    <w:rsid w:val="00A07289"/>
    <w:rsid w:val="00A072F8"/>
    <w:rsid w:val="00A075C5"/>
    <w:rsid w:val="00A07823"/>
    <w:rsid w:val="00A10132"/>
    <w:rsid w:val="00A103D2"/>
    <w:rsid w:val="00A10449"/>
    <w:rsid w:val="00A1045D"/>
    <w:rsid w:val="00A1062D"/>
    <w:rsid w:val="00A1066B"/>
    <w:rsid w:val="00A1085F"/>
    <w:rsid w:val="00A10869"/>
    <w:rsid w:val="00A10B9E"/>
    <w:rsid w:val="00A1107A"/>
    <w:rsid w:val="00A1119B"/>
    <w:rsid w:val="00A111F1"/>
    <w:rsid w:val="00A112AD"/>
    <w:rsid w:val="00A112D1"/>
    <w:rsid w:val="00A112EF"/>
    <w:rsid w:val="00A11882"/>
    <w:rsid w:val="00A118AF"/>
    <w:rsid w:val="00A11D86"/>
    <w:rsid w:val="00A11F12"/>
    <w:rsid w:val="00A126DC"/>
    <w:rsid w:val="00A12C12"/>
    <w:rsid w:val="00A12C1C"/>
    <w:rsid w:val="00A12E03"/>
    <w:rsid w:val="00A12F22"/>
    <w:rsid w:val="00A1314B"/>
    <w:rsid w:val="00A132A6"/>
    <w:rsid w:val="00A132F1"/>
    <w:rsid w:val="00A133D7"/>
    <w:rsid w:val="00A1345A"/>
    <w:rsid w:val="00A137F1"/>
    <w:rsid w:val="00A13EF7"/>
    <w:rsid w:val="00A140BE"/>
    <w:rsid w:val="00A14138"/>
    <w:rsid w:val="00A14142"/>
    <w:rsid w:val="00A1440F"/>
    <w:rsid w:val="00A147E7"/>
    <w:rsid w:val="00A14966"/>
    <w:rsid w:val="00A14D11"/>
    <w:rsid w:val="00A14D61"/>
    <w:rsid w:val="00A14DE7"/>
    <w:rsid w:val="00A14F5A"/>
    <w:rsid w:val="00A14F78"/>
    <w:rsid w:val="00A15087"/>
    <w:rsid w:val="00A1596F"/>
    <w:rsid w:val="00A15A5F"/>
    <w:rsid w:val="00A15C64"/>
    <w:rsid w:val="00A15CC9"/>
    <w:rsid w:val="00A15F1F"/>
    <w:rsid w:val="00A1615E"/>
    <w:rsid w:val="00A163B5"/>
    <w:rsid w:val="00A164D0"/>
    <w:rsid w:val="00A167D1"/>
    <w:rsid w:val="00A16800"/>
    <w:rsid w:val="00A16981"/>
    <w:rsid w:val="00A16C01"/>
    <w:rsid w:val="00A16EAC"/>
    <w:rsid w:val="00A16F7F"/>
    <w:rsid w:val="00A175CC"/>
    <w:rsid w:val="00A176C1"/>
    <w:rsid w:val="00A17A15"/>
    <w:rsid w:val="00A17BD8"/>
    <w:rsid w:val="00A17D7E"/>
    <w:rsid w:val="00A1C278"/>
    <w:rsid w:val="00A201FD"/>
    <w:rsid w:val="00A202D4"/>
    <w:rsid w:val="00A20606"/>
    <w:rsid w:val="00A20B75"/>
    <w:rsid w:val="00A20EEC"/>
    <w:rsid w:val="00A20FA2"/>
    <w:rsid w:val="00A20FF7"/>
    <w:rsid w:val="00A210B2"/>
    <w:rsid w:val="00A21174"/>
    <w:rsid w:val="00A213D8"/>
    <w:rsid w:val="00A214A1"/>
    <w:rsid w:val="00A215E5"/>
    <w:rsid w:val="00A2176E"/>
    <w:rsid w:val="00A21A58"/>
    <w:rsid w:val="00A21BCC"/>
    <w:rsid w:val="00A21CE8"/>
    <w:rsid w:val="00A21DCF"/>
    <w:rsid w:val="00A2205F"/>
    <w:rsid w:val="00A22083"/>
    <w:rsid w:val="00A22099"/>
    <w:rsid w:val="00A22A05"/>
    <w:rsid w:val="00A22D1A"/>
    <w:rsid w:val="00A2340F"/>
    <w:rsid w:val="00A23684"/>
    <w:rsid w:val="00A239F1"/>
    <w:rsid w:val="00A239FC"/>
    <w:rsid w:val="00A23E35"/>
    <w:rsid w:val="00A24157"/>
    <w:rsid w:val="00A2427C"/>
    <w:rsid w:val="00A24296"/>
    <w:rsid w:val="00A24466"/>
    <w:rsid w:val="00A244EC"/>
    <w:rsid w:val="00A24752"/>
    <w:rsid w:val="00A24FA8"/>
    <w:rsid w:val="00A25255"/>
    <w:rsid w:val="00A25410"/>
    <w:rsid w:val="00A25650"/>
    <w:rsid w:val="00A25879"/>
    <w:rsid w:val="00A25E34"/>
    <w:rsid w:val="00A261B8"/>
    <w:rsid w:val="00A26393"/>
    <w:rsid w:val="00A26635"/>
    <w:rsid w:val="00A2673F"/>
    <w:rsid w:val="00A2699D"/>
    <w:rsid w:val="00A269A3"/>
    <w:rsid w:val="00A26C24"/>
    <w:rsid w:val="00A26F5B"/>
    <w:rsid w:val="00A272DC"/>
    <w:rsid w:val="00A274F1"/>
    <w:rsid w:val="00A274F7"/>
    <w:rsid w:val="00A2751E"/>
    <w:rsid w:val="00A27A8D"/>
    <w:rsid w:val="00A3006C"/>
    <w:rsid w:val="00A303FA"/>
    <w:rsid w:val="00A305CF"/>
    <w:rsid w:val="00A30991"/>
    <w:rsid w:val="00A30AD8"/>
    <w:rsid w:val="00A3127E"/>
    <w:rsid w:val="00A3131E"/>
    <w:rsid w:val="00A3146C"/>
    <w:rsid w:val="00A3160C"/>
    <w:rsid w:val="00A31796"/>
    <w:rsid w:val="00A31840"/>
    <w:rsid w:val="00A319A0"/>
    <w:rsid w:val="00A31EB1"/>
    <w:rsid w:val="00A31EC2"/>
    <w:rsid w:val="00A32140"/>
    <w:rsid w:val="00A32246"/>
    <w:rsid w:val="00A32631"/>
    <w:rsid w:val="00A326E8"/>
    <w:rsid w:val="00A3280C"/>
    <w:rsid w:val="00A32850"/>
    <w:rsid w:val="00A329A0"/>
    <w:rsid w:val="00A32EA8"/>
    <w:rsid w:val="00A32F2D"/>
    <w:rsid w:val="00A32FB2"/>
    <w:rsid w:val="00A335C7"/>
    <w:rsid w:val="00A339CD"/>
    <w:rsid w:val="00A33C00"/>
    <w:rsid w:val="00A33F5E"/>
    <w:rsid w:val="00A345B0"/>
    <w:rsid w:val="00A3496D"/>
    <w:rsid w:val="00A34DDD"/>
    <w:rsid w:val="00A34E32"/>
    <w:rsid w:val="00A34F60"/>
    <w:rsid w:val="00A35046"/>
    <w:rsid w:val="00A351D3"/>
    <w:rsid w:val="00A3543F"/>
    <w:rsid w:val="00A35463"/>
    <w:rsid w:val="00A3562D"/>
    <w:rsid w:val="00A358B7"/>
    <w:rsid w:val="00A35976"/>
    <w:rsid w:val="00A35F19"/>
    <w:rsid w:val="00A361ED"/>
    <w:rsid w:val="00A364D5"/>
    <w:rsid w:val="00A3677D"/>
    <w:rsid w:val="00A36CD3"/>
    <w:rsid w:val="00A36DA4"/>
    <w:rsid w:val="00A3720C"/>
    <w:rsid w:val="00A3784F"/>
    <w:rsid w:val="00A37B77"/>
    <w:rsid w:val="00A37D83"/>
    <w:rsid w:val="00A40343"/>
    <w:rsid w:val="00A4049E"/>
    <w:rsid w:val="00A40674"/>
    <w:rsid w:val="00A4074C"/>
    <w:rsid w:val="00A40756"/>
    <w:rsid w:val="00A41029"/>
    <w:rsid w:val="00A4102B"/>
    <w:rsid w:val="00A41067"/>
    <w:rsid w:val="00A4109A"/>
    <w:rsid w:val="00A414C3"/>
    <w:rsid w:val="00A41560"/>
    <w:rsid w:val="00A41713"/>
    <w:rsid w:val="00A41771"/>
    <w:rsid w:val="00A4199C"/>
    <w:rsid w:val="00A41D61"/>
    <w:rsid w:val="00A41DB3"/>
    <w:rsid w:val="00A42055"/>
    <w:rsid w:val="00A4214E"/>
    <w:rsid w:val="00A422D0"/>
    <w:rsid w:val="00A424C3"/>
    <w:rsid w:val="00A424E0"/>
    <w:rsid w:val="00A42522"/>
    <w:rsid w:val="00A4260D"/>
    <w:rsid w:val="00A42902"/>
    <w:rsid w:val="00A4294D"/>
    <w:rsid w:val="00A42BD9"/>
    <w:rsid w:val="00A42C24"/>
    <w:rsid w:val="00A42CDB"/>
    <w:rsid w:val="00A42CFD"/>
    <w:rsid w:val="00A4330B"/>
    <w:rsid w:val="00A43326"/>
    <w:rsid w:val="00A43435"/>
    <w:rsid w:val="00A4379B"/>
    <w:rsid w:val="00A43970"/>
    <w:rsid w:val="00A439CF"/>
    <w:rsid w:val="00A43ABC"/>
    <w:rsid w:val="00A43DDC"/>
    <w:rsid w:val="00A43DE8"/>
    <w:rsid w:val="00A43F87"/>
    <w:rsid w:val="00A44030"/>
    <w:rsid w:val="00A440B1"/>
    <w:rsid w:val="00A442D2"/>
    <w:rsid w:val="00A445EB"/>
    <w:rsid w:val="00A44B5A"/>
    <w:rsid w:val="00A44FE9"/>
    <w:rsid w:val="00A452DA"/>
    <w:rsid w:val="00A457B6"/>
    <w:rsid w:val="00A458F0"/>
    <w:rsid w:val="00A459C2"/>
    <w:rsid w:val="00A46263"/>
    <w:rsid w:val="00A46AEF"/>
    <w:rsid w:val="00A46B98"/>
    <w:rsid w:val="00A46E48"/>
    <w:rsid w:val="00A46F5D"/>
    <w:rsid w:val="00A4704B"/>
    <w:rsid w:val="00A47125"/>
    <w:rsid w:val="00A4734F"/>
    <w:rsid w:val="00A47692"/>
    <w:rsid w:val="00A4777D"/>
    <w:rsid w:val="00A477AA"/>
    <w:rsid w:val="00A47BB3"/>
    <w:rsid w:val="00A47CA6"/>
    <w:rsid w:val="00A47CD7"/>
    <w:rsid w:val="00A502C4"/>
    <w:rsid w:val="00A5087D"/>
    <w:rsid w:val="00A508CF"/>
    <w:rsid w:val="00A50B03"/>
    <w:rsid w:val="00A50E5C"/>
    <w:rsid w:val="00A50F08"/>
    <w:rsid w:val="00A51175"/>
    <w:rsid w:val="00A5127D"/>
    <w:rsid w:val="00A5135B"/>
    <w:rsid w:val="00A513FB"/>
    <w:rsid w:val="00A51977"/>
    <w:rsid w:val="00A51C92"/>
    <w:rsid w:val="00A51D34"/>
    <w:rsid w:val="00A51F04"/>
    <w:rsid w:val="00A51F3B"/>
    <w:rsid w:val="00A52239"/>
    <w:rsid w:val="00A522F6"/>
    <w:rsid w:val="00A52B1B"/>
    <w:rsid w:val="00A530E7"/>
    <w:rsid w:val="00A532B6"/>
    <w:rsid w:val="00A532C6"/>
    <w:rsid w:val="00A533D3"/>
    <w:rsid w:val="00A53628"/>
    <w:rsid w:val="00A536B7"/>
    <w:rsid w:val="00A54097"/>
    <w:rsid w:val="00A541D8"/>
    <w:rsid w:val="00A54781"/>
    <w:rsid w:val="00A54A25"/>
    <w:rsid w:val="00A54AEB"/>
    <w:rsid w:val="00A54BE1"/>
    <w:rsid w:val="00A54CBB"/>
    <w:rsid w:val="00A54CF3"/>
    <w:rsid w:val="00A54D1B"/>
    <w:rsid w:val="00A54EE8"/>
    <w:rsid w:val="00A55315"/>
    <w:rsid w:val="00A5542F"/>
    <w:rsid w:val="00A5545E"/>
    <w:rsid w:val="00A55561"/>
    <w:rsid w:val="00A555B8"/>
    <w:rsid w:val="00A558CE"/>
    <w:rsid w:val="00A55ECC"/>
    <w:rsid w:val="00A560A1"/>
    <w:rsid w:val="00A56338"/>
    <w:rsid w:val="00A5651C"/>
    <w:rsid w:val="00A565BC"/>
    <w:rsid w:val="00A56619"/>
    <w:rsid w:val="00A56921"/>
    <w:rsid w:val="00A56B28"/>
    <w:rsid w:val="00A56B3E"/>
    <w:rsid w:val="00A56D4C"/>
    <w:rsid w:val="00A56D9E"/>
    <w:rsid w:val="00A56E75"/>
    <w:rsid w:val="00A5715A"/>
    <w:rsid w:val="00A571BD"/>
    <w:rsid w:val="00A57865"/>
    <w:rsid w:val="00A578C1"/>
    <w:rsid w:val="00A57A35"/>
    <w:rsid w:val="00A57B74"/>
    <w:rsid w:val="00A60109"/>
    <w:rsid w:val="00A60248"/>
    <w:rsid w:val="00A60297"/>
    <w:rsid w:val="00A604FC"/>
    <w:rsid w:val="00A60851"/>
    <w:rsid w:val="00A60C6D"/>
    <w:rsid w:val="00A60D54"/>
    <w:rsid w:val="00A60DC6"/>
    <w:rsid w:val="00A60EC3"/>
    <w:rsid w:val="00A61102"/>
    <w:rsid w:val="00A61191"/>
    <w:rsid w:val="00A6122F"/>
    <w:rsid w:val="00A61392"/>
    <w:rsid w:val="00A613B4"/>
    <w:rsid w:val="00A61C7D"/>
    <w:rsid w:val="00A61D14"/>
    <w:rsid w:val="00A62302"/>
    <w:rsid w:val="00A6241A"/>
    <w:rsid w:val="00A62792"/>
    <w:rsid w:val="00A628F7"/>
    <w:rsid w:val="00A62953"/>
    <w:rsid w:val="00A62A60"/>
    <w:rsid w:val="00A62DE3"/>
    <w:rsid w:val="00A62DF5"/>
    <w:rsid w:val="00A634AB"/>
    <w:rsid w:val="00A63A82"/>
    <w:rsid w:val="00A63C9F"/>
    <w:rsid w:val="00A63E81"/>
    <w:rsid w:val="00A63EFC"/>
    <w:rsid w:val="00A644F5"/>
    <w:rsid w:val="00A645A0"/>
    <w:rsid w:val="00A649C7"/>
    <w:rsid w:val="00A64AF0"/>
    <w:rsid w:val="00A64B0F"/>
    <w:rsid w:val="00A64E98"/>
    <w:rsid w:val="00A650B1"/>
    <w:rsid w:val="00A65507"/>
    <w:rsid w:val="00A65FD2"/>
    <w:rsid w:val="00A660AE"/>
    <w:rsid w:val="00A6619A"/>
    <w:rsid w:val="00A6629B"/>
    <w:rsid w:val="00A663CF"/>
    <w:rsid w:val="00A6690D"/>
    <w:rsid w:val="00A66BC7"/>
    <w:rsid w:val="00A66BC8"/>
    <w:rsid w:val="00A66CC4"/>
    <w:rsid w:val="00A66D01"/>
    <w:rsid w:val="00A66D9D"/>
    <w:rsid w:val="00A6725A"/>
    <w:rsid w:val="00A6782B"/>
    <w:rsid w:val="00A67D3A"/>
    <w:rsid w:val="00A67E95"/>
    <w:rsid w:val="00A70272"/>
    <w:rsid w:val="00A704E9"/>
    <w:rsid w:val="00A7083A"/>
    <w:rsid w:val="00A70AC3"/>
    <w:rsid w:val="00A70AE0"/>
    <w:rsid w:val="00A70D5A"/>
    <w:rsid w:val="00A70DAE"/>
    <w:rsid w:val="00A70E0A"/>
    <w:rsid w:val="00A70EDF"/>
    <w:rsid w:val="00A70FC2"/>
    <w:rsid w:val="00A714E4"/>
    <w:rsid w:val="00A715D5"/>
    <w:rsid w:val="00A717CF"/>
    <w:rsid w:val="00A71C06"/>
    <w:rsid w:val="00A71DDE"/>
    <w:rsid w:val="00A7229B"/>
    <w:rsid w:val="00A7258F"/>
    <w:rsid w:val="00A7280D"/>
    <w:rsid w:val="00A72AB4"/>
    <w:rsid w:val="00A72C9C"/>
    <w:rsid w:val="00A72CE8"/>
    <w:rsid w:val="00A73092"/>
    <w:rsid w:val="00A731E4"/>
    <w:rsid w:val="00A732C4"/>
    <w:rsid w:val="00A73527"/>
    <w:rsid w:val="00A735E8"/>
    <w:rsid w:val="00A73C49"/>
    <w:rsid w:val="00A73F19"/>
    <w:rsid w:val="00A74009"/>
    <w:rsid w:val="00A74631"/>
    <w:rsid w:val="00A7463C"/>
    <w:rsid w:val="00A7463D"/>
    <w:rsid w:val="00A746B8"/>
    <w:rsid w:val="00A7496B"/>
    <w:rsid w:val="00A749CD"/>
    <w:rsid w:val="00A74A56"/>
    <w:rsid w:val="00A74D35"/>
    <w:rsid w:val="00A74FDD"/>
    <w:rsid w:val="00A75236"/>
    <w:rsid w:val="00A75424"/>
    <w:rsid w:val="00A754BF"/>
    <w:rsid w:val="00A755BC"/>
    <w:rsid w:val="00A756AD"/>
    <w:rsid w:val="00A759F2"/>
    <w:rsid w:val="00A75F48"/>
    <w:rsid w:val="00A76184"/>
    <w:rsid w:val="00A761F9"/>
    <w:rsid w:val="00A7640B"/>
    <w:rsid w:val="00A76424"/>
    <w:rsid w:val="00A76615"/>
    <w:rsid w:val="00A767F9"/>
    <w:rsid w:val="00A7692E"/>
    <w:rsid w:val="00A7696A"/>
    <w:rsid w:val="00A76C6C"/>
    <w:rsid w:val="00A76CFF"/>
    <w:rsid w:val="00A76DF5"/>
    <w:rsid w:val="00A76F23"/>
    <w:rsid w:val="00A77792"/>
    <w:rsid w:val="00A777E5"/>
    <w:rsid w:val="00A77A6C"/>
    <w:rsid w:val="00A77E93"/>
    <w:rsid w:val="00A80007"/>
    <w:rsid w:val="00A8032B"/>
    <w:rsid w:val="00A8058B"/>
    <w:rsid w:val="00A806C7"/>
    <w:rsid w:val="00A8092C"/>
    <w:rsid w:val="00A8101D"/>
    <w:rsid w:val="00A81037"/>
    <w:rsid w:val="00A8106A"/>
    <w:rsid w:val="00A813A5"/>
    <w:rsid w:val="00A81602"/>
    <w:rsid w:val="00A81759"/>
    <w:rsid w:val="00A81980"/>
    <w:rsid w:val="00A81A9A"/>
    <w:rsid w:val="00A81CDC"/>
    <w:rsid w:val="00A81E32"/>
    <w:rsid w:val="00A81E9B"/>
    <w:rsid w:val="00A81EB8"/>
    <w:rsid w:val="00A8217D"/>
    <w:rsid w:val="00A822E7"/>
    <w:rsid w:val="00A826E5"/>
    <w:rsid w:val="00A8292C"/>
    <w:rsid w:val="00A82C07"/>
    <w:rsid w:val="00A82C35"/>
    <w:rsid w:val="00A82D1C"/>
    <w:rsid w:val="00A831F4"/>
    <w:rsid w:val="00A8328C"/>
    <w:rsid w:val="00A834E6"/>
    <w:rsid w:val="00A83BBD"/>
    <w:rsid w:val="00A83EDF"/>
    <w:rsid w:val="00A8438C"/>
    <w:rsid w:val="00A8446E"/>
    <w:rsid w:val="00A847DF"/>
    <w:rsid w:val="00A84ABE"/>
    <w:rsid w:val="00A84AE6"/>
    <w:rsid w:val="00A84E2D"/>
    <w:rsid w:val="00A84FA7"/>
    <w:rsid w:val="00A85218"/>
    <w:rsid w:val="00A853BE"/>
    <w:rsid w:val="00A855E3"/>
    <w:rsid w:val="00A856D5"/>
    <w:rsid w:val="00A8583F"/>
    <w:rsid w:val="00A858FC"/>
    <w:rsid w:val="00A85B17"/>
    <w:rsid w:val="00A862CF"/>
    <w:rsid w:val="00A869A4"/>
    <w:rsid w:val="00A86A2E"/>
    <w:rsid w:val="00A86A8C"/>
    <w:rsid w:val="00A87602"/>
    <w:rsid w:val="00A876F8"/>
    <w:rsid w:val="00A87734"/>
    <w:rsid w:val="00A87977"/>
    <w:rsid w:val="00A87979"/>
    <w:rsid w:val="00A879C4"/>
    <w:rsid w:val="00A87A92"/>
    <w:rsid w:val="00A87CC1"/>
    <w:rsid w:val="00A87F33"/>
    <w:rsid w:val="00A87FCA"/>
    <w:rsid w:val="00A905D9"/>
    <w:rsid w:val="00A90626"/>
    <w:rsid w:val="00A90B31"/>
    <w:rsid w:val="00A90B42"/>
    <w:rsid w:val="00A90CF2"/>
    <w:rsid w:val="00A90F20"/>
    <w:rsid w:val="00A91245"/>
    <w:rsid w:val="00A9124E"/>
    <w:rsid w:val="00A91531"/>
    <w:rsid w:val="00A915F1"/>
    <w:rsid w:val="00A916F5"/>
    <w:rsid w:val="00A9183B"/>
    <w:rsid w:val="00A91EE5"/>
    <w:rsid w:val="00A91FB0"/>
    <w:rsid w:val="00A92020"/>
    <w:rsid w:val="00A9268D"/>
    <w:rsid w:val="00A927E8"/>
    <w:rsid w:val="00A9288C"/>
    <w:rsid w:val="00A92FCB"/>
    <w:rsid w:val="00A92FF0"/>
    <w:rsid w:val="00A9374E"/>
    <w:rsid w:val="00A9387B"/>
    <w:rsid w:val="00A93BFB"/>
    <w:rsid w:val="00A93C1B"/>
    <w:rsid w:val="00A94188"/>
    <w:rsid w:val="00A9424C"/>
    <w:rsid w:val="00A94696"/>
    <w:rsid w:val="00A94722"/>
    <w:rsid w:val="00A948C5"/>
    <w:rsid w:val="00A94903"/>
    <w:rsid w:val="00A94A5A"/>
    <w:rsid w:val="00A94CE2"/>
    <w:rsid w:val="00A94D52"/>
    <w:rsid w:val="00A94E5B"/>
    <w:rsid w:val="00A95324"/>
    <w:rsid w:val="00A95628"/>
    <w:rsid w:val="00A95725"/>
    <w:rsid w:val="00A959EB"/>
    <w:rsid w:val="00A95DAE"/>
    <w:rsid w:val="00A9611E"/>
    <w:rsid w:val="00A96441"/>
    <w:rsid w:val="00A9694F"/>
    <w:rsid w:val="00A96C62"/>
    <w:rsid w:val="00A96D2E"/>
    <w:rsid w:val="00A96D44"/>
    <w:rsid w:val="00A96D7B"/>
    <w:rsid w:val="00A97059"/>
    <w:rsid w:val="00A970D6"/>
    <w:rsid w:val="00A97117"/>
    <w:rsid w:val="00A9770C"/>
    <w:rsid w:val="00A9786C"/>
    <w:rsid w:val="00A97B2B"/>
    <w:rsid w:val="00A97B6C"/>
    <w:rsid w:val="00A97DA3"/>
    <w:rsid w:val="00AA0754"/>
    <w:rsid w:val="00AA0B68"/>
    <w:rsid w:val="00AA0D85"/>
    <w:rsid w:val="00AA105C"/>
    <w:rsid w:val="00AA1103"/>
    <w:rsid w:val="00AA111D"/>
    <w:rsid w:val="00AA186F"/>
    <w:rsid w:val="00AA19E8"/>
    <w:rsid w:val="00AA19F8"/>
    <w:rsid w:val="00AA1DC8"/>
    <w:rsid w:val="00AA1E0E"/>
    <w:rsid w:val="00AA1E95"/>
    <w:rsid w:val="00AA1F83"/>
    <w:rsid w:val="00AA24F0"/>
    <w:rsid w:val="00AA29E9"/>
    <w:rsid w:val="00AA2AA9"/>
    <w:rsid w:val="00AA2AC9"/>
    <w:rsid w:val="00AA2DF2"/>
    <w:rsid w:val="00AA2E5B"/>
    <w:rsid w:val="00AA3005"/>
    <w:rsid w:val="00AA319E"/>
    <w:rsid w:val="00AA3412"/>
    <w:rsid w:val="00AA3509"/>
    <w:rsid w:val="00AA350F"/>
    <w:rsid w:val="00AA37E4"/>
    <w:rsid w:val="00AA3A54"/>
    <w:rsid w:val="00AA3AEA"/>
    <w:rsid w:val="00AA3CCF"/>
    <w:rsid w:val="00AA4142"/>
    <w:rsid w:val="00AA427E"/>
    <w:rsid w:val="00AA4593"/>
    <w:rsid w:val="00AA4605"/>
    <w:rsid w:val="00AA4692"/>
    <w:rsid w:val="00AA4D96"/>
    <w:rsid w:val="00AA5025"/>
    <w:rsid w:val="00AA5114"/>
    <w:rsid w:val="00AA5C18"/>
    <w:rsid w:val="00AA5D09"/>
    <w:rsid w:val="00AA68A3"/>
    <w:rsid w:val="00AA68F0"/>
    <w:rsid w:val="00AA69F1"/>
    <w:rsid w:val="00AA6BAB"/>
    <w:rsid w:val="00AA6CB1"/>
    <w:rsid w:val="00AA6DE0"/>
    <w:rsid w:val="00AA6E1B"/>
    <w:rsid w:val="00AA75E8"/>
    <w:rsid w:val="00AA761F"/>
    <w:rsid w:val="00AA774A"/>
    <w:rsid w:val="00AA7CB9"/>
    <w:rsid w:val="00AA7D2B"/>
    <w:rsid w:val="00AB035C"/>
    <w:rsid w:val="00AB0EB1"/>
    <w:rsid w:val="00AB1167"/>
    <w:rsid w:val="00AB133A"/>
    <w:rsid w:val="00AB1355"/>
    <w:rsid w:val="00AB14F8"/>
    <w:rsid w:val="00AB16FC"/>
    <w:rsid w:val="00AB1721"/>
    <w:rsid w:val="00AB1DBB"/>
    <w:rsid w:val="00AB1ECF"/>
    <w:rsid w:val="00AB23A7"/>
    <w:rsid w:val="00AB2907"/>
    <w:rsid w:val="00AB2C90"/>
    <w:rsid w:val="00AB2CA4"/>
    <w:rsid w:val="00AB2DE4"/>
    <w:rsid w:val="00AB2E67"/>
    <w:rsid w:val="00AB3211"/>
    <w:rsid w:val="00AB32CE"/>
    <w:rsid w:val="00AB4133"/>
    <w:rsid w:val="00AB4289"/>
    <w:rsid w:val="00AB4417"/>
    <w:rsid w:val="00AB4782"/>
    <w:rsid w:val="00AB56DB"/>
    <w:rsid w:val="00AB589C"/>
    <w:rsid w:val="00AB5CC3"/>
    <w:rsid w:val="00AB5E99"/>
    <w:rsid w:val="00AB5F9A"/>
    <w:rsid w:val="00AB62AB"/>
    <w:rsid w:val="00AB64A4"/>
    <w:rsid w:val="00AB6906"/>
    <w:rsid w:val="00AB696A"/>
    <w:rsid w:val="00AB69C6"/>
    <w:rsid w:val="00AB703D"/>
    <w:rsid w:val="00AB70BA"/>
    <w:rsid w:val="00AB7252"/>
    <w:rsid w:val="00AB74BB"/>
    <w:rsid w:val="00AB75A9"/>
    <w:rsid w:val="00AB766A"/>
    <w:rsid w:val="00AB77D2"/>
    <w:rsid w:val="00AB7A8D"/>
    <w:rsid w:val="00AB7B59"/>
    <w:rsid w:val="00AB7F15"/>
    <w:rsid w:val="00AB7FDC"/>
    <w:rsid w:val="00AC002E"/>
    <w:rsid w:val="00AC00A5"/>
    <w:rsid w:val="00AC00DD"/>
    <w:rsid w:val="00AC02B7"/>
    <w:rsid w:val="00AC0710"/>
    <w:rsid w:val="00AC0BD4"/>
    <w:rsid w:val="00AC132F"/>
    <w:rsid w:val="00AC16AA"/>
    <w:rsid w:val="00AC1788"/>
    <w:rsid w:val="00AC253E"/>
    <w:rsid w:val="00AC2BB9"/>
    <w:rsid w:val="00AC2D5D"/>
    <w:rsid w:val="00AC35F5"/>
    <w:rsid w:val="00AC363D"/>
    <w:rsid w:val="00AC3669"/>
    <w:rsid w:val="00AC3B13"/>
    <w:rsid w:val="00AC3B74"/>
    <w:rsid w:val="00AC3E16"/>
    <w:rsid w:val="00AC3F31"/>
    <w:rsid w:val="00AC43C0"/>
    <w:rsid w:val="00AC484A"/>
    <w:rsid w:val="00AC4D00"/>
    <w:rsid w:val="00AC4F59"/>
    <w:rsid w:val="00AC5181"/>
    <w:rsid w:val="00AC5345"/>
    <w:rsid w:val="00AC544C"/>
    <w:rsid w:val="00AC59E5"/>
    <w:rsid w:val="00AC5C4D"/>
    <w:rsid w:val="00AC5C9C"/>
    <w:rsid w:val="00AC5D00"/>
    <w:rsid w:val="00AC6103"/>
    <w:rsid w:val="00AC61E2"/>
    <w:rsid w:val="00AC65DF"/>
    <w:rsid w:val="00AC692C"/>
    <w:rsid w:val="00AC6A60"/>
    <w:rsid w:val="00AC6AC1"/>
    <w:rsid w:val="00AC6F7F"/>
    <w:rsid w:val="00AC6F9F"/>
    <w:rsid w:val="00AC7917"/>
    <w:rsid w:val="00AC7985"/>
    <w:rsid w:val="00AC7A77"/>
    <w:rsid w:val="00AD0152"/>
    <w:rsid w:val="00AD01C6"/>
    <w:rsid w:val="00AD0783"/>
    <w:rsid w:val="00AD07C5"/>
    <w:rsid w:val="00AD07E2"/>
    <w:rsid w:val="00AD0AC0"/>
    <w:rsid w:val="00AD12C5"/>
    <w:rsid w:val="00AD169B"/>
    <w:rsid w:val="00AD16CF"/>
    <w:rsid w:val="00AD1732"/>
    <w:rsid w:val="00AD18BA"/>
    <w:rsid w:val="00AD1F07"/>
    <w:rsid w:val="00AD20D9"/>
    <w:rsid w:val="00AD25F7"/>
    <w:rsid w:val="00AD263F"/>
    <w:rsid w:val="00AD2768"/>
    <w:rsid w:val="00AD2803"/>
    <w:rsid w:val="00AD2861"/>
    <w:rsid w:val="00AD2B48"/>
    <w:rsid w:val="00AD2D8C"/>
    <w:rsid w:val="00AD3222"/>
    <w:rsid w:val="00AD33E5"/>
    <w:rsid w:val="00AD3964"/>
    <w:rsid w:val="00AD39C9"/>
    <w:rsid w:val="00AD3BA0"/>
    <w:rsid w:val="00AD4008"/>
    <w:rsid w:val="00AD418E"/>
    <w:rsid w:val="00AD4514"/>
    <w:rsid w:val="00AD46BD"/>
    <w:rsid w:val="00AD47F5"/>
    <w:rsid w:val="00AD48CC"/>
    <w:rsid w:val="00AD490C"/>
    <w:rsid w:val="00AD4D3D"/>
    <w:rsid w:val="00AD51F5"/>
    <w:rsid w:val="00AD53A3"/>
    <w:rsid w:val="00AD5504"/>
    <w:rsid w:val="00AD5575"/>
    <w:rsid w:val="00AD55D2"/>
    <w:rsid w:val="00AD5802"/>
    <w:rsid w:val="00AD59F4"/>
    <w:rsid w:val="00AD5B42"/>
    <w:rsid w:val="00AD6039"/>
    <w:rsid w:val="00AD65F2"/>
    <w:rsid w:val="00AD6772"/>
    <w:rsid w:val="00AD6CC6"/>
    <w:rsid w:val="00AD75AA"/>
    <w:rsid w:val="00AD77D4"/>
    <w:rsid w:val="00AD7BD8"/>
    <w:rsid w:val="00AD7BE1"/>
    <w:rsid w:val="00AD7DCC"/>
    <w:rsid w:val="00AE026B"/>
    <w:rsid w:val="00AE0378"/>
    <w:rsid w:val="00AE04C8"/>
    <w:rsid w:val="00AE06D3"/>
    <w:rsid w:val="00AE0A19"/>
    <w:rsid w:val="00AE106A"/>
    <w:rsid w:val="00AE11A3"/>
    <w:rsid w:val="00AE1220"/>
    <w:rsid w:val="00AE13CD"/>
    <w:rsid w:val="00AE1EA0"/>
    <w:rsid w:val="00AE200B"/>
    <w:rsid w:val="00AE213E"/>
    <w:rsid w:val="00AE2315"/>
    <w:rsid w:val="00AE2367"/>
    <w:rsid w:val="00AE2858"/>
    <w:rsid w:val="00AE2DFD"/>
    <w:rsid w:val="00AE2E77"/>
    <w:rsid w:val="00AE39E0"/>
    <w:rsid w:val="00AE39E4"/>
    <w:rsid w:val="00AE3A8E"/>
    <w:rsid w:val="00AE3B35"/>
    <w:rsid w:val="00AE3F27"/>
    <w:rsid w:val="00AE3FC8"/>
    <w:rsid w:val="00AE40B5"/>
    <w:rsid w:val="00AE4287"/>
    <w:rsid w:val="00AE4299"/>
    <w:rsid w:val="00AE4323"/>
    <w:rsid w:val="00AE43CE"/>
    <w:rsid w:val="00AE454C"/>
    <w:rsid w:val="00AE4607"/>
    <w:rsid w:val="00AE4868"/>
    <w:rsid w:val="00AE48B9"/>
    <w:rsid w:val="00AE49FE"/>
    <w:rsid w:val="00AE4F19"/>
    <w:rsid w:val="00AE524B"/>
    <w:rsid w:val="00AE5272"/>
    <w:rsid w:val="00AE561E"/>
    <w:rsid w:val="00AE5AC0"/>
    <w:rsid w:val="00AE5D4C"/>
    <w:rsid w:val="00AE62DA"/>
    <w:rsid w:val="00AE6461"/>
    <w:rsid w:val="00AE6A52"/>
    <w:rsid w:val="00AE6A73"/>
    <w:rsid w:val="00AE6B3C"/>
    <w:rsid w:val="00AE6D9C"/>
    <w:rsid w:val="00AE702A"/>
    <w:rsid w:val="00AE75D9"/>
    <w:rsid w:val="00AE76AD"/>
    <w:rsid w:val="00AE7737"/>
    <w:rsid w:val="00AE7834"/>
    <w:rsid w:val="00AE7990"/>
    <w:rsid w:val="00AE79FB"/>
    <w:rsid w:val="00AE7AF5"/>
    <w:rsid w:val="00AEE70E"/>
    <w:rsid w:val="00AF003F"/>
    <w:rsid w:val="00AF0250"/>
    <w:rsid w:val="00AF067A"/>
    <w:rsid w:val="00AF10F6"/>
    <w:rsid w:val="00AF113B"/>
    <w:rsid w:val="00AF12AB"/>
    <w:rsid w:val="00AF1C7C"/>
    <w:rsid w:val="00AF22FA"/>
    <w:rsid w:val="00AF2445"/>
    <w:rsid w:val="00AF265A"/>
    <w:rsid w:val="00AF2773"/>
    <w:rsid w:val="00AF2BE7"/>
    <w:rsid w:val="00AF2C55"/>
    <w:rsid w:val="00AF2D42"/>
    <w:rsid w:val="00AF2EE6"/>
    <w:rsid w:val="00AF30EE"/>
    <w:rsid w:val="00AF3186"/>
    <w:rsid w:val="00AF31E9"/>
    <w:rsid w:val="00AF32E4"/>
    <w:rsid w:val="00AF35D8"/>
    <w:rsid w:val="00AF3944"/>
    <w:rsid w:val="00AF3968"/>
    <w:rsid w:val="00AF3C8B"/>
    <w:rsid w:val="00AF3F7E"/>
    <w:rsid w:val="00AF4128"/>
    <w:rsid w:val="00AF4352"/>
    <w:rsid w:val="00AF4467"/>
    <w:rsid w:val="00AF4EB7"/>
    <w:rsid w:val="00AF5261"/>
    <w:rsid w:val="00AF5294"/>
    <w:rsid w:val="00AF55ED"/>
    <w:rsid w:val="00AF5692"/>
    <w:rsid w:val="00AF59B8"/>
    <w:rsid w:val="00AF59C0"/>
    <w:rsid w:val="00AF59D6"/>
    <w:rsid w:val="00AF5A03"/>
    <w:rsid w:val="00AF5A36"/>
    <w:rsid w:val="00AF6157"/>
    <w:rsid w:val="00AF632E"/>
    <w:rsid w:val="00AF6838"/>
    <w:rsid w:val="00AF69A7"/>
    <w:rsid w:val="00AF6A31"/>
    <w:rsid w:val="00AF6D0B"/>
    <w:rsid w:val="00AF6ECE"/>
    <w:rsid w:val="00AF7320"/>
    <w:rsid w:val="00AF7380"/>
    <w:rsid w:val="00AF740C"/>
    <w:rsid w:val="00AF746E"/>
    <w:rsid w:val="00AF74DB"/>
    <w:rsid w:val="00AF75D6"/>
    <w:rsid w:val="00AF7A5B"/>
    <w:rsid w:val="00AF7BC2"/>
    <w:rsid w:val="00B00797"/>
    <w:rsid w:val="00B00ABE"/>
    <w:rsid w:val="00B00C3F"/>
    <w:rsid w:val="00B01055"/>
    <w:rsid w:val="00B01732"/>
    <w:rsid w:val="00B01909"/>
    <w:rsid w:val="00B01A47"/>
    <w:rsid w:val="00B01A98"/>
    <w:rsid w:val="00B01B17"/>
    <w:rsid w:val="00B01B1F"/>
    <w:rsid w:val="00B01ED2"/>
    <w:rsid w:val="00B0220A"/>
    <w:rsid w:val="00B02598"/>
    <w:rsid w:val="00B028A7"/>
    <w:rsid w:val="00B02CB1"/>
    <w:rsid w:val="00B02DE3"/>
    <w:rsid w:val="00B02F7A"/>
    <w:rsid w:val="00B03793"/>
    <w:rsid w:val="00B037AA"/>
    <w:rsid w:val="00B03BCA"/>
    <w:rsid w:val="00B0430F"/>
    <w:rsid w:val="00B044D2"/>
    <w:rsid w:val="00B044EA"/>
    <w:rsid w:val="00B046C2"/>
    <w:rsid w:val="00B0491F"/>
    <w:rsid w:val="00B04A62"/>
    <w:rsid w:val="00B04CE8"/>
    <w:rsid w:val="00B04EAD"/>
    <w:rsid w:val="00B04F1C"/>
    <w:rsid w:val="00B0502C"/>
    <w:rsid w:val="00B05BF5"/>
    <w:rsid w:val="00B05D53"/>
    <w:rsid w:val="00B05EFA"/>
    <w:rsid w:val="00B05FED"/>
    <w:rsid w:val="00B06331"/>
    <w:rsid w:val="00B06346"/>
    <w:rsid w:val="00B066F2"/>
    <w:rsid w:val="00B06832"/>
    <w:rsid w:val="00B06C9C"/>
    <w:rsid w:val="00B06CA3"/>
    <w:rsid w:val="00B06E9D"/>
    <w:rsid w:val="00B06F7C"/>
    <w:rsid w:val="00B07063"/>
    <w:rsid w:val="00B074C0"/>
    <w:rsid w:val="00B0776A"/>
    <w:rsid w:val="00B077F9"/>
    <w:rsid w:val="00B07959"/>
    <w:rsid w:val="00B07B84"/>
    <w:rsid w:val="00B10102"/>
    <w:rsid w:val="00B103FB"/>
    <w:rsid w:val="00B104FB"/>
    <w:rsid w:val="00B1073F"/>
    <w:rsid w:val="00B10FDE"/>
    <w:rsid w:val="00B110A1"/>
    <w:rsid w:val="00B110F2"/>
    <w:rsid w:val="00B11132"/>
    <w:rsid w:val="00B11146"/>
    <w:rsid w:val="00B111CD"/>
    <w:rsid w:val="00B11619"/>
    <w:rsid w:val="00B11628"/>
    <w:rsid w:val="00B1170D"/>
    <w:rsid w:val="00B1181C"/>
    <w:rsid w:val="00B11C83"/>
    <w:rsid w:val="00B11FA1"/>
    <w:rsid w:val="00B1203E"/>
    <w:rsid w:val="00B121EF"/>
    <w:rsid w:val="00B12534"/>
    <w:rsid w:val="00B1278D"/>
    <w:rsid w:val="00B12A4D"/>
    <w:rsid w:val="00B12ABA"/>
    <w:rsid w:val="00B12F2C"/>
    <w:rsid w:val="00B13298"/>
    <w:rsid w:val="00B1346C"/>
    <w:rsid w:val="00B13540"/>
    <w:rsid w:val="00B13651"/>
    <w:rsid w:val="00B13869"/>
    <w:rsid w:val="00B138D2"/>
    <w:rsid w:val="00B13B54"/>
    <w:rsid w:val="00B13B89"/>
    <w:rsid w:val="00B13BCB"/>
    <w:rsid w:val="00B13CCB"/>
    <w:rsid w:val="00B13DB7"/>
    <w:rsid w:val="00B13E48"/>
    <w:rsid w:val="00B13F45"/>
    <w:rsid w:val="00B144F1"/>
    <w:rsid w:val="00B14668"/>
    <w:rsid w:val="00B14785"/>
    <w:rsid w:val="00B148E5"/>
    <w:rsid w:val="00B14B6E"/>
    <w:rsid w:val="00B14FAC"/>
    <w:rsid w:val="00B1510F"/>
    <w:rsid w:val="00B1511F"/>
    <w:rsid w:val="00B15186"/>
    <w:rsid w:val="00B15673"/>
    <w:rsid w:val="00B15A8F"/>
    <w:rsid w:val="00B15AD8"/>
    <w:rsid w:val="00B165CC"/>
    <w:rsid w:val="00B1673B"/>
    <w:rsid w:val="00B16E0E"/>
    <w:rsid w:val="00B16E17"/>
    <w:rsid w:val="00B16EDD"/>
    <w:rsid w:val="00B1702A"/>
    <w:rsid w:val="00B1782B"/>
    <w:rsid w:val="00B17B52"/>
    <w:rsid w:val="00B17BF5"/>
    <w:rsid w:val="00B17F91"/>
    <w:rsid w:val="00B17FA8"/>
    <w:rsid w:val="00B20072"/>
    <w:rsid w:val="00B20226"/>
    <w:rsid w:val="00B205B4"/>
    <w:rsid w:val="00B205E7"/>
    <w:rsid w:val="00B208A5"/>
    <w:rsid w:val="00B208C2"/>
    <w:rsid w:val="00B20A1E"/>
    <w:rsid w:val="00B20A67"/>
    <w:rsid w:val="00B20AC7"/>
    <w:rsid w:val="00B20C4B"/>
    <w:rsid w:val="00B20E4D"/>
    <w:rsid w:val="00B2101C"/>
    <w:rsid w:val="00B2107B"/>
    <w:rsid w:val="00B212F5"/>
    <w:rsid w:val="00B21621"/>
    <w:rsid w:val="00B2184A"/>
    <w:rsid w:val="00B218D9"/>
    <w:rsid w:val="00B219AD"/>
    <w:rsid w:val="00B21D3E"/>
    <w:rsid w:val="00B21D53"/>
    <w:rsid w:val="00B2210B"/>
    <w:rsid w:val="00B228D6"/>
    <w:rsid w:val="00B22964"/>
    <w:rsid w:val="00B22FE8"/>
    <w:rsid w:val="00B2302B"/>
    <w:rsid w:val="00B23213"/>
    <w:rsid w:val="00B23299"/>
    <w:rsid w:val="00B232BC"/>
    <w:rsid w:val="00B234B3"/>
    <w:rsid w:val="00B2386A"/>
    <w:rsid w:val="00B2394E"/>
    <w:rsid w:val="00B23D20"/>
    <w:rsid w:val="00B240DF"/>
    <w:rsid w:val="00B24185"/>
    <w:rsid w:val="00B24301"/>
    <w:rsid w:val="00B2430D"/>
    <w:rsid w:val="00B24447"/>
    <w:rsid w:val="00B2494E"/>
    <w:rsid w:val="00B24A12"/>
    <w:rsid w:val="00B24ABE"/>
    <w:rsid w:val="00B251D1"/>
    <w:rsid w:val="00B251D2"/>
    <w:rsid w:val="00B25215"/>
    <w:rsid w:val="00B2542E"/>
    <w:rsid w:val="00B2567C"/>
    <w:rsid w:val="00B258CD"/>
    <w:rsid w:val="00B261D8"/>
    <w:rsid w:val="00B26320"/>
    <w:rsid w:val="00B26481"/>
    <w:rsid w:val="00B26502"/>
    <w:rsid w:val="00B26870"/>
    <w:rsid w:val="00B2688C"/>
    <w:rsid w:val="00B268A7"/>
    <w:rsid w:val="00B269A1"/>
    <w:rsid w:val="00B26A55"/>
    <w:rsid w:val="00B26ADD"/>
    <w:rsid w:val="00B26F83"/>
    <w:rsid w:val="00B2703A"/>
    <w:rsid w:val="00B27071"/>
    <w:rsid w:val="00B27D90"/>
    <w:rsid w:val="00B27E74"/>
    <w:rsid w:val="00B27E7B"/>
    <w:rsid w:val="00B27F2F"/>
    <w:rsid w:val="00B27FF7"/>
    <w:rsid w:val="00B2D1E9"/>
    <w:rsid w:val="00B30310"/>
    <w:rsid w:val="00B304A0"/>
    <w:rsid w:val="00B304DE"/>
    <w:rsid w:val="00B30663"/>
    <w:rsid w:val="00B30E50"/>
    <w:rsid w:val="00B30E89"/>
    <w:rsid w:val="00B31008"/>
    <w:rsid w:val="00B3115D"/>
    <w:rsid w:val="00B3138F"/>
    <w:rsid w:val="00B3155E"/>
    <w:rsid w:val="00B316A5"/>
    <w:rsid w:val="00B316E9"/>
    <w:rsid w:val="00B31F3D"/>
    <w:rsid w:val="00B32055"/>
    <w:rsid w:val="00B32300"/>
    <w:rsid w:val="00B329CF"/>
    <w:rsid w:val="00B32CB0"/>
    <w:rsid w:val="00B32D42"/>
    <w:rsid w:val="00B32E11"/>
    <w:rsid w:val="00B32F77"/>
    <w:rsid w:val="00B33394"/>
    <w:rsid w:val="00B333E3"/>
    <w:rsid w:val="00B3344D"/>
    <w:rsid w:val="00B3345E"/>
    <w:rsid w:val="00B334F5"/>
    <w:rsid w:val="00B33674"/>
    <w:rsid w:val="00B33855"/>
    <w:rsid w:val="00B33876"/>
    <w:rsid w:val="00B339B8"/>
    <w:rsid w:val="00B33C2F"/>
    <w:rsid w:val="00B33F15"/>
    <w:rsid w:val="00B346C5"/>
    <w:rsid w:val="00B346E4"/>
    <w:rsid w:val="00B3497B"/>
    <w:rsid w:val="00B34B70"/>
    <w:rsid w:val="00B34C36"/>
    <w:rsid w:val="00B34D23"/>
    <w:rsid w:val="00B34D36"/>
    <w:rsid w:val="00B35255"/>
    <w:rsid w:val="00B354B5"/>
    <w:rsid w:val="00B35792"/>
    <w:rsid w:val="00B357A3"/>
    <w:rsid w:val="00B35800"/>
    <w:rsid w:val="00B35873"/>
    <w:rsid w:val="00B35895"/>
    <w:rsid w:val="00B3678B"/>
    <w:rsid w:val="00B367BF"/>
    <w:rsid w:val="00B3683A"/>
    <w:rsid w:val="00B36912"/>
    <w:rsid w:val="00B36A6D"/>
    <w:rsid w:val="00B36D51"/>
    <w:rsid w:val="00B36DAB"/>
    <w:rsid w:val="00B37025"/>
    <w:rsid w:val="00B3708D"/>
    <w:rsid w:val="00B372AA"/>
    <w:rsid w:val="00B3778C"/>
    <w:rsid w:val="00B37919"/>
    <w:rsid w:val="00B3C652"/>
    <w:rsid w:val="00B3D2FB"/>
    <w:rsid w:val="00B40CA4"/>
    <w:rsid w:val="00B40F08"/>
    <w:rsid w:val="00B40FB2"/>
    <w:rsid w:val="00B411BC"/>
    <w:rsid w:val="00B412BA"/>
    <w:rsid w:val="00B418D2"/>
    <w:rsid w:val="00B41AC8"/>
    <w:rsid w:val="00B41C28"/>
    <w:rsid w:val="00B41E4E"/>
    <w:rsid w:val="00B42501"/>
    <w:rsid w:val="00B42993"/>
    <w:rsid w:val="00B42AC4"/>
    <w:rsid w:val="00B42C0F"/>
    <w:rsid w:val="00B42FA3"/>
    <w:rsid w:val="00B43233"/>
    <w:rsid w:val="00B4345F"/>
    <w:rsid w:val="00B434A2"/>
    <w:rsid w:val="00B434F7"/>
    <w:rsid w:val="00B43935"/>
    <w:rsid w:val="00B43ABB"/>
    <w:rsid w:val="00B43DA1"/>
    <w:rsid w:val="00B441E3"/>
    <w:rsid w:val="00B44239"/>
    <w:rsid w:val="00B442BE"/>
    <w:rsid w:val="00B4438F"/>
    <w:rsid w:val="00B44582"/>
    <w:rsid w:val="00B4482B"/>
    <w:rsid w:val="00B44DC4"/>
    <w:rsid w:val="00B457DC"/>
    <w:rsid w:val="00B45947"/>
    <w:rsid w:val="00B45ACD"/>
    <w:rsid w:val="00B45B41"/>
    <w:rsid w:val="00B45C6A"/>
    <w:rsid w:val="00B45DC1"/>
    <w:rsid w:val="00B45FFE"/>
    <w:rsid w:val="00B460C4"/>
    <w:rsid w:val="00B4622B"/>
    <w:rsid w:val="00B462CE"/>
    <w:rsid w:val="00B4650B"/>
    <w:rsid w:val="00B46570"/>
    <w:rsid w:val="00B46623"/>
    <w:rsid w:val="00B46726"/>
    <w:rsid w:val="00B46CBD"/>
    <w:rsid w:val="00B46E4D"/>
    <w:rsid w:val="00B46F28"/>
    <w:rsid w:val="00B4703C"/>
    <w:rsid w:val="00B474A2"/>
    <w:rsid w:val="00B47754"/>
    <w:rsid w:val="00B4787C"/>
    <w:rsid w:val="00B47924"/>
    <w:rsid w:val="00B47F3C"/>
    <w:rsid w:val="00B4A7DC"/>
    <w:rsid w:val="00B50353"/>
    <w:rsid w:val="00B5057C"/>
    <w:rsid w:val="00B5090B"/>
    <w:rsid w:val="00B50D4E"/>
    <w:rsid w:val="00B5122E"/>
    <w:rsid w:val="00B512B5"/>
    <w:rsid w:val="00B512B6"/>
    <w:rsid w:val="00B51357"/>
    <w:rsid w:val="00B5147B"/>
    <w:rsid w:val="00B5151E"/>
    <w:rsid w:val="00B516D9"/>
    <w:rsid w:val="00B516F6"/>
    <w:rsid w:val="00B51848"/>
    <w:rsid w:val="00B51866"/>
    <w:rsid w:val="00B51A19"/>
    <w:rsid w:val="00B51B9C"/>
    <w:rsid w:val="00B51C86"/>
    <w:rsid w:val="00B51D1F"/>
    <w:rsid w:val="00B51D71"/>
    <w:rsid w:val="00B5215B"/>
    <w:rsid w:val="00B5216F"/>
    <w:rsid w:val="00B5227E"/>
    <w:rsid w:val="00B52794"/>
    <w:rsid w:val="00B52854"/>
    <w:rsid w:val="00B52AA9"/>
    <w:rsid w:val="00B52AC7"/>
    <w:rsid w:val="00B52B9E"/>
    <w:rsid w:val="00B52CB5"/>
    <w:rsid w:val="00B53134"/>
    <w:rsid w:val="00B53194"/>
    <w:rsid w:val="00B53291"/>
    <w:rsid w:val="00B5364D"/>
    <w:rsid w:val="00B53B04"/>
    <w:rsid w:val="00B53B2F"/>
    <w:rsid w:val="00B53C7C"/>
    <w:rsid w:val="00B53D41"/>
    <w:rsid w:val="00B53D82"/>
    <w:rsid w:val="00B53E06"/>
    <w:rsid w:val="00B53F78"/>
    <w:rsid w:val="00B5401E"/>
    <w:rsid w:val="00B543AA"/>
    <w:rsid w:val="00B54D6A"/>
    <w:rsid w:val="00B54DF2"/>
    <w:rsid w:val="00B54E5A"/>
    <w:rsid w:val="00B550C0"/>
    <w:rsid w:val="00B555FB"/>
    <w:rsid w:val="00B55860"/>
    <w:rsid w:val="00B5586D"/>
    <w:rsid w:val="00B55F1B"/>
    <w:rsid w:val="00B56102"/>
    <w:rsid w:val="00B5617A"/>
    <w:rsid w:val="00B56434"/>
    <w:rsid w:val="00B56AF6"/>
    <w:rsid w:val="00B56E2F"/>
    <w:rsid w:val="00B57316"/>
    <w:rsid w:val="00B57408"/>
    <w:rsid w:val="00B576B9"/>
    <w:rsid w:val="00B578B3"/>
    <w:rsid w:val="00B57A82"/>
    <w:rsid w:val="00B57ADC"/>
    <w:rsid w:val="00B57D29"/>
    <w:rsid w:val="00B57E36"/>
    <w:rsid w:val="00B60086"/>
    <w:rsid w:val="00B6011E"/>
    <w:rsid w:val="00B605B6"/>
    <w:rsid w:val="00B6099D"/>
    <w:rsid w:val="00B60B79"/>
    <w:rsid w:val="00B60ED5"/>
    <w:rsid w:val="00B60FC2"/>
    <w:rsid w:val="00B61166"/>
    <w:rsid w:val="00B611D1"/>
    <w:rsid w:val="00B611F3"/>
    <w:rsid w:val="00B61415"/>
    <w:rsid w:val="00B61462"/>
    <w:rsid w:val="00B61598"/>
    <w:rsid w:val="00B615AF"/>
    <w:rsid w:val="00B6169F"/>
    <w:rsid w:val="00B6192B"/>
    <w:rsid w:val="00B61A22"/>
    <w:rsid w:val="00B61C1B"/>
    <w:rsid w:val="00B61D3F"/>
    <w:rsid w:val="00B61E60"/>
    <w:rsid w:val="00B61EAC"/>
    <w:rsid w:val="00B62138"/>
    <w:rsid w:val="00B622E3"/>
    <w:rsid w:val="00B626D1"/>
    <w:rsid w:val="00B627FF"/>
    <w:rsid w:val="00B62C06"/>
    <w:rsid w:val="00B62D2E"/>
    <w:rsid w:val="00B62E61"/>
    <w:rsid w:val="00B62E80"/>
    <w:rsid w:val="00B6325C"/>
    <w:rsid w:val="00B63272"/>
    <w:rsid w:val="00B6329F"/>
    <w:rsid w:val="00B633BF"/>
    <w:rsid w:val="00B636E2"/>
    <w:rsid w:val="00B6378C"/>
    <w:rsid w:val="00B63882"/>
    <w:rsid w:val="00B639D1"/>
    <w:rsid w:val="00B63C6B"/>
    <w:rsid w:val="00B63E3E"/>
    <w:rsid w:val="00B6412D"/>
    <w:rsid w:val="00B6450F"/>
    <w:rsid w:val="00B649D8"/>
    <w:rsid w:val="00B6582B"/>
    <w:rsid w:val="00B65A44"/>
    <w:rsid w:val="00B65CFA"/>
    <w:rsid w:val="00B65F3A"/>
    <w:rsid w:val="00B66428"/>
    <w:rsid w:val="00B6653D"/>
    <w:rsid w:val="00B667CF"/>
    <w:rsid w:val="00B66CC1"/>
    <w:rsid w:val="00B66DF8"/>
    <w:rsid w:val="00B66F84"/>
    <w:rsid w:val="00B6707F"/>
    <w:rsid w:val="00B67259"/>
    <w:rsid w:val="00B6758A"/>
    <w:rsid w:val="00B67724"/>
    <w:rsid w:val="00B67B02"/>
    <w:rsid w:val="00B6A06D"/>
    <w:rsid w:val="00B70352"/>
    <w:rsid w:val="00B70A2B"/>
    <w:rsid w:val="00B70C1D"/>
    <w:rsid w:val="00B70FD2"/>
    <w:rsid w:val="00B71076"/>
    <w:rsid w:val="00B7112C"/>
    <w:rsid w:val="00B713B2"/>
    <w:rsid w:val="00B717D3"/>
    <w:rsid w:val="00B71941"/>
    <w:rsid w:val="00B71AEB"/>
    <w:rsid w:val="00B722AD"/>
    <w:rsid w:val="00B72897"/>
    <w:rsid w:val="00B729B9"/>
    <w:rsid w:val="00B72A84"/>
    <w:rsid w:val="00B72D0F"/>
    <w:rsid w:val="00B72E85"/>
    <w:rsid w:val="00B72FBD"/>
    <w:rsid w:val="00B732E4"/>
    <w:rsid w:val="00B73B43"/>
    <w:rsid w:val="00B73D64"/>
    <w:rsid w:val="00B73EF4"/>
    <w:rsid w:val="00B73F1C"/>
    <w:rsid w:val="00B7476F"/>
    <w:rsid w:val="00B74918"/>
    <w:rsid w:val="00B74A24"/>
    <w:rsid w:val="00B74D91"/>
    <w:rsid w:val="00B74EDE"/>
    <w:rsid w:val="00B7519B"/>
    <w:rsid w:val="00B7555D"/>
    <w:rsid w:val="00B7561A"/>
    <w:rsid w:val="00B75871"/>
    <w:rsid w:val="00B7594A"/>
    <w:rsid w:val="00B75A17"/>
    <w:rsid w:val="00B75BF8"/>
    <w:rsid w:val="00B763D1"/>
    <w:rsid w:val="00B76444"/>
    <w:rsid w:val="00B764FA"/>
    <w:rsid w:val="00B76624"/>
    <w:rsid w:val="00B7670E"/>
    <w:rsid w:val="00B767CF"/>
    <w:rsid w:val="00B76BA3"/>
    <w:rsid w:val="00B76FA2"/>
    <w:rsid w:val="00B77238"/>
    <w:rsid w:val="00B775A2"/>
    <w:rsid w:val="00B777A1"/>
    <w:rsid w:val="00B77C45"/>
    <w:rsid w:val="00B77D49"/>
    <w:rsid w:val="00B80561"/>
    <w:rsid w:val="00B8072A"/>
    <w:rsid w:val="00B808D7"/>
    <w:rsid w:val="00B80DD4"/>
    <w:rsid w:val="00B80E36"/>
    <w:rsid w:val="00B80F33"/>
    <w:rsid w:val="00B81024"/>
    <w:rsid w:val="00B81087"/>
    <w:rsid w:val="00B812CA"/>
    <w:rsid w:val="00B8187F"/>
    <w:rsid w:val="00B818C8"/>
    <w:rsid w:val="00B81AE4"/>
    <w:rsid w:val="00B81B2D"/>
    <w:rsid w:val="00B81C18"/>
    <w:rsid w:val="00B81F60"/>
    <w:rsid w:val="00B822A9"/>
    <w:rsid w:val="00B8237B"/>
    <w:rsid w:val="00B823B4"/>
    <w:rsid w:val="00B823FF"/>
    <w:rsid w:val="00B82CCC"/>
    <w:rsid w:val="00B835BC"/>
    <w:rsid w:val="00B83D89"/>
    <w:rsid w:val="00B84183"/>
    <w:rsid w:val="00B842D0"/>
    <w:rsid w:val="00B84409"/>
    <w:rsid w:val="00B849E0"/>
    <w:rsid w:val="00B84B88"/>
    <w:rsid w:val="00B84DD2"/>
    <w:rsid w:val="00B84F6E"/>
    <w:rsid w:val="00B852A8"/>
    <w:rsid w:val="00B852ED"/>
    <w:rsid w:val="00B855E1"/>
    <w:rsid w:val="00B856A8"/>
    <w:rsid w:val="00B856D8"/>
    <w:rsid w:val="00B857A0"/>
    <w:rsid w:val="00B85DE2"/>
    <w:rsid w:val="00B85EB0"/>
    <w:rsid w:val="00B862FC"/>
    <w:rsid w:val="00B86545"/>
    <w:rsid w:val="00B8674A"/>
    <w:rsid w:val="00B86790"/>
    <w:rsid w:val="00B86947"/>
    <w:rsid w:val="00B869AB"/>
    <w:rsid w:val="00B86D53"/>
    <w:rsid w:val="00B8733E"/>
    <w:rsid w:val="00B873B5"/>
    <w:rsid w:val="00B8753F"/>
    <w:rsid w:val="00B875D6"/>
    <w:rsid w:val="00B87816"/>
    <w:rsid w:val="00B87928"/>
    <w:rsid w:val="00B9049A"/>
    <w:rsid w:val="00B906B9"/>
    <w:rsid w:val="00B90C3E"/>
    <w:rsid w:val="00B90D72"/>
    <w:rsid w:val="00B90E18"/>
    <w:rsid w:val="00B90FEE"/>
    <w:rsid w:val="00B911AC"/>
    <w:rsid w:val="00B91727"/>
    <w:rsid w:val="00B91BC0"/>
    <w:rsid w:val="00B91E1C"/>
    <w:rsid w:val="00B91E5C"/>
    <w:rsid w:val="00B920AE"/>
    <w:rsid w:val="00B92214"/>
    <w:rsid w:val="00B9229C"/>
    <w:rsid w:val="00B9240A"/>
    <w:rsid w:val="00B92444"/>
    <w:rsid w:val="00B924DE"/>
    <w:rsid w:val="00B92769"/>
    <w:rsid w:val="00B92EDC"/>
    <w:rsid w:val="00B930A4"/>
    <w:rsid w:val="00B9328E"/>
    <w:rsid w:val="00B932D0"/>
    <w:rsid w:val="00B93406"/>
    <w:rsid w:val="00B934D1"/>
    <w:rsid w:val="00B93B42"/>
    <w:rsid w:val="00B93C47"/>
    <w:rsid w:val="00B93D34"/>
    <w:rsid w:val="00B93DE4"/>
    <w:rsid w:val="00B93FAB"/>
    <w:rsid w:val="00B94334"/>
    <w:rsid w:val="00B9441A"/>
    <w:rsid w:val="00B94824"/>
    <w:rsid w:val="00B94D0E"/>
    <w:rsid w:val="00B94E4B"/>
    <w:rsid w:val="00B95069"/>
    <w:rsid w:val="00B950C2"/>
    <w:rsid w:val="00B953AF"/>
    <w:rsid w:val="00B9565B"/>
    <w:rsid w:val="00B95B70"/>
    <w:rsid w:val="00B95C26"/>
    <w:rsid w:val="00B95D18"/>
    <w:rsid w:val="00B95E46"/>
    <w:rsid w:val="00B96066"/>
    <w:rsid w:val="00B96144"/>
    <w:rsid w:val="00B9630E"/>
    <w:rsid w:val="00B9630F"/>
    <w:rsid w:val="00B96CDC"/>
    <w:rsid w:val="00B96D88"/>
    <w:rsid w:val="00B9763B"/>
    <w:rsid w:val="00B9763F"/>
    <w:rsid w:val="00B97A95"/>
    <w:rsid w:val="00B97B54"/>
    <w:rsid w:val="00B97D16"/>
    <w:rsid w:val="00BA05EC"/>
    <w:rsid w:val="00BA0821"/>
    <w:rsid w:val="00BA0D34"/>
    <w:rsid w:val="00BA0FDB"/>
    <w:rsid w:val="00BA1053"/>
    <w:rsid w:val="00BA1208"/>
    <w:rsid w:val="00BA1209"/>
    <w:rsid w:val="00BA124F"/>
    <w:rsid w:val="00BA146B"/>
    <w:rsid w:val="00BA156D"/>
    <w:rsid w:val="00BA166A"/>
    <w:rsid w:val="00BA1BBF"/>
    <w:rsid w:val="00BA24E0"/>
    <w:rsid w:val="00BA2622"/>
    <w:rsid w:val="00BA2790"/>
    <w:rsid w:val="00BA28EE"/>
    <w:rsid w:val="00BA31CB"/>
    <w:rsid w:val="00BA32CB"/>
    <w:rsid w:val="00BA3401"/>
    <w:rsid w:val="00BA38AC"/>
    <w:rsid w:val="00BA39ED"/>
    <w:rsid w:val="00BA3C2C"/>
    <w:rsid w:val="00BA3C38"/>
    <w:rsid w:val="00BA3DE1"/>
    <w:rsid w:val="00BA3FDD"/>
    <w:rsid w:val="00BA441A"/>
    <w:rsid w:val="00BA441C"/>
    <w:rsid w:val="00BA4733"/>
    <w:rsid w:val="00BA4862"/>
    <w:rsid w:val="00BA4AC3"/>
    <w:rsid w:val="00BA4B90"/>
    <w:rsid w:val="00BA50AA"/>
    <w:rsid w:val="00BA51EC"/>
    <w:rsid w:val="00BA5210"/>
    <w:rsid w:val="00BA5541"/>
    <w:rsid w:val="00BA5CF8"/>
    <w:rsid w:val="00BA5E3A"/>
    <w:rsid w:val="00BA62AE"/>
    <w:rsid w:val="00BA6693"/>
    <w:rsid w:val="00BA674B"/>
    <w:rsid w:val="00BA6AB6"/>
    <w:rsid w:val="00BA6C60"/>
    <w:rsid w:val="00BA6F25"/>
    <w:rsid w:val="00BA7E9F"/>
    <w:rsid w:val="00BB00C4"/>
    <w:rsid w:val="00BB0145"/>
    <w:rsid w:val="00BB06EC"/>
    <w:rsid w:val="00BB0AF2"/>
    <w:rsid w:val="00BB1396"/>
    <w:rsid w:val="00BB13DC"/>
    <w:rsid w:val="00BB14D7"/>
    <w:rsid w:val="00BB16E5"/>
    <w:rsid w:val="00BB1B6B"/>
    <w:rsid w:val="00BB1F5C"/>
    <w:rsid w:val="00BB2093"/>
    <w:rsid w:val="00BB23E6"/>
    <w:rsid w:val="00BB2562"/>
    <w:rsid w:val="00BB28CC"/>
    <w:rsid w:val="00BB2A75"/>
    <w:rsid w:val="00BB2D12"/>
    <w:rsid w:val="00BB3181"/>
    <w:rsid w:val="00BB31EB"/>
    <w:rsid w:val="00BB33F6"/>
    <w:rsid w:val="00BB3403"/>
    <w:rsid w:val="00BB3568"/>
    <w:rsid w:val="00BB375C"/>
    <w:rsid w:val="00BB39F3"/>
    <w:rsid w:val="00BB3D3E"/>
    <w:rsid w:val="00BB3E12"/>
    <w:rsid w:val="00BB4355"/>
    <w:rsid w:val="00BB4402"/>
    <w:rsid w:val="00BB4A1D"/>
    <w:rsid w:val="00BB4B45"/>
    <w:rsid w:val="00BB4E17"/>
    <w:rsid w:val="00BB4FE5"/>
    <w:rsid w:val="00BB581D"/>
    <w:rsid w:val="00BB5894"/>
    <w:rsid w:val="00BB5904"/>
    <w:rsid w:val="00BB5955"/>
    <w:rsid w:val="00BB5D6A"/>
    <w:rsid w:val="00BB5FFE"/>
    <w:rsid w:val="00BB61B8"/>
    <w:rsid w:val="00BB6560"/>
    <w:rsid w:val="00BB65FA"/>
    <w:rsid w:val="00BB6675"/>
    <w:rsid w:val="00BB67D4"/>
    <w:rsid w:val="00BB6C2B"/>
    <w:rsid w:val="00BB6DF7"/>
    <w:rsid w:val="00BB6F68"/>
    <w:rsid w:val="00BB7124"/>
    <w:rsid w:val="00BB715A"/>
    <w:rsid w:val="00BB71D7"/>
    <w:rsid w:val="00BB7338"/>
    <w:rsid w:val="00BB770A"/>
    <w:rsid w:val="00BB7716"/>
    <w:rsid w:val="00BC01AC"/>
    <w:rsid w:val="00BC088A"/>
    <w:rsid w:val="00BC0B98"/>
    <w:rsid w:val="00BC0FBE"/>
    <w:rsid w:val="00BC1388"/>
    <w:rsid w:val="00BC1524"/>
    <w:rsid w:val="00BC15FF"/>
    <w:rsid w:val="00BC19F0"/>
    <w:rsid w:val="00BC1A7F"/>
    <w:rsid w:val="00BC1F97"/>
    <w:rsid w:val="00BC2016"/>
    <w:rsid w:val="00BC222D"/>
    <w:rsid w:val="00BC232F"/>
    <w:rsid w:val="00BC273A"/>
    <w:rsid w:val="00BC288F"/>
    <w:rsid w:val="00BC29A3"/>
    <w:rsid w:val="00BC2D64"/>
    <w:rsid w:val="00BC30DC"/>
    <w:rsid w:val="00BC3180"/>
    <w:rsid w:val="00BC33A9"/>
    <w:rsid w:val="00BC3463"/>
    <w:rsid w:val="00BC3960"/>
    <w:rsid w:val="00BC3A30"/>
    <w:rsid w:val="00BC3BA7"/>
    <w:rsid w:val="00BC3D42"/>
    <w:rsid w:val="00BC3D56"/>
    <w:rsid w:val="00BC4317"/>
    <w:rsid w:val="00BC47BF"/>
    <w:rsid w:val="00BC4B10"/>
    <w:rsid w:val="00BC4BF1"/>
    <w:rsid w:val="00BC5041"/>
    <w:rsid w:val="00BC5114"/>
    <w:rsid w:val="00BC525B"/>
    <w:rsid w:val="00BC5379"/>
    <w:rsid w:val="00BC5398"/>
    <w:rsid w:val="00BC5A27"/>
    <w:rsid w:val="00BC5AD5"/>
    <w:rsid w:val="00BC5EC5"/>
    <w:rsid w:val="00BC6001"/>
    <w:rsid w:val="00BC600B"/>
    <w:rsid w:val="00BC6110"/>
    <w:rsid w:val="00BC6124"/>
    <w:rsid w:val="00BC6281"/>
    <w:rsid w:val="00BC6297"/>
    <w:rsid w:val="00BC630B"/>
    <w:rsid w:val="00BC65AD"/>
    <w:rsid w:val="00BC68D2"/>
    <w:rsid w:val="00BC6FD8"/>
    <w:rsid w:val="00BC7268"/>
    <w:rsid w:val="00BC72B7"/>
    <w:rsid w:val="00BC76A6"/>
    <w:rsid w:val="00BC79A6"/>
    <w:rsid w:val="00BC7E63"/>
    <w:rsid w:val="00BC7F4C"/>
    <w:rsid w:val="00BD00CE"/>
    <w:rsid w:val="00BD060E"/>
    <w:rsid w:val="00BD08BE"/>
    <w:rsid w:val="00BD0B1E"/>
    <w:rsid w:val="00BD0C16"/>
    <w:rsid w:val="00BD0C8E"/>
    <w:rsid w:val="00BD12F3"/>
    <w:rsid w:val="00BD1558"/>
    <w:rsid w:val="00BD170A"/>
    <w:rsid w:val="00BD1865"/>
    <w:rsid w:val="00BD1ACA"/>
    <w:rsid w:val="00BD2141"/>
    <w:rsid w:val="00BD2939"/>
    <w:rsid w:val="00BD2A9A"/>
    <w:rsid w:val="00BD2E8C"/>
    <w:rsid w:val="00BD300E"/>
    <w:rsid w:val="00BD3378"/>
    <w:rsid w:val="00BD33D3"/>
    <w:rsid w:val="00BD39D5"/>
    <w:rsid w:val="00BD3A5F"/>
    <w:rsid w:val="00BD3BA5"/>
    <w:rsid w:val="00BD3D3D"/>
    <w:rsid w:val="00BD3DEB"/>
    <w:rsid w:val="00BD3E93"/>
    <w:rsid w:val="00BD3FAC"/>
    <w:rsid w:val="00BD428A"/>
    <w:rsid w:val="00BD42EF"/>
    <w:rsid w:val="00BD4331"/>
    <w:rsid w:val="00BD464A"/>
    <w:rsid w:val="00BD478C"/>
    <w:rsid w:val="00BD48B0"/>
    <w:rsid w:val="00BD4940"/>
    <w:rsid w:val="00BD6342"/>
    <w:rsid w:val="00BD686C"/>
    <w:rsid w:val="00BD69BE"/>
    <w:rsid w:val="00BD6A14"/>
    <w:rsid w:val="00BD6ACC"/>
    <w:rsid w:val="00BD6F30"/>
    <w:rsid w:val="00BD730F"/>
    <w:rsid w:val="00BD7323"/>
    <w:rsid w:val="00BD7597"/>
    <w:rsid w:val="00BD7611"/>
    <w:rsid w:val="00BD7818"/>
    <w:rsid w:val="00BD78BD"/>
    <w:rsid w:val="00BD79E8"/>
    <w:rsid w:val="00BD7F13"/>
    <w:rsid w:val="00BD7F15"/>
    <w:rsid w:val="00BE0040"/>
    <w:rsid w:val="00BE06D0"/>
    <w:rsid w:val="00BE0828"/>
    <w:rsid w:val="00BE085B"/>
    <w:rsid w:val="00BE0D60"/>
    <w:rsid w:val="00BE0E92"/>
    <w:rsid w:val="00BE14A0"/>
    <w:rsid w:val="00BE14FA"/>
    <w:rsid w:val="00BE16CF"/>
    <w:rsid w:val="00BE175E"/>
    <w:rsid w:val="00BE1792"/>
    <w:rsid w:val="00BE1B61"/>
    <w:rsid w:val="00BE1C50"/>
    <w:rsid w:val="00BE2569"/>
    <w:rsid w:val="00BE263B"/>
    <w:rsid w:val="00BE272A"/>
    <w:rsid w:val="00BE2C58"/>
    <w:rsid w:val="00BE2FDB"/>
    <w:rsid w:val="00BE312C"/>
    <w:rsid w:val="00BE3429"/>
    <w:rsid w:val="00BE3472"/>
    <w:rsid w:val="00BE3F05"/>
    <w:rsid w:val="00BE404A"/>
    <w:rsid w:val="00BE42F0"/>
    <w:rsid w:val="00BE42F1"/>
    <w:rsid w:val="00BE4481"/>
    <w:rsid w:val="00BE4DAD"/>
    <w:rsid w:val="00BE4DC2"/>
    <w:rsid w:val="00BE4E77"/>
    <w:rsid w:val="00BE4F02"/>
    <w:rsid w:val="00BE548B"/>
    <w:rsid w:val="00BE5524"/>
    <w:rsid w:val="00BE5A42"/>
    <w:rsid w:val="00BE5ADA"/>
    <w:rsid w:val="00BE5D59"/>
    <w:rsid w:val="00BE5E8A"/>
    <w:rsid w:val="00BE6044"/>
    <w:rsid w:val="00BE6336"/>
    <w:rsid w:val="00BE635D"/>
    <w:rsid w:val="00BE64CA"/>
    <w:rsid w:val="00BE667C"/>
    <w:rsid w:val="00BE667E"/>
    <w:rsid w:val="00BE6BA2"/>
    <w:rsid w:val="00BE726E"/>
    <w:rsid w:val="00BE7632"/>
    <w:rsid w:val="00BE76D4"/>
    <w:rsid w:val="00BE7844"/>
    <w:rsid w:val="00BF0162"/>
    <w:rsid w:val="00BF0572"/>
    <w:rsid w:val="00BF0F9F"/>
    <w:rsid w:val="00BF10DE"/>
    <w:rsid w:val="00BF1166"/>
    <w:rsid w:val="00BF11DE"/>
    <w:rsid w:val="00BF1227"/>
    <w:rsid w:val="00BF1279"/>
    <w:rsid w:val="00BF12DD"/>
    <w:rsid w:val="00BF17A7"/>
    <w:rsid w:val="00BF1822"/>
    <w:rsid w:val="00BF1830"/>
    <w:rsid w:val="00BF18B4"/>
    <w:rsid w:val="00BF1915"/>
    <w:rsid w:val="00BF1957"/>
    <w:rsid w:val="00BF1B18"/>
    <w:rsid w:val="00BF1BE2"/>
    <w:rsid w:val="00BF1CD0"/>
    <w:rsid w:val="00BF24C5"/>
    <w:rsid w:val="00BF24E4"/>
    <w:rsid w:val="00BF2C06"/>
    <w:rsid w:val="00BF3294"/>
    <w:rsid w:val="00BF32DD"/>
    <w:rsid w:val="00BF36D4"/>
    <w:rsid w:val="00BF377A"/>
    <w:rsid w:val="00BF389A"/>
    <w:rsid w:val="00BF39FC"/>
    <w:rsid w:val="00BF3A54"/>
    <w:rsid w:val="00BF3D6E"/>
    <w:rsid w:val="00BF43C0"/>
    <w:rsid w:val="00BF4556"/>
    <w:rsid w:val="00BF45AB"/>
    <w:rsid w:val="00BF483B"/>
    <w:rsid w:val="00BF48AC"/>
    <w:rsid w:val="00BF4A6C"/>
    <w:rsid w:val="00BF508F"/>
    <w:rsid w:val="00BF5169"/>
    <w:rsid w:val="00BF52B2"/>
    <w:rsid w:val="00BF5AC7"/>
    <w:rsid w:val="00BF6301"/>
    <w:rsid w:val="00BF6493"/>
    <w:rsid w:val="00BF6A95"/>
    <w:rsid w:val="00BF6E13"/>
    <w:rsid w:val="00BF6E5B"/>
    <w:rsid w:val="00BF7137"/>
    <w:rsid w:val="00BF749E"/>
    <w:rsid w:val="00BF7C20"/>
    <w:rsid w:val="00BF7D2C"/>
    <w:rsid w:val="00BF7D58"/>
    <w:rsid w:val="00BF7E37"/>
    <w:rsid w:val="00C00190"/>
    <w:rsid w:val="00C00230"/>
    <w:rsid w:val="00C004C2"/>
    <w:rsid w:val="00C006AC"/>
    <w:rsid w:val="00C006B5"/>
    <w:rsid w:val="00C00BF9"/>
    <w:rsid w:val="00C00F4A"/>
    <w:rsid w:val="00C0164A"/>
    <w:rsid w:val="00C01D01"/>
    <w:rsid w:val="00C0258D"/>
    <w:rsid w:val="00C02705"/>
    <w:rsid w:val="00C02EB7"/>
    <w:rsid w:val="00C030F5"/>
    <w:rsid w:val="00C034AD"/>
    <w:rsid w:val="00C036D6"/>
    <w:rsid w:val="00C038E4"/>
    <w:rsid w:val="00C03ADC"/>
    <w:rsid w:val="00C03E83"/>
    <w:rsid w:val="00C03FA5"/>
    <w:rsid w:val="00C04112"/>
    <w:rsid w:val="00C04293"/>
    <w:rsid w:val="00C042ED"/>
    <w:rsid w:val="00C045BF"/>
    <w:rsid w:val="00C04E20"/>
    <w:rsid w:val="00C04F84"/>
    <w:rsid w:val="00C0505F"/>
    <w:rsid w:val="00C05115"/>
    <w:rsid w:val="00C053C2"/>
    <w:rsid w:val="00C055FF"/>
    <w:rsid w:val="00C0590C"/>
    <w:rsid w:val="00C05A81"/>
    <w:rsid w:val="00C05BBF"/>
    <w:rsid w:val="00C06102"/>
    <w:rsid w:val="00C06420"/>
    <w:rsid w:val="00C06536"/>
    <w:rsid w:val="00C06574"/>
    <w:rsid w:val="00C065B5"/>
    <w:rsid w:val="00C066A6"/>
    <w:rsid w:val="00C06B56"/>
    <w:rsid w:val="00C06BB5"/>
    <w:rsid w:val="00C06C20"/>
    <w:rsid w:val="00C0751D"/>
    <w:rsid w:val="00C0764E"/>
    <w:rsid w:val="00C07A61"/>
    <w:rsid w:val="00C07C3B"/>
    <w:rsid w:val="00C07E46"/>
    <w:rsid w:val="00C07F25"/>
    <w:rsid w:val="00C10089"/>
    <w:rsid w:val="00C10117"/>
    <w:rsid w:val="00C10493"/>
    <w:rsid w:val="00C10525"/>
    <w:rsid w:val="00C10957"/>
    <w:rsid w:val="00C10A21"/>
    <w:rsid w:val="00C10AE3"/>
    <w:rsid w:val="00C10BFD"/>
    <w:rsid w:val="00C10DDC"/>
    <w:rsid w:val="00C11337"/>
    <w:rsid w:val="00C1148E"/>
    <w:rsid w:val="00C11885"/>
    <w:rsid w:val="00C118FA"/>
    <w:rsid w:val="00C1194B"/>
    <w:rsid w:val="00C119B0"/>
    <w:rsid w:val="00C11E09"/>
    <w:rsid w:val="00C11EC1"/>
    <w:rsid w:val="00C11F3B"/>
    <w:rsid w:val="00C123B8"/>
    <w:rsid w:val="00C12522"/>
    <w:rsid w:val="00C1293C"/>
    <w:rsid w:val="00C12AA6"/>
    <w:rsid w:val="00C12E0C"/>
    <w:rsid w:val="00C12F48"/>
    <w:rsid w:val="00C12FCA"/>
    <w:rsid w:val="00C13132"/>
    <w:rsid w:val="00C1348C"/>
    <w:rsid w:val="00C147CD"/>
    <w:rsid w:val="00C1483C"/>
    <w:rsid w:val="00C1493B"/>
    <w:rsid w:val="00C14A28"/>
    <w:rsid w:val="00C14AF4"/>
    <w:rsid w:val="00C14AF9"/>
    <w:rsid w:val="00C14B46"/>
    <w:rsid w:val="00C14E26"/>
    <w:rsid w:val="00C1526D"/>
    <w:rsid w:val="00C15726"/>
    <w:rsid w:val="00C15852"/>
    <w:rsid w:val="00C159AB"/>
    <w:rsid w:val="00C15BBC"/>
    <w:rsid w:val="00C15BBD"/>
    <w:rsid w:val="00C15C4C"/>
    <w:rsid w:val="00C15C78"/>
    <w:rsid w:val="00C15EE2"/>
    <w:rsid w:val="00C15F56"/>
    <w:rsid w:val="00C15F67"/>
    <w:rsid w:val="00C16055"/>
    <w:rsid w:val="00C160F7"/>
    <w:rsid w:val="00C161BA"/>
    <w:rsid w:val="00C16478"/>
    <w:rsid w:val="00C1648A"/>
    <w:rsid w:val="00C1661E"/>
    <w:rsid w:val="00C166C0"/>
    <w:rsid w:val="00C1672D"/>
    <w:rsid w:val="00C16799"/>
    <w:rsid w:val="00C16852"/>
    <w:rsid w:val="00C16A00"/>
    <w:rsid w:val="00C16B14"/>
    <w:rsid w:val="00C16E7B"/>
    <w:rsid w:val="00C17025"/>
    <w:rsid w:val="00C179D7"/>
    <w:rsid w:val="00C17F92"/>
    <w:rsid w:val="00C20101"/>
    <w:rsid w:val="00C20597"/>
    <w:rsid w:val="00C206B7"/>
    <w:rsid w:val="00C20839"/>
    <w:rsid w:val="00C20917"/>
    <w:rsid w:val="00C215C0"/>
    <w:rsid w:val="00C21A12"/>
    <w:rsid w:val="00C21D09"/>
    <w:rsid w:val="00C21D92"/>
    <w:rsid w:val="00C22590"/>
    <w:rsid w:val="00C225C1"/>
    <w:rsid w:val="00C22B12"/>
    <w:rsid w:val="00C23151"/>
    <w:rsid w:val="00C239A2"/>
    <w:rsid w:val="00C23CF6"/>
    <w:rsid w:val="00C23D05"/>
    <w:rsid w:val="00C23F5F"/>
    <w:rsid w:val="00C241B1"/>
    <w:rsid w:val="00C243E5"/>
    <w:rsid w:val="00C24825"/>
    <w:rsid w:val="00C24C82"/>
    <w:rsid w:val="00C24E39"/>
    <w:rsid w:val="00C24F76"/>
    <w:rsid w:val="00C250E3"/>
    <w:rsid w:val="00C25E23"/>
    <w:rsid w:val="00C25E9D"/>
    <w:rsid w:val="00C25F90"/>
    <w:rsid w:val="00C2618B"/>
    <w:rsid w:val="00C26460"/>
    <w:rsid w:val="00C2648E"/>
    <w:rsid w:val="00C264D0"/>
    <w:rsid w:val="00C264D9"/>
    <w:rsid w:val="00C2661C"/>
    <w:rsid w:val="00C268B9"/>
    <w:rsid w:val="00C26977"/>
    <w:rsid w:val="00C26C8B"/>
    <w:rsid w:val="00C26CBC"/>
    <w:rsid w:val="00C26D5B"/>
    <w:rsid w:val="00C26E99"/>
    <w:rsid w:val="00C27509"/>
    <w:rsid w:val="00C275B8"/>
    <w:rsid w:val="00C27715"/>
    <w:rsid w:val="00C277E8"/>
    <w:rsid w:val="00C279E5"/>
    <w:rsid w:val="00C27EBA"/>
    <w:rsid w:val="00C3040A"/>
    <w:rsid w:val="00C30961"/>
    <w:rsid w:val="00C309A5"/>
    <w:rsid w:val="00C30A23"/>
    <w:rsid w:val="00C30DEF"/>
    <w:rsid w:val="00C311EC"/>
    <w:rsid w:val="00C315F2"/>
    <w:rsid w:val="00C31988"/>
    <w:rsid w:val="00C31B01"/>
    <w:rsid w:val="00C31C14"/>
    <w:rsid w:val="00C31CE9"/>
    <w:rsid w:val="00C31F87"/>
    <w:rsid w:val="00C3231B"/>
    <w:rsid w:val="00C3253F"/>
    <w:rsid w:val="00C32621"/>
    <w:rsid w:val="00C326F5"/>
    <w:rsid w:val="00C32E03"/>
    <w:rsid w:val="00C32ED8"/>
    <w:rsid w:val="00C32F24"/>
    <w:rsid w:val="00C330CA"/>
    <w:rsid w:val="00C33245"/>
    <w:rsid w:val="00C332C0"/>
    <w:rsid w:val="00C3363B"/>
    <w:rsid w:val="00C336E1"/>
    <w:rsid w:val="00C33B14"/>
    <w:rsid w:val="00C33C37"/>
    <w:rsid w:val="00C33D36"/>
    <w:rsid w:val="00C33E06"/>
    <w:rsid w:val="00C33EFF"/>
    <w:rsid w:val="00C3404D"/>
    <w:rsid w:val="00C34291"/>
    <w:rsid w:val="00C34CAE"/>
    <w:rsid w:val="00C34DED"/>
    <w:rsid w:val="00C34E0F"/>
    <w:rsid w:val="00C3559C"/>
    <w:rsid w:val="00C35622"/>
    <w:rsid w:val="00C356F6"/>
    <w:rsid w:val="00C358CD"/>
    <w:rsid w:val="00C35AAE"/>
    <w:rsid w:val="00C35BC2"/>
    <w:rsid w:val="00C35BE4"/>
    <w:rsid w:val="00C36273"/>
    <w:rsid w:val="00C362C9"/>
    <w:rsid w:val="00C3638D"/>
    <w:rsid w:val="00C3667F"/>
    <w:rsid w:val="00C368B2"/>
    <w:rsid w:val="00C36949"/>
    <w:rsid w:val="00C36AD9"/>
    <w:rsid w:val="00C36B4C"/>
    <w:rsid w:val="00C37290"/>
    <w:rsid w:val="00C3732D"/>
    <w:rsid w:val="00C3750A"/>
    <w:rsid w:val="00C375C8"/>
    <w:rsid w:val="00C37720"/>
    <w:rsid w:val="00C379BC"/>
    <w:rsid w:val="00C379C6"/>
    <w:rsid w:val="00C37F36"/>
    <w:rsid w:val="00C402A1"/>
    <w:rsid w:val="00C40631"/>
    <w:rsid w:val="00C40A52"/>
    <w:rsid w:val="00C40ADB"/>
    <w:rsid w:val="00C40FC2"/>
    <w:rsid w:val="00C40FF9"/>
    <w:rsid w:val="00C41035"/>
    <w:rsid w:val="00C41712"/>
    <w:rsid w:val="00C41CDB"/>
    <w:rsid w:val="00C41F7F"/>
    <w:rsid w:val="00C41F9A"/>
    <w:rsid w:val="00C41FDB"/>
    <w:rsid w:val="00C423E9"/>
    <w:rsid w:val="00C42A67"/>
    <w:rsid w:val="00C42B0C"/>
    <w:rsid w:val="00C42B71"/>
    <w:rsid w:val="00C42C29"/>
    <w:rsid w:val="00C42DA5"/>
    <w:rsid w:val="00C42E85"/>
    <w:rsid w:val="00C42F94"/>
    <w:rsid w:val="00C42FF7"/>
    <w:rsid w:val="00C4318B"/>
    <w:rsid w:val="00C43782"/>
    <w:rsid w:val="00C43C71"/>
    <w:rsid w:val="00C43FE1"/>
    <w:rsid w:val="00C43FE8"/>
    <w:rsid w:val="00C443F8"/>
    <w:rsid w:val="00C445E3"/>
    <w:rsid w:val="00C44837"/>
    <w:rsid w:val="00C448CD"/>
    <w:rsid w:val="00C44A56"/>
    <w:rsid w:val="00C44FA6"/>
    <w:rsid w:val="00C44FDA"/>
    <w:rsid w:val="00C4505F"/>
    <w:rsid w:val="00C452C3"/>
    <w:rsid w:val="00C454B0"/>
    <w:rsid w:val="00C45500"/>
    <w:rsid w:val="00C4577F"/>
    <w:rsid w:val="00C45A77"/>
    <w:rsid w:val="00C45B12"/>
    <w:rsid w:val="00C45C3E"/>
    <w:rsid w:val="00C45CCE"/>
    <w:rsid w:val="00C45CE9"/>
    <w:rsid w:val="00C45F05"/>
    <w:rsid w:val="00C46069"/>
    <w:rsid w:val="00C46223"/>
    <w:rsid w:val="00C462F5"/>
    <w:rsid w:val="00C46589"/>
    <w:rsid w:val="00C46A34"/>
    <w:rsid w:val="00C46B7A"/>
    <w:rsid w:val="00C46C3B"/>
    <w:rsid w:val="00C47493"/>
    <w:rsid w:val="00C4759E"/>
    <w:rsid w:val="00C47761"/>
    <w:rsid w:val="00C47BBF"/>
    <w:rsid w:val="00C501EB"/>
    <w:rsid w:val="00C502B7"/>
    <w:rsid w:val="00C50878"/>
    <w:rsid w:val="00C50936"/>
    <w:rsid w:val="00C509F0"/>
    <w:rsid w:val="00C50C14"/>
    <w:rsid w:val="00C50CC6"/>
    <w:rsid w:val="00C50D73"/>
    <w:rsid w:val="00C51038"/>
    <w:rsid w:val="00C514FA"/>
    <w:rsid w:val="00C51E76"/>
    <w:rsid w:val="00C51EAB"/>
    <w:rsid w:val="00C52015"/>
    <w:rsid w:val="00C520E8"/>
    <w:rsid w:val="00C52126"/>
    <w:rsid w:val="00C52346"/>
    <w:rsid w:val="00C52A43"/>
    <w:rsid w:val="00C52B42"/>
    <w:rsid w:val="00C52B98"/>
    <w:rsid w:val="00C52F73"/>
    <w:rsid w:val="00C52F89"/>
    <w:rsid w:val="00C52FFF"/>
    <w:rsid w:val="00C533BD"/>
    <w:rsid w:val="00C53411"/>
    <w:rsid w:val="00C53654"/>
    <w:rsid w:val="00C53B8A"/>
    <w:rsid w:val="00C53D9E"/>
    <w:rsid w:val="00C53DD7"/>
    <w:rsid w:val="00C53DFC"/>
    <w:rsid w:val="00C5440A"/>
    <w:rsid w:val="00C54416"/>
    <w:rsid w:val="00C548CD"/>
    <w:rsid w:val="00C54E6A"/>
    <w:rsid w:val="00C5501E"/>
    <w:rsid w:val="00C553A4"/>
    <w:rsid w:val="00C55519"/>
    <w:rsid w:val="00C55673"/>
    <w:rsid w:val="00C55775"/>
    <w:rsid w:val="00C5583A"/>
    <w:rsid w:val="00C559F3"/>
    <w:rsid w:val="00C55A4C"/>
    <w:rsid w:val="00C55C07"/>
    <w:rsid w:val="00C55C29"/>
    <w:rsid w:val="00C56059"/>
    <w:rsid w:val="00C56239"/>
    <w:rsid w:val="00C56617"/>
    <w:rsid w:val="00C567B8"/>
    <w:rsid w:val="00C56844"/>
    <w:rsid w:val="00C56D0E"/>
    <w:rsid w:val="00C56D90"/>
    <w:rsid w:val="00C57033"/>
    <w:rsid w:val="00C57330"/>
    <w:rsid w:val="00C57339"/>
    <w:rsid w:val="00C57754"/>
    <w:rsid w:val="00C577EC"/>
    <w:rsid w:val="00C57A30"/>
    <w:rsid w:val="00C57AD5"/>
    <w:rsid w:val="00C57C60"/>
    <w:rsid w:val="00C60828"/>
    <w:rsid w:val="00C60840"/>
    <w:rsid w:val="00C6085D"/>
    <w:rsid w:val="00C60936"/>
    <w:rsid w:val="00C609C8"/>
    <w:rsid w:val="00C60A35"/>
    <w:rsid w:val="00C60B2F"/>
    <w:rsid w:val="00C60D97"/>
    <w:rsid w:val="00C60DB2"/>
    <w:rsid w:val="00C60E79"/>
    <w:rsid w:val="00C612D5"/>
    <w:rsid w:val="00C614BB"/>
    <w:rsid w:val="00C61B62"/>
    <w:rsid w:val="00C61D24"/>
    <w:rsid w:val="00C61F14"/>
    <w:rsid w:val="00C61F47"/>
    <w:rsid w:val="00C6201E"/>
    <w:rsid w:val="00C6224C"/>
    <w:rsid w:val="00C623AA"/>
    <w:rsid w:val="00C624DE"/>
    <w:rsid w:val="00C62558"/>
    <w:rsid w:val="00C6265F"/>
    <w:rsid w:val="00C627C2"/>
    <w:rsid w:val="00C629C7"/>
    <w:rsid w:val="00C62D7B"/>
    <w:rsid w:val="00C62DBD"/>
    <w:rsid w:val="00C62F38"/>
    <w:rsid w:val="00C63113"/>
    <w:rsid w:val="00C63308"/>
    <w:rsid w:val="00C63428"/>
    <w:rsid w:val="00C6355E"/>
    <w:rsid w:val="00C636A6"/>
    <w:rsid w:val="00C637C1"/>
    <w:rsid w:val="00C63BE4"/>
    <w:rsid w:val="00C63C14"/>
    <w:rsid w:val="00C63C36"/>
    <w:rsid w:val="00C64027"/>
    <w:rsid w:val="00C641F4"/>
    <w:rsid w:val="00C64256"/>
    <w:rsid w:val="00C64A95"/>
    <w:rsid w:val="00C64B0F"/>
    <w:rsid w:val="00C64B30"/>
    <w:rsid w:val="00C64BD7"/>
    <w:rsid w:val="00C65136"/>
    <w:rsid w:val="00C65367"/>
    <w:rsid w:val="00C65742"/>
    <w:rsid w:val="00C658BB"/>
    <w:rsid w:val="00C65B3C"/>
    <w:rsid w:val="00C65C16"/>
    <w:rsid w:val="00C65C66"/>
    <w:rsid w:val="00C65DB6"/>
    <w:rsid w:val="00C660E5"/>
    <w:rsid w:val="00C6614C"/>
    <w:rsid w:val="00C66366"/>
    <w:rsid w:val="00C6640F"/>
    <w:rsid w:val="00C664AA"/>
    <w:rsid w:val="00C666EC"/>
    <w:rsid w:val="00C66B9B"/>
    <w:rsid w:val="00C66D27"/>
    <w:rsid w:val="00C66F9C"/>
    <w:rsid w:val="00C670B8"/>
    <w:rsid w:val="00C6714F"/>
    <w:rsid w:val="00C67254"/>
    <w:rsid w:val="00C6752F"/>
    <w:rsid w:val="00C676CC"/>
    <w:rsid w:val="00C678F0"/>
    <w:rsid w:val="00C67A7E"/>
    <w:rsid w:val="00C67AA9"/>
    <w:rsid w:val="00C67D63"/>
    <w:rsid w:val="00C67FB3"/>
    <w:rsid w:val="00C70955"/>
    <w:rsid w:val="00C70C65"/>
    <w:rsid w:val="00C70DA7"/>
    <w:rsid w:val="00C70EA5"/>
    <w:rsid w:val="00C70EB7"/>
    <w:rsid w:val="00C71404"/>
    <w:rsid w:val="00C71655"/>
    <w:rsid w:val="00C71AE4"/>
    <w:rsid w:val="00C71F6E"/>
    <w:rsid w:val="00C72583"/>
    <w:rsid w:val="00C72623"/>
    <w:rsid w:val="00C7289F"/>
    <w:rsid w:val="00C7294C"/>
    <w:rsid w:val="00C7299F"/>
    <w:rsid w:val="00C72F35"/>
    <w:rsid w:val="00C7349E"/>
    <w:rsid w:val="00C736CF"/>
    <w:rsid w:val="00C736E4"/>
    <w:rsid w:val="00C73C6F"/>
    <w:rsid w:val="00C73E5E"/>
    <w:rsid w:val="00C74187"/>
    <w:rsid w:val="00C741B2"/>
    <w:rsid w:val="00C741C1"/>
    <w:rsid w:val="00C74286"/>
    <w:rsid w:val="00C744A9"/>
    <w:rsid w:val="00C745C1"/>
    <w:rsid w:val="00C74AF7"/>
    <w:rsid w:val="00C74EB5"/>
    <w:rsid w:val="00C7508E"/>
    <w:rsid w:val="00C75612"/>
    <w:rsid w:val="00C75763"/>
    <w:rsid w:val="00C75886"/>
    <w:rsid w:val="00C75936"/>
    <w:rsid w:val="00C75FD7"/>
    <w:rsid w:val="00C75FE3"/>
    <w:rsid w:val="00C75FED"/>
    <w:rsid w:val="00C7603B"/>
    <w:rsid w:val="00C762C0"/>
    <w:rsid w:val="00C76319"/>
    <w:rsid w:val="00C7635E"/>
    <w:rsid w:val="00C765AD"/>
    <w:rsid w:val="00C768F7"/>
    <w:rsid w:val="00C76DEB"/>
    <w:rsid w:val="00C76F7F"/>
    <w:rsid w:val="00C770AB"/>
    <w:rsid w:val="00C7722E"/>
    <w:rsid w:val="00C7753E"/>
    <w:rsid w:val="00C7770B"/>
    <w:rsid w:val="00C77919"/>
    <w:rsid w:val="00C77AE0"/>
    <w:rsid w:val="00C77BE2"/>
    <w:rsid w:val="00C77DDD"/>
    <w:rsid w:val="00C77E31"/>
    <w:rsid w:val="00C77F01"/>
    <w:rsid w:val="00C800F2"/>
    <w:rsid w:val="00C8019E"/>
    <w:rsid w:val="00C80232"/>
    <w:rsid w:val="00C80267"/>
    <w:rsid w:val="00C805E5"/>
    <w:rsid w:val="00C80A1D"/>
    <w:rsid w:val="00C80CC5"/>
    <w:rsid w:val="00C8139A"/>
    <w:rsid w:val="00C815C4"/>
    <w:rsid w:val="00C81930"/>
    <w:rsid w:val="00C819E4"/>
    <w:rsid w:val="00C81E9D"/>
    <w:rsid w:val="00C820D0"/>
    <w:rsid w:val="00C822D6"/>
    <w:rsid w:val="00C825E7"/>
    <w:rsid w:val="00C82A9E"/>
    <w:rsid w:val="00C82C50"/>
    <w:rsid w:val="00C8316C"/>
    <w:rsid w:val="00C8318B"/>
    <w:rsid w:val="00C83464"/>
    <w:rsid w:val="00C83646"/>
    <w:rsid w:val="00C839DD"/>
    <w:rsid w:val="00C83ABC"/>
    <w:rsid w:val="00C83BE4"/>
    <w:rsid w:val="00C83EC7"/>
    <w:rsid w:val="00C83F88"/>
    <w:rsid w:val="00C84083"/>
    <w:rsid w:val="00C844DF"/>
    <w:rsid w:val="00C84852"/>
    <w:rsid w:val="00C84B50"/>
    <w:rsid w:val="00C84B6A"/>
    <w:rsid w:val="00C84EA2"/>
    <w:rsid w:val="00C84EBC"/>
    <w:rsid w:val="00C8511F"/>
    <w:rsid w:val="00C852E1"/>
    <w:rsid w:val="00C85397"/>
    <w:rsid w:val="00C857C4"/>
    <w:rsid w:val="00C85B37"/>
    <w:rsid w:val="00C86059"/>
    <w:rsid w:val="00C8627A"/>
    <w:rsid w:val="00C86EF8"/>
    <w:rsid w:val="00C87820"/>
    <w:rsid w:val="00C879E3"/>
    <w:rsid w:val="00C87E80"/>
    <w:rsid w:val="00C88F0B"/>
    <w:rsid w:val="00C900CD"/>
    <w:rsid w:val="00C9012B"/>
    <w:rsid w:val="00C90207"/>
    <w:rsid w:val="00C906B1"/>
    <w:rsid w:val="00C907BC"/>
    <w:rsid w:val="00C9090A"/>
    <w:rsid w:val="00C90983"/>
    <w:rsid w:val="00C90A6F"/>
    <w:rsid w:val="00C90B74"/>
    <w:rsid w:val="00C90DBB"/>
    <w:rsid w:val="00C90FEA"/>
    <w:rsid w:val="00C9100B"/>
    <w:rsid w:val="00C913E5"/>
    <w:rsid w:val="00C91469"/>
    <w:rsid w:val="00C91F2F"/>
    <w:rsid w:val="00C922A3"/>
    <w:rsid w:val="00C92470"/>
    <w:rsid w:val="00C92501"/>
    <w:rsid w:val="00C925AC"/>
    <w:rsid w:val="00C9272A"/>
    <w:rsid w:val="00C92766"/>
    <w:rsid w:val="00C92D6A"/>
    <w:rsid w:val="00C930B2"/>
    <w:rsid w:val="00C93122"/>
    <w:rsid w:val="00C93224"/>
    <w:rsid w:val="00C933DA"/>
    <w:rsid w:val="00C93560"/>
    <w:rsid w:val="00C936D3"/>
    <w:rsid w:val="00C936F8"/>
    <w:rsid w:val="00C937A1"/>
    <w:rsid w:val="00C93ACD"/>
    <w:rsid w:val="00C93E01"/>
    <w:rsid w:val="00C941E8"/>
    <w:rsid w:val="00C94438"/>
    <w:rsid w:val="00C94572"/>
    <w:rsid w:val="00C94965"/>
    <w:rsid w:val="00C94B7D"/>
    <w:rsid w:val="00C950C3"/>
    <w:rsid w:val="00C951CA"/>
    <w:rsid w:val="00C9573E"/>
    <w:rsid w:val="00C95C8B"/>
    <w:rsid w:val="00C95CA0"/>
    <w:rsid w:val="00C95CA3"/>
    <w:rsid w:val="00C96039"/>
    <w:rsid w:val="00C9658E"/>
    <w:rsid w:val="00C96A2C"/>
    <w:rsid w:val="00C96CC6"/>
    <w:rsid w:val="00C96FBA"/>
    <w:rsid w:val="00C9727B"/>
    <w:rsid w:val="00C9764B"/>
    <w:rsid w:val="00C97BCF"/>
    <w:rsid w:val="00C97C5D"/>
    <w:rsid w:val="00C97E50"/>
    <w:rsid w:val="00C9EC01"/>
    <w:rsid w:val="00CA0245"/>
    <w:rsid w:val="00CA03CE"/>
    <w:rsid w:val="00CA079B"/>
    <w:rsid w:val="00CA07CB"/>
    <w:rsid w:val="00CA0871"/>
    <w:rsid w:val="00CA0980"/>
    <w:rsid w:val="00CA09D7"/>
    <w:rsid w:val="00CA0A71"/>
    <w:rsid w:val="00CA0B80"/>
    <w:rsid w:val="00CA0BDA"/>
    <w:rsid w:val="00CA0C2C"/>
    <w:rsid w:val="00CA16FD"/>
    <w:rsid w:val="00CA1955"/>
    <w:rsid w:val="00CA1A1A"/>
    <w:rsid w:val="00CA224F"/>
    <w:rsid w:val="00CA2469"/>
    <w:rsid w:val="00CA25EF"/>
    <w:rsid w:val="00CA2DF9"/>
    <w:rsid w:val="00CA2EEB"/>
    <w:rsid w:val="00CA30E6"/>
    <w:rsid w:val="00CA316B"/>
    <w:rsid w:val="00CA32C1"/>
    <w:rsid w:val="00CA3408"/>
    <w:rsid w:val="00CA3708"/>
    <w:rsid w:val="00CA3B6B"/>
    <w:rsid w:val="00CA3FD0"/>
    <w:rsid w:val="00CA4060"/>
    <w:rsid w:val="00CA47CC"/>
    <w:rsid w:val="00CA50F5"/>
    <w:rsid w:val="00CA5511"/>
    <w:rsid w:val="00CA5856"/>
    <w:rsid w:val="00CA587E"/>
    <w:rsid w:val="00CA5A29"/>
    <w:rsid w:val="00CA60F4"/>
    <w:rsid w:val="00CA6102"/>
    <w:rsid w:val="00CA631C"/>
    <w:rsid w:val="00CA657D"/>
    <w:rsid w:val="00CA664C"/>
    <w:rsid w:val="00CA668E"/>
    <w:rsid w:val="00CA66CE"/>
    <w:rsid w:val="00CA66E7"/>
    <w:rsid w:val="00CA6727"/>
    <w:rsid w:val="00CA6878"/>
    <w:rsid w:val="00CA6B00"/>
    <w:rsid w:val="00CA6B48"/>
    <w:rsid w:val="00CA6C93"/>
    <w:rsid w:val="00CA6F9C"/>
    <w:rsid w:val="00CA75E8"/>
    <w:rsid w:val="00CA7DF4"/>
    <w:rsid w:val="00CA7E7D"/>
    <w:rsid w:val="00CA7FC3"/>
    <w:rsid w:val="00CB019F"/>
    <w:rsid w:val="00CB05FC"/>
    <w:rsid w:val="00CB0602"/>
    <w:rsid w:val="00CB085B"/>
    <w:rsid w:val="00CB0DD0"/>
    <w:rsid w:val="00CB0E08"/>
    <w:rsid w:val="00CB0E57"/>
    <w:rsid w:val="00CB10A3"/>
    <w:rsid w:val="00CB121D"/>
    <w:rsid w:val="00CB163E"/>
    <w:rsid w:val="00CB17C5"/>
    <w:rsid w:val="00CB190C"/>
    <w:rsid w:val="00CB19D6"/>
    <w:rsid w:val="00CB1A05"/>
    <w:rsid w:val="00CB1A9A"/>
    <w:rsid w:val="00CB1D9E"/>
    <w:rsid w:val="00CB216C"/>
    <w:rsid w:val="00CB2179"/>
    <w:rsid w:val="00CB220B"/>
    <w:rsid w:val="00CB2291"/>
    <w:rsid w:val="00CB2304"/>
    <w:rsid w:val="00CB249E"/>
    <w:rsid w:val="00CB280C"/>
    <w:rsid w:val="00CB2913"/>
    <w:rsid w:val="00CB2B34"/>
    <w:rsid w:val="00CB2CB5"/>
    <w:rsid w:val="00CB2D86"/>
    <w:rsid w:val="00CB39BB"/>
    <w:rsid w:val="00CB3CBA"/>
    <w:rsid w:val="00CB41A5"/>
    <w:rsid w:val="00CB41E7"/>
    <w:rsid w:val="00CB4385"/>
    <w:rsid w:val="00CB4654"/>
    <w:rsid w:val="00CB46FA"/>
    <w:rsid w:val="00CB4823"/>
    <w:rsid w:val="00CB489F"/>
    <w:rsid w:val="00CB4C74"/>
    <w:rsid w:val="00CB502C"/>
    <w:rsid w:val="00CB504F"/>
    <w:rsid w:val="00CB508B"/>
    <w:rsid w:val="00CB546B"/>
    <w:rsid w:val="00CB570A"/>
    <w:rsid w:val="00CB58BA"/>
    <w:rsid w:val="00CB5D2F"/>
    <w:rsid w:val="00CB5F4D"/>
    <w:rsid w:val="00CB6096"/>
    <w:rsid w:val="00CB61A5"/>
    <w:rsid w:val="00CB62A0"/>
    <w:rsid w:val="00CB6708"/>
    <w:rsid w:val="00CB6C8E"/>
    <w:rsid w:val="00CB72C1"/>
    <w:rsid w:val="00CB73FC"/>
    <w:rsid w:val="00CB7402"/>
    <w:rsid w:val="00CB74B4"/>
    <w:rsid w:val="00CB766B"/>
    <w:rsid w:val="00CB7756"/>
    <w:rsid w:val="00CB7AC8"/>
    <w:rsid w:val="00CB7C98"/>
    <w:rsid w:val="00CB7D48"/>
    <w:rsid w:val="00CB7D6B"/>
    <w:rsid w:val="00CC0007"/>
    <w:rsid w:val="00CC0421"/>
    <w:rsid w:val="00CC05B5"/>
    <w:rsid w:val="00CC0781"/>
    <w:rsid w:val="00CC0816"/>
    <w:rsid w:val="00CC0D30"/>
    <w:rsid w:val="00CC0ECA"/>
    <w:rsid w:val="00CC1491"/>
    <w:rsid w:val="00CC1EA3"/>
    <w:rsid w:val="00CC22B5"/>
    <w:rsid w:val="00CC257E"/>
    <w:rsid w:val="00CC287D"/>
    <w:rsid w:val="00CC28CE"/>
    <w:rsid w:val="00CC2A63"/>
    <w:rsid w:val="00CC2A97"/>
    <w:rsid w:val="00CC2E84"/>
    <w:rsid w:val="00CC310B"/>
    <w:rsid w:val="00CC3232"/>
    <w:rsid w:val="00CC359C"/>
    <w:rsid w:val="00CC36E3"/>
    <w:rsid w:val="00CC380D"/>
    <w:rsid w:val="00CC3AFB"/>
    <w:rsid w:val="00CC3BEE"/>
    <w:rsid w:val="00CC3DD7"/>
    <w:rsid w:val="00CC40FC"/>
    <w:rsid w:val="00CC4169"/>
    <w:rsid w:val="00CC48D4"/>
    <w:rsid w:val="00CC4AE5"/>
    <w:rsid w:val="00CC4EC1"/>
    <w:rsid w:val="00CC5FFE"/>
    <w:rsid w:val="00CC62EA"/>
    <w:rsid w:val="00CC6354"/>
    <w:rsid w:val="00CC6473"/>
    <w:rsid w:val="00CC6B92"/>
    <w:rsid w:val="00CC75C6"/>
    <w:rsid w:val="00CC7667"/>
    <w:rsid w:val="00CC7B80"/>
    <w:rsid w:val="00CC7CAA"/>
    <w:rsid w:val="00CC7D30"/>
    <w:rsid w:val="00CC7DB0"/>
    <w:rsid w:val="00CD01A4"/>
    <w:rsid w:val="00CD044E"/>
    <w:rsid w:val="00CD0510"/>
    <w:rsid w:val="00CD0BDB"/>
    <w:rsid w:val="00CD1353"/>
    <w:rsid w:val="00CD18F7"/>
    <w:rsid w:val="00CD1929"/>
    <w:rsid w:val="00CD1A08"/>
    <w:rsid w:val="00CD1ABD"/>
    <w:rsid w:val="00CD218B"/>
    <w:rsid w:val="00CD21E6"/>
    <w:rsid w:val="00CD23BA"/>
    <w:rsid w:val="00CD2680"/>
    <w:rsid w:val="00CD2D58"/>
    <w:rsid w:val="00CD31BB"/>
    <w:rsid w:val="00CD3A7C"/>
    <w:rsid w:val="00CD4114"/>
    <w:rsid w:val="00CD4388"/>
    <w:rsid w:val="00CD43A9"/>
    <w:rsid w:val="00CD44D2"/>
    <w:rsid w:val="00CD4B87"/>
    <w:rsid w:val="00CD4E68"/>
    <w:rsid w:val="00CD5172"/>
    <w:rsid w:val="00CD520C"/>
    <w:rsid w:val="00CD577F"/>
    <w:rsid w:val="00CD5930"/>
    <w:rsid w:val="00CD5BB8"/>
    <w:rsid w:val="00CD5DC6"/>
    <w:rsid w:val="00CD618E"/>
    <w:rsid w:val="00CD627D"/>
    <w:rsid w:val="00CD67CC"/>
    <w:rsid w:val="00CD6855"/>
    <w:rsid w:val="00CD698C"/>
    <w:rsid w:val="00CD6C0E"/>
    <w:rsid w:val="00CD7257"/>
    <w:rsid w:val="00CD750A"/>
    <w:rsid w:val="00CD75B1"/>
    <w:rsid w:val="00CD75C0"/>
    <w:rsid w:val="00CD794F"/>
    <w:rsid w:val="00CD7986"/>
    <w:rsid w:val="00CD7DB5"/>
    <w:rsid w:val="00CD7DF8"/>
    <w:rsid w:val="00CD7FFE"/>
    <w:rsid w:val="00CE01A9"/>
    <w:rsid w:val="00CE0321"/>
    <w:rsid w:val="00CE078C"/>
    <w:rsid w:val="00CE0801"/>
    <w:rsid w:val="00CE08E5"/>
    <w:rsid w:val="00CE094A"/>
    <w:rsid w:val="00CE0989"/>
    <w:rsid w:val="00CE0B19"/>
    <w:rsid w:val="00CE0CF5"/>
    <w:rsid w:val="00CE0DAC"/>
    <w:rsid w:val="00CE11A6"/>
    <w:rsid w:val="00CE166A"/>
    <w:rsid w:val="00CE16E9"/>
    <w:rsid w:val="00CE1741"/>
    <w:rsid w:val="00CE1914"/>
    <w:rsid w:val="00CE1B47"/>
    <w:rsid w:val="00CE1BA8"/>
    <w:rsid w:val="00CE1BD9"/>
    <w:rsid w:val="00CE2852"/>
    <w:rsid w:val="00CE28D3"/>
    <w:rsid w:val="00CE3224"/>
    <w:rsid w:val="00CE3312"/>
    <w:rsid w:val="00CE333D"/>
    <w:rsid w:val="00CE35A7"/>
    <w:rsid w:val="00CE3733"/>
    <w:rsid w:val="00CE3EAB"/>
    <w:rsid w:val="00CE3EE9"/>
    <w:rsid w:val="00CE3FCD"/>
    <w:rsid w:val="00CE3FD4"/>
    <w:rsid w:val="00CE440B"/>
    <w:rsid w:val="00CE45F6"/>
    <w:rsid w:val="00CE4856"/>
    <w:rsid w:val="00CE4E0E"/>
    <w:rsid w:val="00CE4FC7"/>
    <w:rsid w:val="00CE501A"/>
    <w:rsid w:val="00CE503C"/>
    <w:rsid w:val="00CE5642"/>
    <w:rsid w:val="00CE58AC"/>
    <w:rsid w:val="00CE5B62"/>
    <w:rsid w:val="00CE5C52"/>
    <w:rsid w:val="00CE6194"/>
    <w:rsid w:val="00CE627E"/>
    <w:rsid w:val="00CE63C5"/>
    <w:rsid w:val="00CE657F"/>
    <w:rsid w:val="00CE683D"/>
    <w:rsid w:val="00CE697B"/>
    <w:rsid w:val="00CE6A19"/>
    <w:rsid w:val="00CE6A1E"/>
    <w:rsid w:val="00CE6CF8"/>
    <w:rsid w:val="00CE6DDF"/>
    <w:rsid w:val="00CE6EA3"/>
    <w:rsid w:val="00CE720B"/>
    <w:rsid w:val="00CE78D4"/>
    <w:rsid w:val="00CE7A6A"/>
    <w:rsid w:val="00CE7D8B"/>
    <w:rsid w:val="00CE7EDB"/>
    <w:rsid w:val="00CE7FC3"/>
    <w:rsid w:val="00CF0140"/>
    <w:rsid w:val="00CF01C3"/>
    <w:rsid w:val="00CF04C9"/>
    <w:rsid w:val="00CF062F"/>
    <w:rsid w:val="00CF0C5E"/>
    <w:rsid w:val="00CF0D73"/>
    <w:rsid w:val="00CF116B"/>
    <w:rsid w:val="00CF1236"/>
    <w:rsid w:val="00CF1324"/>
    <w:rsid w:val="00CF1379"/>
    <w:rsid w:val="00CF1403"/>
    <w:rsid w:val="00CF1A86"/>
    <w:rsid w:val="00CF1E00"/>
    <w:rsid w:val="00CF1FB7"/>
    <w:rsid w:val="00CF217D"/>
    <w:rsid w:val="00CF24EF"/>
    <w:rsid w:val="00CF2CB3"/>
    <w:rsid w:val="00CF2FE7"/>
    <w:rsid w:val="00CF3582"/>
    <w:rsid w:val="00CF3C3B"/>
    <w:rsid w:val="00CF3EE2"/>
    <w:rsid w:val="00CF3F59"/>
    <w:rsid w:val="00CF4006"/>
    <w:rsid w:val="00CF453F"/>
    <w:rsid w:val="00CF461F"/>
    <w:rsid w:val="00CF47CC"/>
    <w:rsid w:val="00CF4D2F"/>
    <w:rsid w:val="00CF4E54"/>
    <w:rsid w:val="00CF4EA6"/>
    <w:rsid w:val="00CF5380"/>
    <w:rsid w:val="00CF55C7"/>
    <w:rsid w:val="00CF57BC"/>
    <w:rsid w:val="00CF5927"/>
    <w:rsid w:val="00CF5ADB"/>
    <w:rsid w:val="00CF5B18"/>
    <w:rsid w:val="00CF5C06"/>
    <w:rsid w:val="00CF5E69"/>
    <w:rsid w:val="00CF6930"/>
    <w:rsid w:val="00CF6D6E"/>
    <w:rsid w:val="00CF6D9D"/>
    <w:rsid w:val="00CF72B3"/>
    <w:rsid w:val="00CF73CB"/>
    <w:rsid w:val="00CF74BD"/>
    <w:rsid w:val="00CF75E0"/>
    <w:rsid w:val="00CF76B2"/>
    <w:rsid w:val="00CF79A4"/>
    <w:rsid w:val="00CF7E71"/>
    <w:rsid w:val="00CF7F67"/>
    <w:rsid w:val="00D000F5"/>
    <w:rsid w:val="00D001FD"/>
    <w:rsid w:val="00D0029C"/>
    <w:rsid w:val="00D003EA"/>
    <w:rsid w:val="00D00545"/>
    <w:rsid w:val="00D00586"/>
    <w:rsid w:val="00D0069B"/>
    <w:rsid w:val="00D006FF"/>
    <w:rsid w:val="00D008B8"/>
    <w:rsid w:val="00D00E92"/>
    <w:rsid w:val="00D01133"/>
    <w:rsid w:val="00D01211"/>
    <w:rsid w:val="00D014D8"/>
    <w:rsid w:val="00D01552"/>
    <w:rsid w:val="00D01759"/>
    <w:rsid w:val="00D0190A"/>
    <w:rsid w:val="00D019E1"/>
    <w:rsid w:val="00D01DD3"/>
    <w:rsid w:val="00D01E8B"/>
    <w:rsid w:val="00D01F90"/>
    <w:rsid w:val="00D02023"/>
    <w:rsid w:val="00D020E5"/>
    <w:rsid w:val="00D02117"/>
    <w:rsid w:val="00D0220C"/>
    <w:rsid w:val="00D02420"/>
    <w:rsid w:val="00D0265C"/>
    <w:rsid w:val="00D02869"/>
    <w:rsid w:val="00D03087"/>
    <w:rsid w:val="00D0314C"/>
    <w:rsid w:val="00D0331A"/>
    <w:rsid w:val="00D0340B"/>
    <w:rsid w:val="00D037B9"/>
    <w:rsid w:val="00D03C2C"/>
    <w:rsid w:val="00D041C0"/>
    <w:rsid w:val="00D041EE"/>
    <w:rsid w:val="00D04774"/>
    <w:rsid w:val="00D04A8D"/>
    <w:rsid w:val="00D04E83"/>
    <w:rsid w:val="00D04FEE"/>
    <w:rsid w:val="00D052E0"/>
    <w:rsid w:val="00D05309"/>
    <w:rsid w:val="00D0594A"/>
    <w:rsid w:val="00D05A1D"/>
    <w:rsid w:val="00D05B0C"/>
    <w:rsid w:val="00D05B41"/>
    <w:rsid w:val="00D05D06"/>
    <w:rsid w:val="00D05E11"/>
    <w:rsid w:val="00D06216"/>
    <w:rsid w:val="00D063E9"/>
    <w:rsid w:val="00D06FCD"/>
    <w:rsid w:val="00D071A9"/>
    <w:rsid w:val="00D071F9"/>
    <w:rsid w:val="00D073F5"/>
    <w:rsid w:val="00D07576"/>
    <w:rsid w:val="00D077D3"/>
    <w:rsid w:val="00D1036E"/>
    <w:rsid w:val="00D103ED"/>
    <w:rsid w:val="00D10834"/>
    <w:rsid w:val="00D10AF3"/>
    <w:rsid w:val="00D10FF8"/>
    <w:rsid w:val="00D111C7"/>
    <w:rsid w:val="00D111FA"/>
    <w:rsid w:val="00D1161D"/>
    <w:rsid w:val="00D11848"/>
    <w:rsid w:val="00D119A2"/>
    <w:rsid w:val="00D11A58"/>
    <w:rsid w:val="00D11E4C"/>
    <w:rsid w:val="00D12BD4"/>
    <w:rsid w:val="00D12C72"/>
    <w:rsid w:val="00D12DA8"/>
    <w:rsid w:val="00D12F41"/>
    <w:rsid w:val="00D1326D"/>
    <w:rsid w:val="00D13411"/>
    <w:rsid w:val="00D13496"/>
    <w:rsid w:val="00D13936"/>
    <w:rsid w:val="00D13937"/>
    <w:rsid w:val="00D13AC6"/>
    <w:rsid w:val="00D140BB"/>
    <w:rsid w:val="00D1431B"/>
    <w:rsid w:val="00D14852"/>
    <w:rsid w:val="00D149E1"/>
    <w:rsid w:val="00D14AC8"/>
    <w:rsid w:val="00D14BEC"/>
    <w:rsid w:val="00D14C6B"/>
    <w:rsid w:val="00D14EDA"/>
    <w:rsid w:val="00D14F68"/>
    <w:rsid w:val="00D150B5"/>
    <w:rsid w:val="00D150C0"/>
    <w:rsid w:val="00D15341"/>
    <w:rsid w:val="00D15469"/>
    <w:rsid w:val="00D15691"/>
    <w:rsid w:val="00D157AF"/>
    <w:rsid w:val="00D15A90"/>
    <w:rsid w:val="00D15B2A"/>
    <w:rsid w:val="00D15F89"/>
    <w:rsid w:val="00D1622A"/>
    <w:rsid w:val="00D16387"/>
    <w:rsid w:val="00D16820"/>
    <w:rsid w:val="00D1713B"/>
    <w:rsid w:val="00D17495"/>
    <w:rsid w:val="00D178AD"/>
    <w:rsid w:val="00D178F2"/>
    <w:rsid w:val="00D179F1"/>
    <w:rsid w:val="00D17A6C"/>
    <w:rsid w:val="00D17A81"/>
    <w:rsid w:val="00D17A8D"/>
    <w:rsid w:val="00D17AA7"/>
    <w:rsid w:val="00D17AFF"/>
    <w:rsid w:val="00D17B8F"/>
    <w:rsid w:val="00D17BD5"/>
    <w:rsid w:val="00D17C33"/>
    <w:rsid w:val="00D17ED4"/>
    <w:rsid w:val="00D202BF"/>
    <w:rsid w:val="00D206FD"/>
    <w:rsid w:val="00D208B5"/>
    <w:rsid w:val="00D208E4"/>
    <w:rsid w:val="00D20A4F"/>
    <w:rsid w:val="00D20A97"/>
    <w:rsid w:val="00D20B33"/>
    <w:rsid w:val="00D20BBD"/>
    <w:rsid w:val="00D20CCD"/>
    <w:rsid w:val="00D20EA2"/>
    <w:rsid w:val="00D21808"/>
    <w:rsid w:val="00D222C0"/>
    <w:rsid w:val="00D2277A"/>
    <w:rsid w:val="00D22993"/>
    <w:rsid w:val="00D22A20"/>
    <w:rsid w:val="00D22D12"/>
    <w:rsid w:val="00D22E0C"/>
    <w:rsid w:val="00D22EA8"/>
    <w:rsid w:val="00D232EB"/>
    <w:rsid w:val="00D234A4"/>
    <w:rsid w:val="00D2352C"/>
    <w:rsid w:val="00D235C5"/>
    <w:rsid w:val="00D23BBA"/>
    <w:rsid w:val="00D23BD3"/>
    <w:rsid w:val="00D23C90"/>
    <w:rsid w:val="00D23E9C"/>
    <w:rsid w:val="00D2402A"/>
    <w:rsid w:val="00D2402D"/>
    <w:rsid w:val="00D24107"/>
    <w:rsid w:val="00D24406"/>
    <w:rsid w:val="00D24413"/>
    <w:rsid w:val="00D2441C"/>
    <w:rsid w:val="00D24883"/>
    <w:rsid w:val="00D24F38"/>
    <w:rsid w:val="00D2501D"/>
    <w:rsid w:val="00D25055"/>
    <w:rsid w:val="00D25169"/>
    <w:rsid w:val="00D253B9"/>
    <w:rsid w:val="00D2540F"/>
    <w:rsid w:val="00D2582C"/>
    <w:rsid w:val="00D258F7"/>
    <w:rsid w:val="00D25919"/>
    <w:rsid w:val="00D25BBA"/>
    <w:rsid w:val="00D25D59"/>
    <w:rsid w:val="00D25DD6"/>
    <w:rsid w:val="00D25E66"/>
    <w:rsid w:val="00D26298"/>
    <w:rsid w:val="00D26434"/>
    <w:rsid w:val="00D26437"/>
    <w:rsid w:val="00D265A5"/>
    <w:rsid w:val="00D266EB"/>
    <w:rsid w:val="00D26A85"/>
    <w:rsid w:val="00D26D32"/>
    <w:rsid w:val="00D26E24"/>
    <w:rsid w:val="00D2704A"/>
    <w:rsid w:val="00D2711A"/>
    <w:rsid w:val="00D274A4"/>
    <w:rsid w:val="00D27712"/>
    <w:rsid w:val="00D2785C"/>
    <w:rsid w:val="00D27AA4"/>
    <w:rsid w:val="00D27B16"/>
    <w:rsid w:val="00D27B1B"/>
    <w:rsid w:val="00D27B2B"/>
    <w:rsid w:val="00D27B69"/>
    <w:rsid w:val="00D27C14"/>
    <w:rsid w:val="00D27D91"/>
    <w:rsid w:val="00D2C3FF"/>
    <w:rsid w:val="00D301DA"/>
    <w:rsid w:val="00D302DB"/>
    <w:rsid w:val="00D305B3"/>
    <w:rsid w:val="00D30652"/>
    <w:rsid w:val="00D3065D"/>
    <w:rsid w:val="00D3077A"/>
    <w:rsid w:val="00D311A8"/>
    <w:rsid w:val="00D3130E"/>
    <w:rsid w:val="00D3193B"/>
    <w:rsid w:val="00D32042"/>
    <w:rsid w:val="00D325A0"/>
    <w:rsid w:val="00D325C9"/>
    <w:rsid w:val="00D325DE"/>
    <w:rsid w:val="00D32633"/>
    <w:rsid w:val="00D32A4F"/>
    <w:rsid w:val="00D32AA1"/>
    <w:rsid w:val="00D32C5F"/>
    <w:rsid w:val="00D32DF9"/>
    <w:rsid w:val="00D32E8E"/>
    <w:rsid w:val="00D33483"/>
    <w:rsid w:val="00D337FF"/>
    <w:rsid w:val="00D3399C"/>
    <w:rsid w:val="00D33B2F"/>
    <w:rsid w:val="00D33F56"/>
    <w:rsid w:val="00D33F93"/>
    <w:rsid w:val="00D34266"/>
    <w:rsid w:val="00D344C8"/>
    <w:rsid w:val="00D34B0D"/>
    <w:rsid w:val="00D34C4F"/>
    <w:rsid w:val="00D34F5B"/>
    <w:rsid w:val="00D34F8C"/>
    <w:rsid w:val="00D35236"/>
    <w:rsid w:val="00D3530F"/>
    <w:rsid w:val="00D35343"/>
    <w:rsid w:val="00D35BB3"/>
    <w:rsid w:val="00D35CCE"/>
    <w:rsid w:val="00D35EE2"/>
    <w:rsid w:val="00D35FAF"/>
    <w:rsid w:val="00D3618A"/>
    <w:rsid w:val="00D361FA"/>
    <w:rsid w:val="00D36241"/>
    <w:rsid w:val="00D36360"/>
    <w:rsid w:val="00D363D2"/>
    <w:rsid w:val="00D364EA"/>
    <w:rsid w:val="00D36B91"/>
    <w:rsid w:val="00D36CC1"/>
    <w:rsid w:val="00D36F1B"/>
    <w:rsid w:val="00D36FC7"/>
    <w:rsid w:val="00D37177"/>
    <w:rsid w:val="00D372F2"/>
    <w:rsid w:val="00D37A15"/>
    <w:rsid w:val="00D37AF3"/>
    <w:rsid w:val="00D37E7C"/>
    <w:rsid w:val="00D37F2C"/>
    <w:rsid w:val="00D4014C"/>
    <w:rsid w:val="00D401CD"/>
    <w:rsid w:val="00D4034B"/>
    <w:rsid w:val="00D405F8"/>
    <w:rsid w:val="00D409C7"/>
    <w:rsid w:val="00D40AD6"/>
    <w:rsid w:val="00D40E3A"/>
    <w:rsid w:val="00D40FCF"/>
    <w:rsid w:val="00D414C6"/>
    <w:rsid w:val="00D41977"/>
    <w:rsid w:val="00D41D35"/>
    <w:rsid w:val="00D41D51"/>
    <w:rsid w:val="00D425BB"/>
    <w:rsid w:val="00D4270D"/>
    <w:rsid w:val="00D4280B"/>
    <w:rsid w:val="00D42FE3"/>
    <w:rsid w:val="00D43791"/>
    <w:rsid w:val="00D43C77"/>
    <w:rsid w:val="00D44108"/>
    <w:rsid w:val="00D441BE"/>
    <w:rsid w:val="00D44368"/>
    <w:rsid w:val="00D44486"/>
    <w:rsid w:val="00D4471E"/>
    <w:rsid w:val="00D44810"/>
    <w:rsid w:val="00D45379"/>
    <w:rsid w:val="00D45750"/>
    <w:rsid w:val="00D458CA"/>
    <w:rsid w:val="00D4594B"/>
    <w:rsid w:val="00D45A5D"/>
    <w:rsid w:val="00D45C1A"/>
    <w:rsid w:val="00D45D35"/>
    <w:rsid w:val="00D45F0D"/>
    <w:rsid w:val="00D46096"/>
    <w:rsid w:val="00D4623B"/>
    <w:rsid w:val="00D464D8"/>
    <w:rsid w:val="00D46614"/>
    <w:rsid w:val="00D469C3"/>
    <w:rsid w:val="00D46E90"/>
    <w:rsid w:val="00D47154"/>
    <w:rsid w:val="00D47188"/>
    <w:rsid w:val="00D472A5"/>
    <w:rsid w:val="00D47518"/>
    <w:rsid w:val="00D478C8"/>
    <w:rsid w:val="00D47A01"/>
    <w:rsid w:val="00D47AF7"/>
    <w:rsid w:val="00D47B52"/>
    <w:rsid w:val="00D47C56"/>
    <w:rsid w:val="00D500C3"/>
    <w:rsid w:val="00D500FE"/>
    <w:rsid w:val="00D50397"/>
    <w:rsid w:val="00D50536"/>
    <w:rsid w:val="00D505E9"/>
    <w:rsid w:val="00D50808"/>
    <w:rsid w:val="00D50A69"/>
    <w:rsid w:val="00D50AF1"/>
    <w:rsid w:val="00D50B5B"/>
    <w:rsid w:val="00D50F45"/>
    <w:rsid w:val="00D50F72"/>
    <w:rsid w:val="00D51053"/>
    <w:rsid w:val="00D5151C"/>
    <w:rsid w:val="00D51887"/>
    <w:rsid w:val="00D51944"/>
    <w:rsid w:val="00D51958"/>
    <w:rsid w:val="00D51BC2"/>
    <w:rsid w:val="00D51D32"/>
    <w:rsid w:val="00D51F1F"/>
    <w:rsid w:val="00D51F8A"/>
    <w:rsid w:val="00D52153"/>
    <w:rsid w:val="00D52D99"/>
    <w:rsid w:val="00D52DC6"/>
    <w:rsid w:val="00D53106"/>
    <w:rsid w:val="00D532BB"/>
    <w:rsid w:val="00D53A71"/>
    <w:rsid w:val="00D53B2F"/>
    <w:rsid w:val="00D53CA6"/>
    <w:rsid w:val="00D54183"/>
    <w:rsid w:val="00D5465E"/>
    <w:rsid w:val="00D54AD6"/>
    <w:rsid w:val="00D551AE"/>
    <w:rsid w:val="00D5528C"/>
    <w:rsid w:val="00D55644"/>
    <w:rsid w:val="00D55759"/>
    <w:rsid w:val="00D558CD"/>
    <w:rsid w:val="00D55E7B"/>
    <w:rsid w:val="00D55EC1"/>
    <w:rsid w:val="00D55F12"/>
    <w:rsid w:val="00D5649D"/>
    <w:rsid w:val="00D56514"/>
    <w:rsid w:val="00D56749"/>
    <w:rsid w:val="00D56A1B"/>
    <w:rsid w:val="00D56A40"/>
    <w:rsid w:val="00D56BF0"/>
    <w:rsid w:val="00D56E6A"/>
    <w:rsid w:val="00D57605"/>
    <w:rsid w:val="00D57770"/>
    <w:rsid w:val="00D577F2"/>
    <w:rsid w:val="00D606DC"/>
    <w:rsid w:val="00D60A40"/>
    <w:rsid w:val="00D60AFF"/>
    <w:rsid w:val="00D60B45"/>
    <w:rsid w:val="00D60D15"/>
    <w:rsid w:val="00D60D9F"/>
    <w:rsid w:val="00D6103E"/>
    <w:rsid w:val="00D6121A"/>
    <w:rsid w:val="00D614C9"/>
    <w:rsid w:val="00D61531"/>
    <w:rsid w:val="00D616D1"/>
    <w:rsid w:val="00D61908"/>
    <w:rsid w:val="00D61931"/>
    <w:rsid w:val="00D61A1D"/>
    <w:rsid w:val="00D61C0C"/>
    <w:rsid w:val="00D61C8D"/>
    <w:rsid w:val="00D61D9B"/>
    <w:rsid w:val="00D622CD"/>
    <w:rsid w:val="00D624A5"/>
    <w:rsid w:val="00D629E3"/>
    <w:rsid w:val="00D62CA7"/>
    <w:rsid w:val="00D62F58"/>
    <w:rsid w:val="00D63273"/>
    <w:rsid w:val="00D6348D"/>
    <w:rsid w:val="00D6351A"/>
    <w:rsid w:val="00D63636"/>
    <w:rsid w:val="00D636A7"/>
    <w:rsid w:val="00D63D7A"/>
    <w:rsid w:val="00D63E19"/>
    <w:rsid w:val="00D63F7D"/>
    <w:rsid w:val="00D641B7"/>
    <w:rsid w:val="00D6425C"/>
    <w:rsid w:val="00D6429E"/>
    <w:rsid w:val="00D64660"/>
    <w:rsid w:val="00D64829"/>
    <w:rsid w:val="00D64925"/>
    <w:rsid w:val="00D649A9"/>
    <w:rsid w:val="00D64A33"/>
    <w:rsid w:val="00D64A99"/>
    <w:rsid w:val="00D64BE8"/>
    <w:rsid w:val="00D6502F"/>
    <w:rsid w:val="00D65CC9"/>
    <w:rsid w:val="00D65D67"/>
    <w:rsid w:val="00D65D93"/>
    <w:rsid w:val="00D65ED1"/>
    <w:rsid w:val="00D6600D"/>
    <w:rsid w:val="00D66097"/>
    <w:rsid w:val="00D66395"/>
    <w:rsid w:val="00D66485"/>
    <w:rsid w:val="00D668FE"/>
    <w:rsid w:val="00D669A0"/>
    <w:rsid w:val="00D66A34"/>
    <w:rsid w:val="00D66B8C"/>
    <w:rsid w:val="00D66B96"/>
    <w:rsid w:val="00D66D1C"/>
    <w:rsid w:val="00D66F51"/>
    <w:rsid w:val="00D67104"/>
    <w:rsid w:val="00D671AE"/>
    <w:rsid w:val="00D67202"/>
    <w:rsid w:val="00D673FF"/>
    <w:rsid w:val="00D6741F"/>
    <w:rsid w:val="00D67962"/>
    <w:rsid w:val="00D67985"/>
    <w:rsid w:val="00D67BC3"/>
    <w:rsid w:val="00D67C70"/>
    <w:rsid w:val="00D67D15"/>
    <w:rsid w:val="00D67FB1"/>
    <w:rsid w:val="00D700DF"/>
    <w:rsid w:val="00D703DD"/>
    <w:rsid w:val="00D709FD"/>
    <w:rsid w:val="00D70D44"/>
    <w:rsid w:val="00D70D88"/>
    <w:rsid w:val="00D70E6C"/>
    <w:rsid w:val="00D70FAE"/>
    <w:rsid w:val="00D711FC"/>
    <w:rsid w:val="00D7130F"/>
    <w:rsid w:val="00D71618"/>
    <w:rsid w:val="00D71801"/>
    <w:rsid w:val="00D71889"/>
    <w:rsid w:val="00D71AD1"/>
    <w:rsid w:val="00D71C41"/>
    <w:rsid w:val="00D71EB4"/>
    <w:rsid w:val="00D71EF5"/>
    <w:rsid w:val="00D72025"/>
    <w:rsid w:val="00D72375"/>
    <w:rsid w:val="00D723D6"/>
    <w:rsid w:val="00D72A66"/>
    <w:rsid w:val="00D72B83"/>
    <w:rsid w:val="00D72CAB"/>
    <w:rsid w:val="00D72DA3"/>
    <w:rsid w:val="00D72EF8"/>
    <w:rsid w:val="00D73245"/>
    <w:rsid w:val="00D7328B"/>
    <w:rsid w:val="00D7342E"/>
    <w:rsid w:val="00D7348B"/>
    <w:rsid w:val="00D734C3"/>
    <w:rsid w:val="00D73512"/>
    <w:rsid w:val="00D7382D"/>
    <w:rsid w:val="00D7386E"/>
    <w:rsid w:val="00D7399F"/>
    <w:rsid w:val="00D73AA4"/>
    <w:rsid w:val="00D73AC5"/>
    <w:rsid w:val="00D73CD8"/>
    <w:rsid w:val="00D73DD1"/>
    <w:rsid w:val="00D741F8"/>
    <w:rsid w:val="00D74A3C"/>
    <w:rsid w:val="00D74C40"/>
    <w:rsid w:val="00D74D64"/>
    <w:rsid w:val="00D74E4D"/>
    <w:rsid w:val="00D75051"/>
    <w:rsid w:val="00D75076"/>
    <w:rsid w:val="00D7575F"/>
    <w:rsid w:val="00D7580A"/>
    <w:rsid w:val="00D75C27"/>
    <w:rsid w:val="00D75F08"/>
    <w:rsid w:val="00D762BB"/>
    <w:rsid w:val="00D764C9"/>
    <w:rsid w:val="00D764D5"/>
    <w:rsid w:val="00D7685A"/>
    <w:rsid w:val="00D769DF"/>
    <w:rsid w:val="00D76A2B"/>
    <w:rsid w:val="00D76B25"/>
    <w:rsid w:val="00D76B73"/>
    <w:rsid w:val="00D77194"/>
    <w:rsid w:val="00D771C9"/>
    <w:rsid w:val="00D77282"/>
    <w:rsid w:val="00D777AF"/>
    <w:rsid w:val="00D77836"/>
    <w:rsid w:val="00D77858"/>
    <w:rsid w:val="00D77BDC"/>
    <w:rsid w:val="00D77DFD"/>
    <w:rsid w:val="00D77F1B"/>
    <w:rsid w:val="00D802A3"/>
    <w:rsid w:val="00D803BE"/>
    <w:rsid w:val="00D8081E"/>
    <w:rsid w:val="00D80ABD"/>
    <w:rsid w:val="00D80CAA"/>
    <w:rsid w:val="00D80F76"/>
    <w:rsid w:val="00D81539"/>
    <w:rsid w:val="00D815DD"/>
    <w:rsid w:val="00D818E4"/>
    <w:rsid w:val="00D81C2B"/>
    <w:rsid w:val="00D820BD"/>
    <w:rsid w:val="00D820F9"/>
    <w:rsid w:val="00D82675"/>
    <w:rsid w:val="00D8278C"/>
    <w:rsid w:val="00D82AEF"/>
    <w:rsid w:val="00D82E4D"/>
    <w:rsid w:val="00D82ED2"/>
    <w:rsid w:val="00D83288"/>
    <w:rsid w:val="00D83510"/>
    <w:rsid w:val="00D83C57"/>
    <w:rsid w:val="00D84001"/>
    <w:rsid w:val="00D841CC"/>
    <w:rsid w:val="00D84330"/>
    <w:rsid w:val="00D8476E"/>
    <w:rsid w:val="00D848B8"/>
    <w:rsid w:val="00D84A0A"/>
    <w:rsid w:val="00D84F2E"/>
    <w:rsid w:val="00D850D7"/>
    <w:rsid w:val="00D85173"/>
    <w:rsid w:val="00D851DD"/>
    <w:rsid w:val="00D85223"/>
    <w:rsid w:val="00D85BFA"/>
    <w:rsid w:val="00D85D51"/>
    <w:rsid w:val="00D863AD"/>
    <w:rsid w:val="00D86471"/>
    <w:rsid w:val="00D86645"/>
    <w:rsid w:val="00D86EF6"/>
    <w:rsid w:val="00D86FB8"/>
    <w:rsid w:val="00D87119"/>
    <w:rsid w:val="00D87391"/>
    <w:rsid w:val="00D87A86"/>
    <w:rsid w:val="00D87AA5"/>
    <w:rsid w:val="00D87BA1"/>
    <w:rsid w:val="00D87E33"/>
    <w:rsid w:val="00D87ED8"/>
    <w:rsid w:val="00D900F2"/>
    <w:rsid w:val="00D90122"/>
    <w:rsid w:val="00D9062E"/>
    <w:rsid w:val="00D90BF9"/>
    <w:rsid w:val="00D90C76"/>
    <w:rsid w:val="00D90C92"/>
    <w:rsid w:val="00D9101F"/>
    <w:rsid w:val="00D91173"/>
    <w:rsid w:val="00D912A3"/>
    <w:rsid w:val="00D91369"/>
    <w:rsid w:val="00D914C4"/>
    <w:rsid w:val="00D915F3"/>
    <w:rsid w:val="00D91611"/>
    <w:rsid w:val="00D919C8"/>
    <w:rsid w:val="00D91EBE"/>
    <w:rsid w:val="00D91F3E"/>
    <w:rsid w:val="00D920A2"/>
    <w:rsid w:val="00D922A1"/>
    <w:rsid w:val="00D92397"/>
    <w:rsid w:val="00D9270D"/>
    <w:rsid w:val="00D92C55"/>
    <w:rsid w:val="00D92DC5"/>
    <w:rsid w:val="00D931D7"/>
    <w:rsid w:val="00D931ED"/>
    <w:rsid w:val="00D934C0"/>
    <w:rsid w:val="00D938C3"/>
    <w:rsid w:val="00D93B55"/>
    <w:rsid w:val="00D93DF2"/>
    <w:rsid w:val="00D93F0A"/>
    <w:rsid w:val="00D940AD"/>
    <w:rsid w:val="00D941F2"/>
    <w:rsid w:val="00D9459C"/>
    <w:rsid w:val="00D94D6F"/>
    <w:rsid w:val="00D94F23"/>
    <w:rsid w:val="00D95296"/>
    <w:rsid w:val="00D957D4"/>
    <w:rsid w:val="00D9584E"/>
    <w:rsid w:val="00D958CF"/>
    <w:rsid w:val="00D9593F"/>
    <w:rsid w:val="00D96222"/>
    <w:rsid w:val="00D96239"/>
    <w:rsid w:val="00D964AF"/>
    <w:rsid w:val="00D9658F"/>
    <w:rsid w:val="00D9684D"/>
    <w:rsid w:val="00D96C79"/>
    <w:rsid w:val="00D96CD3"/>
    <w:rsid w:val="00D97165"/>
    <w:rsid w:val="00D9720E"/>
    <w:rsid w:val="00D9721B"/>
    <w:rsid w:val="00D973FE"/>
    <w:rsid w:val="00D97411"/>
    <w:rsid w:val="00D976D1"/>
    <w:rsid w:val="00D97A4E"/>
    <w:rsid w:val="00D97BDD"/>
    <w:rsid w:val="00D97C57"/>
    <w:rsid w:val="00D97D08"/>
    <w:rsid w:val="00D97E6F"/>
    <w:rsid w:val="00D97EC9"/>
    <w:rsid w:val="00DA024C"/>
    <w:rsid w:val="00DA0367"/>
    <w:rsid w:val="00DA03D3"/>
    <w:rsid w:val="00DA0463"/>
    <w:rsid w:val="00DA05BE"/>
    <w:rsid w:val="00DA062F"/>
    <w:rsid w:val="00DA063C"/>
    <w:rsid w:val="00DA0E07"/>
    <w:rsid w:val="00DA1CFD"/>
    <w:rsid w:val="00DA23A5"/>
    <w:rsid w:val="00DA268D"/>
    <w:rsid w:val="00DA268F"/>
    <w:rsid w:val="00DA27B4"/>
    <w:rsid w:val="00DA2C79"/>
    <w:rsid w:val="00DA30A5"/>
    <w:rsid w:val="00DA31A1"/>
    <w:rsid w:val="00DA3275"/>
    <w:rsid w:val="00DA3286"/>
    <w:rsid w:val="00DA33D6"/>
    <w:rsid w:val="00DA369A"/>
    <w:rsid w:val="00DA385F"/>
    <w:rsid w:val="00DA394D"/>
    <w:rsid w:val="00DA39EA"/>
    <w:rsid w:val="00DA3A7B"/>
    <w:rsid w:val="00DA3AFA"/>
    <w:rsid w:val="00DA3CEE"/>
    <w:rsid w:val="00DA3F60"/>
    <w:rsid w:val="00DA482B"/>
    <w:rsid w:val="00DA4F15"/>
    <w:rsid w:val="00DA545B"/>
    <w:rsid w:val="00DA5792"/>
    <w:rsid w:val="00DA5938"/>
    <w:rsid w:val="00DA5E60"/>
    <w:rsid w:val="00DA5EC6"/>
    <w:rsid w:val="00DA60AA"/>
    <w:rsid w:val="00DA6122"/>
    <w:rsid w:val="00DA6337"/>
    <w:rsid w:val="00DA6681"/>
    <w:rsid w:val="00DA669F"/>
    <w:rsid w:val="00DA69F4"/>
    <w:rsid w:val="00DA6F4A"/>
    <w:rsid w:val="00DA7029"/>
    <w:rsid w:val="00DA7366"/>
    <w:rsid w:val="00DA75E5"/>
    <w:rsid w:val="00DA7688"/>
    <w:rsid w:val="00DA7A14"/>
    <w:rsid w:val="00DA7B33"/>
    <w:rsid w:val="00DA7C0F"/>
    <w:rsid w:val="00DA7F15"/>
    <w:rsid w:val="00DA7F67"/>
    <w:rsid w:val="00DB0166"/>
    <w:rsid w:val="00DB0169"/>
    <w:rsid w:val="00DB022E"/>
    <w:rsid w:val="00DB0272"/>
    <w:rsid w:val="00DB03F6"/>
    <w:rsid w:val="00DB0577"/>
    <w:rsid w:val="00DB1300"/>
    <w:rsid w:val="00DB151D"/>
    <w:rsid w:val="00DB1570"/>
    <w:rsid w:val="00DB1591"/>
    <w:rsid w:val="00DB1629"/>
    <w:rsid w:val="00DB1687"/>
    <w:rsid w:val="00DB1824"/>
    <w:rsid w:val="00DB1A50"/>
    <w:rsid w:val="00DB1A80"/>
    <w:rsid w:val="00DB1B57"/>
    <w:rsid w:val="00DB1F4E"/>
    <w:rsid w:val="00DB2220"/>
    <w:rsid w:val="00DB231A"/>
    <w:rsid w:val="00DB239B"/>
    <w:rsid w:val="00DB29FB"/>
    <w:rsid w:val="00DB2A85"/>
    <w:rsid w:val="00DB2B62"/>
    <w:rsid w:val="00DB38F9"/>
    <w:rsid w:val="00DB3A4B"/>
    <w:rsid w:val="00DB3FDF"/>
    <w:rsid w:val="00DB43FB"/>
    <w:rsid w:val="00DB4662"/>
    <w:rsid w:val="00DB46F0"/>
    <w:rsid w:val="00DB48DA"/>
    <w:rsid w:val="00DB495B"/>
    <w:rsid w:val="00DB4A7E"/>
    <w:rsid w:val="00DB4DC0"/>
    <w:rsid w:val="00DB4EF5"/>
    <w:rsid w:val="00DB5592"/>
    <w:rsid w:val="00DB57C2"/>
    <w:rsid w:val="00DB5C73"/>
    <w:rsid w:val="00DB5D31"/>
    <w:rsid w:val="00DB5E49"/>
    <w:rsid w:val="00DB5E67"/>
    <w:rsid w:val="00DB60A3"/>
    <w:rsid w:val="00DB6112"/>
    <w:rsid w:val="00DB614A"/>
    <w:rsid w:val="00DB61EE"/>
    <w:rsid w:val="00DB664F"/>
    <w:rsid w:val="00DB6C31"/>
    <w:rsid w:val="00DB6C89"/>
    <w:rsid w:val="00DB6F50"/>
    <w:rsid w:val="00DB7148"/>
    <w:rsid w:val="00DB71BE"/>
    <w:rsid w:val="00DB71FD"/>
    <w:rsid w:val="00DB725B"/>
    <w:rsid w:val="00DB766D"/>
    <w:rsid w:val="00DB7879"/>
    <w:rsid w:val="00DB78F4"/>
    <w:rsid w:val="00DB7992"/>
    <w:rsid w:val="00DB7B5E"/>
    <w:rsid w:val="00DB7C27"/>
    <w:rsid w:val="00DB7F49"/>
    <w:rsid w:val="00DC03A4"/>
    <w:rsid w:val="00DC08D2"/>
    <w:rsid w:val="00DC091E"/>
    <w:rsid w:val="00DC0EC4"/>
    <w:rsid w:val="00DC10B5"/>
    <w:rsid w:val="00DC12D2"/>
    <w:rsid w:val="00DC145C"/>
    <w:rsid w:val="00DC18AA"/>
    <w:rsid w:val="00DC1932"/>
    <w:rsid w:val="00DC1C6B"/>
    <w:rsid w:val="00DC1FE7"/>
    <w:rsid w:val="00DC23C2"/>
    <w:rsid w:val="00DC24D0"/>
    <w:rsid w:val="00DC2BE4"/>
    <w:rsid w:val="00DC2E91"/>
    <w:rsid w:val="00DC2E94"/>
    <w:rsid w:val="00DC32C4"/>
    <w:rsid w:val="00DC32F0"/>
    <w:rsid w:val="00DC3543"/>
    <w:rsid w:val="00DC3686"/>
    <w:rsid w:val="00DC36DE"/>
    <w:rsid w:val="00DC3802"/>
    <w:rsid w:val="00DC3805"/>
    <w:rsid w:val="00DC381F"/>
    <w:rsid w:val="00DC39DF"/>
    <w:rsid w:val="00DC3A78"/>
    <w:rsid w:val="00DC3D75"/>
    <w:rsid w:val="00DC452C"/>
    <w:rsid w:val="00DC4559"/>
    <w:rsid w:val="00DC4639"/>
    <w:rsid w:val="00DC4EB5"/>
    <w:rsid w:val="00DC5261"/>
    <w:rsid w:val="00DC536B"/>
    <w:rsid w:val="00DC585E"/>
    <w:rsid w:val="00DC6579"/>
    <w:rsid w:val="00DC6872"/>
    <w:rsid w:val="00DC6B4E"/>
    <w:rsid w:val="00DC6B8F"/>
    <w:rsid w:val="00DC6CD7"/>
    <w:rsid w:val="00DC6E46"/>
    <w:rsid w:val="00DC6FE5"/>
    <w:rsid w:val="00DC700C"/>
    <w:rsid w:val="00DC71C3"/>
    <w:rsid w:val="00DC7562"/>
    <w:rsid w:val="00DC75A1"/>
    <w:rsid w:val="00DC79C7"/>
    <w:rsid w:val="00DC79E8"/>
    <w:rsid w:val="00DC7B80"/>
    <w:rsid w:val="00DCA527"/>
    <w:rsid w:val="00DD046E"/>
    <w:rsid w:val="00DD0C73"/>
    <w:rsid w:val="00DD0C83"/>
    <w:rsid w:val="00DD0DD6"/>
    <w:rsid w:val="00DD14AA"/>
    <w:rsid w:val="00DD1559"/>
    <w:rsid w:val="00DD1625"/>
    <w:rsid w:val="00DD19CA"/>
    <w:rsid w:val="00DD1AC6"/>
    <w:rsid w:val="00DD1EB8"/>
    <w:rsid w:val="00DD1F92"/>
    <w:rsid w:val="00DD2438"/>
    <w:rsid w:val="00DD2D88"/>
    <w:rsid w:val="00DD2E90"/>
    <w:rsid w:val="00DD3118"/>
    <w:rsid w:val="00DD31F6"/>
    <w:rsid w:val="00DD3270"/>
    <w:rsid w:val="00DD3705"/>
    <w:rsid w:val="00DD3E2E"/>
    <w:rsid w:val="00DD3FCB"/>
    <w:rsid w:val="00DD408B"/>
    <w:rsid w:val="00DD40C5"/>
    <w:rsid w:val="00DD41CB"/>
    <w:rsid w:val="00DD43C5"/>
    <w:rsid w:val="00DD44CB"/>
    <w:rsid w:val="00DD4A16"/>
    <w:rsid w:val="00DD4C1F"/>
    <w:rsid w:val="00DD4D70"/>
    <w:rsid w:val="00DD5267"/>
    <w:rsid w:val="00DD53C0"/>
    <w:rsid w:val="00DD56F4"/>
    <w:rsid w:val="00DD63ED"/>
    <w:rsid w:val="00DD6421"/>
    <w:rsid w:val="00DD64E9"/>
    <w:rsid w:val="00DD6D87"/>
    <w:rsid w:val="00DD6DE8"/>
    <w:rsid w:val="00DD71E5"/>
    <w:rsid w:val="00DD75C8"/>
    <w:rsid w:val="00DD7662"/>
    <w:rsid w:val="00DD781E"/>
    <w:rsid w:val="00DD7987"/>
    <w:rsid w:val="00DD79B1"/>
    <w:rsid w:val="00DD7C0C"/>
    <w:rsid w:val="00DD7C4F"/>
    <w:rsid w:val="00DD7F36"/>
    <w:rsid w:val="00DD7F59"/>
    <w:rsid w:val="00DE0088"/>
    <w:rsid w:val="00DE011F"/>
    <w:rsid w:val="00DE0169"/>
    <w:rsid w:val="00DE0201"/>
    <w:rsid w:val="00DE04FE"/>
    <w:rsid w:val="00DE11E9"/>
    <w:rsid w:val="00DE120A"/>
    <w:rsid w:val="00DE12C9"/>
    <w:rsid w:val="00DE13F4"/>
    <w:rsid w:val="00DE157D"/>
    <w:rsid w:val="00DE16BD"/>
    <w:rsid w:val="00DE1EA4"/>
    <w:rsid w:val="00DE1FD3"/>
    <w:rsid w:val="00DE2115"/>
    <w:rsid w:val="00DE24ED"/>
    <w:rsid w:val="00DE24F0"/>
    <w:rsid w:val="00DE2ADB"/>
    <w:rsid w:val="00DE308E"/>
    <w:rsid w:val="00DE3315"/>
    <w:rsid w:val="00DE33CA"/>
    <w:rsid w:val="00DE352E"/>
    <w:rsid w:val="00DE357F"/>
    <w:rsid w:val="00DE36CF"/>
    <w:rsid w:val="00DE396F"/>
    <w:rsid w:val="00DE3B9B"/>
    <w:rsid w:val="00DE3C44"/>
    <w:rsid w:val="00DE3F76"/>
    <w:rsid w:val="00DE411C"/>
    <w:rsid w:val="00DE440D"/>
    <w:rsid w:val="00DE45AC"/>
    <w:rsid w:val="00DE53F6"/>
    <w:rsid w:val="00DE582C"/>
    <w:rsid w:val="00DE5A8A"/>
    <w:rsid w:val="00DE6181"/>
    <w:rsid w:val="00DE6665"/>
    <w:rsid w:val="00DE6667"/>
    <w:rsid w:val="00DE680A"/>
    <w:rsid w:val="00DE6D7C"/>
    <w:rsid w:val="00DE7ABC"/>
    <w:rsid w:val="00DE7B58"/>
    <w:rsid w:val="00DE7C70"/>
    <w:rsid w:val="00DE7D49"/>
    <w:rsid w:val="00DE7E2B"/>
    <w:rsid w:val="00DE7F78"/>
    <w:rsid w:val="00DF0017"/>
    <w:rsid w:val="00DF006E"/>
    <w:rsid w:val="00DF034A"/>
    <w:rsid w:val="00DF066B"/>
    <w:rsid w:val="00DF083C"/>
    <w:rsid w:val="00DF09B8"/>
    <w:rsid w:val="00DF0A6A"/>
    <w:rsid w:val="00DF0CA0"/>
    <w:rsid w:val="00DF0D5A"/>
    <w:rsid w:val="00DF0D61"/>
    <w:rsid w:val="00DF0DD2"/>
    <w:rsid w:val="00DF12E8"/>
    <w:rsid w:val="00DF13A1"/>
    <w:rsid w:val="00DF1946"/>
    <w:rsid w:val="00DF1A4C"/>
    <w:rsid w:val="00DF1AA8"/>
    <w:rsid w:val="00DF1BAB"/>
    <w:rsid w:val="00DF1FD0"/>
    <w:rsid w:val="00DF21D6"/>
    <w:rsid w:val="00DF21F6"/>
    <w:rsid w:val="00DF2406"/>
    <w:rsid w:val="00DF250E"/>
    <w:rsid w:val="00DF294C"/>
    <w:rsid w:val="00DF2DBC"/>
    <w:rsid w:val="00DF3005"/>
    <w:rsid w:val="00DF3035"/>
    <w:rsid w:val="00DF3078"/>
    <w:rsid w:val="00DF3654"/>
    <w:rsid w:val="00DF37F7"/>
    <w:rsid w:val="00DF3A7B"/>
    <w:rsid w:val="00DF3F68"/>
    <w:rsid w:val="00DF3F7A"/>
    <w:rsid w:val="00DF41FA"/>
    <w:rsid w:val="00DF43A7"/>
    <w:rsid w:val="00DF47F8"/>
    <w:rsid w:val="00DF480F"/>
    <w:rsid w:val="00DF48C7"/>
    <w:rsid w:val="00DF4998"/>
    <w:rsid w:val="00DF4B49"/>
    <w:rsid w:val="00DF4BA3"/>
    <w:rsid w:val="00DF4EE8"/>
    <w:rsid w:val="00DF5233"/>
    <w:rsid w:val="00DF524D"/>
    <w:rsid w:val="00DF5A5E"/>
    <w:rsid w:val="00DF5E31"/>
    <w:rsid w:val="00DF6115"/>
    <w:rsid w:val="00DF615E"/>
    <w:rsid w:val="00DF6293"/>
    <w:rsid w:val="00DF642D"/>
    <w:rsid w:val="00DF6865"/>
    <w:rsid w:val="00DF6A13"/>
    <w:rsid w:val="00DF6A4A"/>
    <w:rsid w:val="00DF6E56"/>
    <w:rsid w:val="00DF6FFB"/>
    <w:rsid w:val="00DF7333"/>
    <w:rsid w:val="00DF7353"/>
    <w:rsid w:val="00DF76CE"/>
    <w:rsid w:val="00DF7959"/>
    <w:rsid w:val="00DF7A9E"/>
    <w:rsid w:val="00DF7BC7"/>
    <w:rsid w:val="00DF7E2F"/>
    <w:rsid w:val="00E003C6"/>
    <w:rsid w:val="00E005ED"/>
    <w:rsid w:val="00E00C13"/>
    <w:rsid w:val="00E00D87"/>
    <w:rsid w:val="00E00EDE"/>
    <w:rsid w:val="00E01065"/>
    <w:rsid w:val="00E01105"/>
    <w:rsid w:val="00E0125C"/>
    <w:rsid w:val="00E012B8"/>
    <w:rsid w:val="00E0132A"/>
    <w:rsid w:val="00E01897"/>
    <w:rsid w:val="00E0194D"/>
    <w:rsid w:val="00E01C43"/>
    <w:rsid w:val="00E02170"/>
    <w:rsid w:val="00E021CF"/>
    <w:rsid w:val="00E023B1"/>
    <w:rsid w:val="00E024EB"/>
    <w:rsid w:val="00E025F2"/>
    <w:rsid w:val="00E02727"/>
    <w:rsid w:val="00E02B46"/>
    <w:rsid w:val="00E02C42"/>
    <w:rsid w:val="00E02D18"/>
    <w:rsid w:val="00E02DD9"/>
    <w:rsid w:val="00E02F2F"/>
    <w:rsid w:val="00E032C2"/>
    <w:rsid w:val="00E03944"/>
    <w:rsid w:val="00E03A3B"/>
    <w:rsid w:val="00E03B4F"/>
    <w:rsid w:val="00E03DD6"/>
    <w:rsid w:val="00E03FFA"/>
    <w:rsid w:val="00E041AC"/>
    <w:rsid w:val="00E042CF"/>
    <w:rsid w:val="00E04331"/>
    <w:rsid w:val="00E04685"/>
    <w:rsid w:val="00E04A2D"/>
    <w:rsid w:val="00E04AC0"/>
    <w:rsid w:val="00E04CB7"/>
    <w:rsid w:val="00E04E83"/>
    <w:rsid w:val="00E0530E"/>
    <w:rsid w:val="00E05653"/>
    <w:rsid w:val="00E05840"/>
    <w:rsid w:val="00E05BC2"/>
    <w:rsid w:val="00E05FC6"/>
    <w:rsid w:val="00E060F3"/>
    <w:rsid w:val="00E06158"/>
    <w:rsid w:val="00E06696"/>
    <w:rsid w:val="00E0671B"/>
    <w:rsid w:val="00E06840"/>
    <w:rsid w:val="00E06D1C"/>
    <w:rsid w:val="00E06EA3"/>
    <w:rsid w:val="00E07071"/>
    <w:rsid w:val="00E073F9"/>
    <w:rsid w:val="00E0748F"/>
    <w:rsid w:val="00E07A0C"/>
    <w:rsid w:val="00E07CED"/>
    <w:rsid w:val="00E07F96"/>
    <w:rsid w:val="00E09A4B"/>
    <w:rsid w:val="00E1003B"/>
    <w:rsid w:val="00E10348"/>
    <w:rsid w:val="00E104DE"/>
    <w:rsid w:val="00E106D8"/>
    <w:rsid w:val="00E10811"/>
    <w:rsid w:val="00E10D8D"/>
    <w:rsid w:val="00E11035"/>
    <w:rsid w:val="00E11832"/>
    <w:rsid w:val="00E118F1"/>
    <w:rsid w:val="00E11A9B"/>
    <w:rsid w:val="00E11AED"/>
    <w:rsid w:val="00E125BA"/>
    <w:rsid w:val="00E127AC"/>
    <w:rsid w:val="00E12AD4"/>
    <w:rsid w:val="00E12B71"/>
    <w:rsid w:val="00E13076"/>
    <w:rsid w:val="00E131C7"/>
    <w:rsid w:val="00E134B0"/>
    <w:rsid w:val="00E134D4"/>
    <w:rsid w:val="00E13949"/>
    <w:rsid w:val="00E13C97"/>
    <w:rsid w:val="00E13D78"/>
    <w:rsid w:val="00E13F13"/>
    <w:rsid w:val="00E13FB8"/>
    <w:rsid w:val="00E143F2"/>
    <w:rsid w:val="00E144A3"/>
    <w:rsid w:val="00E14558"/>
    <w:rsid w:val="00E1473B"/>
    <w:rsid w:val="00E14D1F"/>
    <w:rsid w:val="00E14F01"/>
    <w:rsid w:val="00E150D8"/>
    <w:rsid w:val="00E151AA"/>
    <w:rsid w:val="00E15247"/>
    <w:rsid w:val="00E153A7"/>
    <w:rsid w:val="00E1542F"/>
    <w:rsid w:val="00E15626"/>
    <w:rsid w:val="00E1566B"/>
    <w:rsid w:val="00E15EF6"/>
    <w:rsid w:val="00E16154"/>
    <w:rsid w:val="00E162F4"/>
    <w:rsid w:val="00E163B8"/>
    <w:rsid w:val="00E164E3"/>
    <w:rsid w:val="00E166A7"/>
    <w:rsid w:val="00E16A2A"/>
    <w:rsid w:val="00E16DFE"/>
    <w:rsid w:val="00E17170"/>
    <w:rsid w:val="00E172CD"/>
    <w:rsid w:val="00E177D1"/>
    <w:rsid w:val="00E17804"/>
    <w:rsid w:val="00E179EF"/>
    <w:rsid w:val="00E20480"/>
    <w:rsid w:val="00E20492"/>
    <w:rsid w:val="00E206C3"/>
    <w:rsid w:val="00E206FD"/>
    <w:rsid w:val="00E208C8"/>
    <w:rsid w:val="00E20BBE"/>
    <w:rsid w:val="00E20CD1"/>
    <w:rsid w:val="00E20EE5"/>
    <w:rsid w:val="00E210E0"/>
    <w:rsid w:val="00E214AE"/>
    <w:rsid w:val="00E21980"/>
    <w:rsid w:val="00E21F39"/>
    <w:rsid w:val="00E221E3"/>
    <w:rsid w:val="00E2229B"/>
    <w:rsid w:val="00E22451"/>
    <w:rsid w:val="00E2265A"/>
    <w:rsid w:val="00E22783"/>
    <w:rsid w:val="00E22801"/>
    <w:rsid w:val="00E22B4A"/>
    <w:rsid w:val="00E236DD"/>
    <w:rsid w:val="00E23A9D"/>
    <w:rsid w:val="00E23D12"/>
    <w:rsid w:val="00E23D24"/>
    <w:rsid w:val="00E23FF8"/>
    <w:rsid w:val="00E242FA"/>
    <w:rsid w:val="00E243D7"/>
    <w:rsid w:val="00E24672"/>
    <w:rsid w:val="00E24831"/>
    <w:rsid w:val="00E24A3D"/>
    <w:rsid w:val="00E24AF9"/>
    <w:rsid w:val="00E24B37"/>
    <w:rsid w:val="00E24F85"/>
    <w:rsid w:val="00E2503F"/>
    <w:rsid w:val="00E250D7"/>
    <w:rsid w:val="00E25142"/>
    <w:rsid w:val="00E25144"/>
    <w:rsid w:val="00E25552"/>
    <w:rsid w:val="00E257A7"/>
    <w:rsid w:val="00E25821"/>
    <w:rsid w:val="00E25859"/>
    <w:rsid w:val="00E259DB"/>
    <w:rsid w:val="00E25A4C"/>
    <w:rsid w:val="00E25C25"/>
    <w:rsid w:val="00E25CEA"/>
    <w:rsid w:val="00E25ED0"/>
    <w:rsid w:val="00E262CB"/>
    <w:rsid w:val="00E262EC"/>
    <w:rsid w:val="00E2682E"/>
    <w:rsid w:val="00E26A6E"/>
    <w:rsid w:val="00E26DD7"/>
    <w:rsid w:val="00E26DED"/>
    <w:rsid w:val="00E26F0F"/>
    <w:rsid w:val="00E27174"/>
    <w:rsid w:val="00E27264"/>
    <w:rsid w:val="00E27321"/>
    <w:rsid w:val="00E27352"/>
    <w:rsid w:val="00E277EE"/>
    <w:rsid w:val="00E27B20"/>
    <w:rsid w:val="00E27B70"/>
    <w:rsid w:val="00E27DAE"/>
    <w:rsid w:val="00E27E40"/>
    <w:rsid w:val="00E300FA"/>
    <w:rsid w:val="00E30108"/>
    <w:rsid w:val="00E30468"/>
    <w:rsid w:val="00E304E4"/>
    <w:rsid w:val="00E305CE"/>
    <w:rsid w:val="00E30C29"/>
    <w:rsid w:val="00E30C72"/>
    <w:rsid w:val="00E3110B"/>
    <w:rsid w:val="00E31149"/>
    <w:rsid w:val="00E31586"/>
    <w:rsid w:val="00E316B6"/>
    <w:rsid w:val="00E316B8"/>
    <w:rsid w:val="00E316F6"/>
    <w:rsid w:val="00E3177B"/>
    <w:rsid w:val="00E3179B"/>
    <w:rsid w:val="00E3189E"/>
    <w:rsid w:val="00E31970"/>
    <w:rsid w:val="00E31B05"/>
    <w:rsid w:val="00E31B6B"/>
    <w:rsid w:val="00E31E18"/>
    <w:rsid w:val="00E31FCC"/>
    <w:rsid w:val="00E320A4"/>
    <w:rsid w:val="00E320B9"/>
    <w:rsid w:val="00E320FA"/>
    <w:rsid w:val="00E322F4"/>
    <w:rsid w:val="00E323B4"/>
    <w:rsid w:val="00E3244E"/>
    <w:rsid w:val="00E3278B"/>
    <w:rsid w:val="00E329D9"/>
    <w:rsid w:val="00E32A07"/>
    <w:rsid w:val="00E32F7F"/>
    <w:rsid w:val="00E330A8"/>
    <w:rsid w:val="00E3331B"/>
    <w:rsid w:val="00E33519"/>
    <w:rsid w:val="00E337A7"/>
    <w:rsid w:val="00E33992"/>
    <w:rsid w:val="00E33E79"/>
    <w:rsid w:val="00E33FA3"/>
    <w:rsid w:val="00E34062"/>
    <w:rsid w:val="00E3415D"/>
    <w:rsid w:val="00E3429D"/>
    <w:rsid w:val="00E34485"/>
    <w:rsid w:val="00E345DF"/>
    <w:rsid w:val="00E349D0"/>
    <w:rsid w:val="00E350C9"/>
    <w:rsid w:val="00E353C1"/>
    <w:rsid w:val="00E354CE"/>
    <w:rsid w:val="00E358DE"/>
    <w:rsid w:val="00E35AA4"/>
    <w:rsid w:val="00E35B90"/>
    <w:rsid w:val="00E35D53"/>
    <w:rsid w:val="00E3636C"/>
    <w:rsid w:val="00E369ED"/>
    <w:rsid w:val="00E36BDF"/>
    <w:rsid w:val="00E37036"/>
    <w:rsid w:val="00E37104"/>
    <w:rsid w:val="00E3736B"/>
    <w:rsid w:val="00E37C4A"/>
    <w:rsid w:val="00E37D7B"/>
    <w:rsid w:val="00E3C679"/>
    <w:rsid w:val="00E40291"/>
    <w:rsid w:val="00E40395"/>
    <w:rsid w:val="00E40471"/>
    <w:rsid w:val="00E405B8"/>
    <w:rsid w:val="00E40802"/>
    <w:rsid w:val="00E40C7F"/>
    <w:rsid w:val="00E40EEE"/>
    <w:rsid w:val="00E41182"/>
    <w:rsid w:val="00E41258"/>
    <w:rsid w:val="00E41463"/>
    <w:rsid w:val="00E4149E"/>
    <w:rsid w:val="00E417C2"/>
    <w:rsid w:val="00E41B02"/>
    <w:rsid w:val="00E41F2B"/>
    <w:rsid w:val="00E4216D"/>
    <w:rsid w:val="00E42437"/>
    <w:rsid w:val="00E4267F"/>
    <w:rsid w:val="00E4288D"/>
    <w:rsid w:val="00E42DB8"/>
    <w:rsid w:val="00E42EE7"/>
    <w:rsid w:val="00E4325B"/>
    <w:rsid w:val="00E432BA"/>
    <w:rsid w:val="00E438B1"/>
    <w:rsid w:val="00E43EA9"/>
    <w:rsid w:val="00E440AD"/>
    <w:rsid w:val="00E443AF"/>
    <w:rsid w:val="00E447D1"/>
    <w:rsid w:val="00E44A4D"/>
    <w:rsid w:val="00E44C3F"/>
    <w:rsid w:val="00E44F06"/>
    <w:rsid w:val="00E44FFC"/>
    <w:rsid w:val="00E454CE"/>
    <w:rsid w:val="00E45863"/>
    <w:rsid w:val="00E45B88"/>
    <w:rsid w:val="00E45DAE"/>
    <w:rsid w:val="00E45E08"/>
    <w:rsid w:val="00E460E5"/>
    <w:rsid w:val="00E46362"/>
    <w:rsid w:val="00E46568"/>
    <w:rsid w:val="00E46707"/>
    <w:rsid w:val="00E46804"/>
    <w:rsid w:val="00E468CF"/>
    <w:rsid w:val="00E470D9"/>
    <w:rsid w:val="00E47103"/>
    <w:rsid w:val="00E473BA"/>
    <w:rsid w:val="00E47CE0"/>
    <w:rsid w:val="00E47CFE"/>
    <w:rsid w:val="00E500D6"/>
    <w:rsid w:val="00E501FA"/>
    <w:rsid w:val="00E5030C"/>
    <w:rsid w:val="00E50331"/>
    <w:rsid w:val="00E50668"/>
    <w:rsid w:val="00E50B22"/>
    <w:rsid w:val="00E50D85"/>
    <w:rsid w:val="00E50D9E"/>
    <w:rsid w:val="00E50EA9"/>
    <w:rsid w:val="00E50F70"/>
    <w:rsid w:val="00E5119E"/>
    <w:rsid w:val="00E511D0"/>
    <w:rsid w:val="00E51264"/>
    <w:rsid w:val="00E519C5"/>
    <w:rsid w:val="00E51A2B"/>
    <w:rsid w:val="00E51DBA"/>
    <w:rsid w:val="00E51F90"/>
    <w:rsid w:val="00E52310"/>
    <w:rsid w:val="00E525EF"/>
    <w:rsid w:val="00E5261E"/>
    <w:rsid w:val="00E52A7D"/>
    <w:rsid w:val="00E52CEC"/>
    <w:rsid w:val="00E52CFC"/>
    <w:rsid w:val="00E52D89"/>
    <w:rsid w:val="00E52DE2"/>
    <w:rsid w:val="00E53112"/>
    <w:rsid w:val="00E53248"/>
    <w:rsid w:val="00E53275"/>
    <w:rsid w:val="00E53361"/>
    <w:rsid w:val="00E53380"/>
    <w:rsid w:val="00E5371F"/>
    <w:rsid w:val="00E5389D"/>
    <w:rsid w:val="00E539A2"/>
    <w:rsid w:val="00E53A3B"/>
    <w:rsid w:val="00E53AD6"/>
    <w:rsid w:val="00E53B2C"/>
    <w:rsid w:val="00E53C3E"/>
    <w:rsid w:val="00E53D55"/>
    <w:rsid w:val="00E53F12"/>
    <w:rsid w:val="00E54134"/>
    <w:rsid w:val="00E5414A"/>
    <w:rsid w:val="00E5439C"/>
    <w:rsid w:val="00E545FE"/>
    <w:rsid w:val="00E5474F"/>
    <w:rsid w:val="00E5499D"/>
    <w:rsid w:val="00E54B36"/>
    <w:rsid w:val="00E54C0A"/>
    <w:rsid w:val="00E54D44"/>
    <w:rsid w:val="00E55967"/>
    <w:rsid w:val="00E559E5"/>
    <w:rsid w:val="00E55BB8"/>
    <w:rsid w:val="00E55D69"/>
    <w:rsid w:val="00E562E0"/>
    <w:rsid w:val="00E56530"/>
    <w:rsid w:val="00E56ABB"/>
    <w:rsid w:val="00E56F9D"/>
    <w:rsid w:val="00E575CF"/>
    <w:rsid w:val="00E57750"/>
    <w:rsid w:val="00E57881"/>
    <w:rsid w:val="00E579E3"/>
    <w:rsid w:val="00E579F1"/>
    <w:rsid w:val="00E579FB"/>
    <w:rsid w:val="00E57B80"/>
    <w:rsid w:val="00E57D40"/>
    <w:rsid w:val="00E57E85"/>
    <w:rsid w:val="00E5E187"/>
    <w:rsid w:val="00E60209"/>
    <w:rsid w:val="00E6028A"/>
    <w:rsid w:val="00E6028D"/>
    <w:rsid w:val="00E605B4"/>
    <w:rsid w:val="00E60700"/>
    <w:rsid w:val="00E609CA"/>
    <w:rsid w:val="00E60AF1"/>
    <w:rsid w:val="00E60BB3"/>
    <w:rsid w:val="00E60C86"/>
    <w:rsid w:val="00E6117C"/>
    <w:rsid w:val="00E6124B"/>
    <w:rsid w:val="00E61448"/>
    <w:rsid w:val="00E6144E"/>
    <w:rsid w:val="00E614AB"/>
    <w:rsid w:val="00E6169B"/>
    <w:rsid w:val="00E617C6"/>
    <w:rsid w:val="00E618C8"/>
    <w:rsid w:val="00E6245E"/>
    <w:rsid w:val="00E625AC"/>
    <w:rsid w:val="00E625B7"/>
    <w:rsid w:val="00E625DB"/>
    <w:rsid w:val="00E62795"/>
    <w:rsid w:val="00E62C76"/>
    <w:rsid w:val="00E630D6"/>
    <w:rsid w:val="00E632AC"/>
    <w:rsid w:val="00E63569"/>
    <w:rsid w:val="00E63701"/>
    <w:rsid w:val="00E6397A"/>
    <w:rsid w:val="00E63A68"/>
    <w:rsid w:val="00E63C60"/>
    <w:rsid w:val="00E63D4F"/>
    <w:rsid w:val="00E63E6F"/>
    <w:rsid w:val="00E63EA0"/>
    <w:rsid w:val="00E64325"/>
    <w:rsid w:val="00E64A74"/>
    <w:rsid w:val="00E64AE9"/>
    <w:rsid w:val="00E64B5F"/>
    <w:rsid w:val="00E64D7D"/>
    <w:rsid w:val="00E64F95"/>
    <w:rsid w:val="00E6512B"/>
    <w:rsid w:val="00E6532A"/>
    <w:rsid w:val="00E653BE"/>
    <w:rsid w:val="00E65751"/>
    <w:rsid w:val="00E65824"/>
    <w:rsid w:val="00E66332"/>
    <w:rsid w:val="00E6649D"/>
    <w:rsid w:val="00E664BA"/>
    <w:rsid w:val="00E66740"/>
    <w:rsid w:val="00E66A47"/>
    <w:rsid w:val="00E66CD3"/>
    <w:rsid w:val="00E66CE5"/>
    <w:rsid w:val="00E66FD1"/>
    <w:rsid w:val="00E67072"/>
    <w:rsid w:val="00E67232"/>
    <w:rsid w:val="00E67342"/>
    <w:rsid w:val="00E675F4"/>
    <w:rsid w:val="00E6768C"/>
    <w:rsid w:val="00E6772A"/>
    <w:rsid w:val="00E6776E"/>
    <w:rsid w:val="00E6781E"/>
    <w:rsid w:val="00E67A34"/>
    <w:rsid w:val="00E67ADF"/>
    <w:rsid w:val="00E67F8E"/>
    <w:rsid w:val="00E7026D"/>
    <w:rsid w:val="00E70657"/>
    <w:rsid w:val="00E709D3"/>
    <w:rsid w:val="00E70AF1"/>
    <w:rsid w:val="00E70D93"/>
    <w:rsid w:val="00E70F0B"/>
    <w:rsid w:val="00E7100B"/>
    <w:rsid w:val="00E7101B"/>
    <w:rsid w:val="00E71130"/>
    <w:rsid w:val="00E7119F"/>
    <w:rsid w:val="00E7127E"/>
    <w:rsid w:val="00E71356"/>
    <w:rsid w:val="00E71B38"/>
    <w:rsid w:val="00E71B74"/>
    <w:rsid w:val="00E722ED"/>
    <w:rsid w:val="00E7243C"/>
    <w:rsid w:val="00E726F4"/>
    <w:rsid w:val="00E73092"/>
    <w:rsid w:val="00E73287"/>
    <w:rsid w:val="00E7354A"/>
    <w:rsid w:val="00E73BEF"/>
    <w:rsid w:val="00E73D2F"/>
    <w:rsid w:val="00E73FF4"/>
    <w:rsid w:val="00E7400F"/>
    <w:rsid w:val="00E74289"/>
    <w:rsid w:val="00E743A8"/>
    <w:rsid w:val="00E7444C"/>
    <w:rsid w:val="00E747BC"/>
    <w:rsid w:val="00E74890"/>
    <w:rsid w:val="00E74893"/>
    <w:rsid w:val="00E748F6"/>
    <w:rsid w:val="00E7490D"/>
    <w:rsid w:val="00E74DC7"/>
    <w:rsid w:val="00E74FAA"/>
    <w:rsid w:val="00E74FFF"/>
    <w:rsid w:val="00E75147"/>
    <w:rsid w:val="00E7518C"/>
    <w:rsid w:val="00E755AD"/>
    <w:rsid w:val="00E75B60"/>
    <w:rsid w:val="00E760CF"/>
    <w:rsid w:val="00E763B3"/>
    <w:rsid w:val="00E765C4"/>
    <w:rsid w:val="00E7670F"/>
    <w:rsid w:val="00E76726"/>
    <w:rsid w:val="00E76AA7"/>
    <w:rsid w:val="00E774BD"/>
    <w:rsid w:val="00E77776"/>
    <w:rsid w:val="00E7788C"/>
    <w:rsid w:val="00E778D4"/>
    <w:rsid w:val="00E7794E"/>
    <w:rsid w:val="00E77B82"/>
    <w:rsid w:val="00E77CD3"/>
    <w:rsid w:val="00E77D23"/>
    <w:rsid w:val="00E77DA9"/>
    <w:rsid w:val="00E8067F"/>
    <w:rsid w:val="00E80961"/>
    <w:rsid w:val="00E80CF8"/>
    <w:rsid w:val="00E81104"/>
    <w:rsid w:val="00E815DA"/>
    <w:rsid w:val="00E819E4"/>
    <w:rsid w:val="00E82024"/>
    <w:rsid w:val="00E82300"/>
    <w:rsid w:val="00E82853"/>
    <w:rsid w:val="00E82B72"/>
    <w:rsid w:val="00E82B95"/>
    <w:rsid w:val="00E82FD6"/>
    <w:rsid w:val="00E82FDB"/>
    <w:rsid w:val="00E83039"/>
    <w:rsid w:val="00E83203"/>
    <w:rsid w:val="00E83662"/>
    <w:rsid w:val="00E8396E"/>
    <w:rsid w:val="00E83C72"/>
    <w:rsid w:val="00E83EBD"/>
    <w:rsid w:val="00E8401C"/>
    <w:rsid w:val="00E844D2"/>
    <w:rsid w:val="00E8450A"/>
    <w:rsid w:val="00E8452E"/>
    <w:rsid w:val="00E845A2"/>
    <w:rsid w:val="00E84920"/>
    <w:rsid w:val="00E84C16"/>
    <w:rsid w:val="00E84CEF"/>
    <w:rsid w:val="00E85388"/>
    <w:rsid w:val="00E853A9"/>
    <w:rsid w:val="00E8552D"/>
    <w:rsid w:val="00E85A45"/>
    <w:rsid w:val="00E85D0B"/>
    <w:rsid w:val="00E85E47"/>
    <w:rsid w:val="00E85E99"/>
    <w:rsid w:val="00E85F3D"/>
    <w:rsid w:val="00E85FE1"/>
    <w:rsid w:val="00E86093"/>
    <w:rsid w:val="00E86758"/>
    <w:rsid w:val="00E86818"/>
    <w:rsid w:val="00E86900"/>
    <w:rsid w:val="00E86DA8"/>
    <w:rsid w:val="00E86DC7"/>
    <w:rsid w:val="00E87067"/>
    <w:rsid w:val="00E87091"/>
    <w:rsid w:val="00E87164"/>
    <w:rsid w:val="00E875FB"/>
    <w:rsid w:val="00E87722"/>
    <w:rsid w:val="00E87B30"/>
    <w:rsid w:val="00E87D16"/>
    <w:rsid w:val="00E87D68"/>
    <w:rsid w:val="00E87D8B"/>
    <w:rsid w:val="00E87F15"/>
    <w:rsid w:val="00E8FC5F"/>
    <w:rsid w:val="00E90240"/>
    <w:rsid w:val="00E905D2"/>
    <w:rsid w:val="00E90ABE"/>
    <w:rsid w:val="00E91963"/>
    <w:rsid w:val="00E91968"/>
    <w:rsid w:val="00E919A4"/>
    <w:rsid w:val="00E91A56"/>
    <w:rsid w:val="00E91B2E"/>
    <w:rsid w:val="00E91D26"/>
    <w:rsid w:val="00E9206D"/>
    <w:rsid w:val="00E920B5"/>
    <w:rsid w:val="00E9221A"/>
    <w:rsid w:val="00E92247"/>
    <w:rsid w:val="00E9224F"/>
    <w:rsid w:val="00E924C9"/>
    <w:rsid w:val="00E925D1"/>
    <w:rsid w:val="00E92625"/>
    <w:rsid w:val="00E92A44"/>
    <w:rsid w:val="00E92E7C"/>
    <w:rsid w:val="00E933A1"/>
    <w:rsid w:val="00E935A7"/>
    <w:rsid w:val="00E93922"/>
    <w:rsid w:val="00E939B4"/>
    <w:rsid w:val="00E939CF"/>
    <w:rsid w:val="00E9432A"/>
    <w:rsid w:val="00E944DB"/>
    <w:rsid w:val="00E944F6"/>
    <w:rsid w:val="00E945C6"/>
    <w:rsid w:val="00E947F7"/>
    <w:rsid w:val="00E948B0"/>
    <w:rsid w:val="00E94E31"/>
    <w:rsid w:val="00E94E40"/>
    <w:rsid w:val="00E950A5"/>
    <w:rsid w:val="00E950CB"/>
    <w:rsid w:val="00E95A6A"/>
    <w:rsid w:val="00E95C09"/>
    <w:rsid w:val="00E96063"/>
    <w:rsid w:val="00E96237"/>
    <w:rsid w:val="00E9668E"/>
    <w:rsid w:val="00E96852"/>
    <w:rsid w:val="00E96A3E"/>
    <w:rsid w:val="00E96B54"/>
    <w:rsid w:val="00E96E8E"/>
    <w:rsid w:val="00E96FDE"/>
    <w:rsid w:val="00E9709E"/>
    <w:rsid w:val="00E970D4"/>
    <w:rsid w:val="00E971EE"/>
    <w:rsid w:val="00E972E9"/>
    <w:rsid w:val="00E97C46"/>
    <w:rsid w:val="00E97CEF"/>
    <w:rsid w:val="00EA0275"/>
    <w:rsid w:val="00EA0AF9"/>
    <w:rsid w:val="00EA0E93"/>
    <w:rsid w:val="00EA102B"/>
    <w:rsid w:val="00EA10D7"/>
    <w:rsid w:val="00EA1773"/>
    <w:rsid w:val="00EA18AE"/>
    <w:rsid w:val="00EA1DC7"/>
    <w:rsid w:val="00EA2048"/>
    <w:rsid w:val="00EA264F"/>
    <w:rsid w:val="00EA2AC6"/>
    <w:rsid w:val="00EA2B9B"/>
    <w:rsid w:val="00EA3205"/>
    <w:rsid w:val="00EA3352"/>
    <w:rsid w:val="00EA3477"/>
    <w:rsid w:val="00EA34FC"/>
    <w:rsid w:val="00EA36BB"/>
    <w:rsid w:val="00EA38F0"/>
    <w:rsid w:val="00EA3B47"/>
    <w:rsid w:val="00EA419C"/>
    <w:rsid w:val="00EA4780"/>
    <w:rsid w:val="00EA519E"/>
    <w:rsid w:val="00EA5D29"/>
    <w:rsid w:val="00EA61F6"/>
    <w:rsid w:val="00EA637B"/>
    <w:rsid w:val="00EA637D"/>
    <w:rsid w:val="00EA63E8"/>
    <w:rsid w:val="00EA6A3E"/>
    <w:rsid w:val="00EA72D5"/>
    <w:rsid w:val="00EA7414"/>
    <w:rsid w:val="00EA757C"/>
    <w:rsid w:val="00EA7710"/>
    <w:rsid w:val="00EA79ED"/>
    <w:rsid w:val="00EA79F8"/>
    <w:rsid w:val="00EA7BF9"/>
    <w:rsid w:val="00EA7C2D"/>
    <w:rsid w:val="00EA7EA2"/>
    <w:rsid w:val="00EA7F61"/>
    <w:rsid w:val="00EB0439"/>
    <w:rsid w:val="00EB09C5"/>
    <w:rsid w:val="00EB0E8A"/>
    <w:rsid w:val="00EB126A"/>
    <w:rsid w:val="00EB17D5"/>
    <w:rsid w:val="00EB1953"/>
    <w:rsid w:val="00EB1C5C"/>
    <w:rsid w:val="00EB1FB7"/>
    <w:rsid w:val="00EB1FDE"/>
    <w:rsid w:val="00EB2030"/>
    <w:rsid w:val="00EB204E"/>
    <w:rsid w:val="00EB2052"/>
    <w:rsid w:val="00EB22F6"/>
    <w:rsid w:val="00EB23CD"/>
    <w:rsid w:val="00EB23F0"/>
    <w:rsid w:val="00EB242C"/>
    <w:rsid w:val="00EB24E6"/>
    <w:rsid w:val="00EB27C7"/>
    <w:rsid w:val="00EB2939"/>
    <w:rsid w:val="00EB2DCB"/>
    <w:rsid w:val="00EB3609"/>
    <w:rsid w:val="00EB390F"/>
    <w:rsid w:val="00EB3A6D"/>
    <w:rsid w:val="00EB3D42"/>
    <w:rsid w:val="00EB4036"/>
    <w:rsid w:val="00EB40FE"/>
    <w:rsid w:val="00EB42C4"/>
    <w:rsid w:val="00EB482E"/>
    <w:rsid w:val="00EB4D04"/>
    <w:rsid w:val="00EB51FB"/>
    <w:rsid w:val="00EB52D0"/>
    <w:rsid w:val="00EB5416"/>
    <w:rsid w:val="00EB593A"/>
    <w:rsid w:val="00EB5E51"/>
    <w:rsid w:val="00EB5EEE"/>
    <w:rsid w:val="00EB605A"/>
    <w:rsid w:val="00EB60E6"/>
    <w:rsid w:val="00EB616C"/>
    <w:rsid w:val="00EB63EF"/>
    <w:rsid w:val="00EB65A9"/>
    <w:rsid w:val="00EB67A0"/>
    <w:rsid w:val="00EB6B70"/>
    <w:rsid w:val="00EB6BE1"/>
    <w:rsid w:val="00EB6D3A"/>
    <w:rsid w:val="00EB6FDF"/>
    <w:rsid w:val="00EB75E5"/>
    <w:rsid w:val="00EB7AF5"/>
    <w:rsid w:val="00EB7BA6"/>
    <w:rsid w:val="00EB7D82"/>
    <w:rsid w:val="00EB7EBE"/>
    <w:rsid w:val="00EBB5DA"/>
    <w:rsid w:val="00EC0050"/>
    <w:rsid w:val="00EC00AF"/>
    <w:rsid w:val="00EC0454"/>
    <w:rsid w:val="00EC09DB"/>
    <w:rsid w:val="00EC0A00"/>
    <w:rsid w:val="00EC0C00"/>
    <w:rsid w:val="00EC0CD3"/>
    <w:rsid w:val="00EC0EC9"/>
    <w:rsid w:val="00EC0FC7"/>
    <w:rsid w:val="00EC1889"/>
    <w:rsid w:val="00EC1AA0"/>
    <w:rsid w:val="00EC1B73"/>
    <w:rsid w:val="00EC1CFE"/>
    <w:rsid w:val="00EC1D0D"/>
    <w:rsid w:val="00EC1E40"/>
    <w:rsid w:val="00EC1F2B"/>
    <w:rsid w:val="00EC1FB6"/>
    <w:rsid w:val="00EC237B"/>
    <w:rsid w:val="00EC2416"/>
    <w:rsid w:val="00EC251F"/>
    <w:rsid w:val="00EC282B"/>
    <w:rsid w:val="00EC2A1A"/>
    <w:rsid w:val="00EC2C9D"/>
    <w:rsid w:val="00EC2E78"/>
    <w:rsid w:val="00EC310D"/>
    <w:rsid w:val="00EC3979"/>
    <w:rsid w:val="00EC3A9E"/>
    <w:rsid w:val="00EC3C0D"/>
    <w:rsid w:val="00EC3C59"/>
    <w:rsid w:val="00EC425F"/>
    <w:rsid w:val="00EC429D"/>
    <w:rsid w:val="00EC43A0"/>
    <w:rsid w:val="00EC43D4"/>
    <w:rsid w:val="00EC4853"/>
    <w:rsid w:val="00EC4946"/>
    <w:rsid w:val="00EC4FFA"/>
    <w:rsid w:val="00EC530B"/>
    <w:rsid w:val="00EC54CD"/>
    <w:rsid w:val="00EC5682"/>
    <w:rsid w:val="00EC5829"/>
    <w:rsid w:val="00EC58CF"/>
    <w:rsid w:val="00EC5A67"/>
    <w:rsid w:val="00EC5C9E"/>
    <w:rsid w:val="00EC5F5F"/>
    <w:rsid w:val="00EC62CF"/>
    <w:rsid w:val="00EC635C"/>
    <w:rsid w:val="00EC63B3"/>
    <w:rsid w:val="00EC65B4"/>
    <w:rsid w:val="00EC67BD"/>
    <w:rsid w:val="00EC6960"/>
    <w:rsid w:val="00EC69F6"/>
    <w:rsid w:val="00EC6A4D"/>
    <w:rsid w:val="00EC6C29"/>
    <w:rsid w:val="00EC6F2B"/>
    <w:rsid w:val="00EC7238"/>
    <w:rsid w:val="00EC7351"/>
    <w:rsid w:val="00EC7642"/>
    <w:rsid w:val="00EC78D6"/>
    <w:rsid w:val="00EC794C"/>
    <w:rsid w:val="00EC7A23"/>
    <w:rsid w:val="00EC7AC7"/>
    <w:rsid w:val="00EC7B63"/>
    <w:rsid w:val="00ED050B"/>
    <w:rsid w:val="00ED0558"/>
    <w:rsid w:val="00ED07A3"/>
    <w:rsid w:val="00ED0BF8"/>
    <w:rsid w:val="00ED0CC4"/>
    <w:rsid w:val="00ED0D3F"/>
    <w:rsid w:val="00ED0F9B"/>
    <w:rsid w:val="00ED176F"/>
    <w:rsid w:val="00ED194F"/>
    <w:rsid w:val="00ED1C9F"/>
    <w:rsid w:val="00ED23A8"/>
    <w:rsid w:val="00ED2CAE"/>
    <w:rsid w:val="00ED2F00"/>
    <w:rsid w:val="00ED2FA5"/>
    <w:rsid w:val="00ED30AC"/>
    <w:rsid w:val="00ED30BD"/>
    <w:rsid w:val="00ED30EC"/>
    <w:rsid w:val="00ED318E"/>
    <w:rsid w:val="00ED31E2"/>
    <w:rsid w:val="00ED3313"/>
    <w:rsid w:val="00ED34A2"/>
    <w:rsid w:val="00ED38BF"/>
    <w:rsid w:val="00ED399C"/>
    <w:rsid w:val="00ED3DE4"/>
    <w:rsid w:val="00ED3EE0"/>
    <w:rsid w:val="00ED3F27"/>
    <w:rsid w:val="00ED3F6A"/>
    <w:rsid w:val="00ED4168"/>
    <w:rsid w:val="00ED4D56"/>
    <w:rsid w:val="00ED4E8D"/>
    <w:rsid w:val="00ED4F29"/>
    <w:rsid w:val="00ED4FF1"/>
    <w:rsid w:val="00ED51FD"/>
    <w:rsid w:val="00ED52E7"/>
    <w:rsid w:val="00ED5672"/>
    <w:rsid w:val="00ED5737"/>
    <w:rsid w:val="00ED5BB4"/>
    <w:rsid w:val="00ED6163"/>
    <w:rsid w:val="00ED6216"/>
    <w:rsid w:val="00ED657A"/>
    <w:rsid w:val="00ED6983"/>
    <w:rsid w:val="00ED6B27"/>
    <w:rsid w:val="00ED6BA5"/>
    <w:rsid w:val="00ED6C66"/>
    <w:rsid w:val="00ED6D61"/>
    <w:rsid w:val="00ED72F5"/>
    <w:rsid w:val="00ED73DC"/>
    <w:rsid w:val="00ED79DC"/>
    <w:rsid w:val="00ED7BC0"/>
    <w:rsid w:val="00ED7FDE"/>
    <w:rsid w:val="00EE008A"/>
    <w:rsid w:val="00EE05BD"/>
    <w:rsid w:val="00EE06FF"/>
    <w:rsid w:val="00EE09F4"/>
    <w:rsid w:val="00EE0C79"/>
    <w:rsid w:val="00EE0D24"/>
    <w:rsid w:val="00EE0D5F"/>
    <w:rsid w:val="00EE0D9C"/>
    <w:rsid w:val="00EE0E19"/>
    <w:rsid w:val="00EE1104"/>
    <w:rsid w:val="00EE1344"/>
    <w:rsid w:val="00EE15C7"/>
    <w:rsid w:val="00EE1877"/>
    <w:rsid w:val="00EE1E6E"/>
    <w:rsid w:val="00EE2131"/>
    <w:rsid w:val="00EE21AC"/>
    <w:rsid w:val="00EE22AF"/>
    <w:rsid w:val="00EE2547"/>
    <w:rsid w:val="00EE2E1E"/>
    <w:rsid w:val="00EE31FF"/>
    <w:rsid w:val="00EE3B50"/>
    <w:rsid w:val="00EE3F38"/>
    <w:rsid w:val="00EE3F6A"/>
    <w:rsid w:val="00EE401B"/>
    <w:rsid w:val="00EE40E0"/>
    <w:rsid w:val="00EE41E9"/>
    <w:rsid w:val="00EE4A4D"/>
    <w:rsid w:val="00EE4B1A"/>
    <w:rsid w:val="00EE4C4F"/>
    <w:rsid w:val="00EE50AC"/>
    <w:rsid w:val="00EE535B"/>
    <w:rsid w:val="00EE59DE"/>
    <w:rsid w:val="00EE5A4D"/>
    <w:rsid w:val="00EE5BED"/>
    <w:rsid w:val="00EE60DF"/>
    <w:rsid w:val="00EE64F3"/>
    <w:rsid w:val="00EE684F"/>
    <w:rsid w:val="00EE6B16"/>
    <w:rsid w:val="00EE6B40"/>
    <w:rsid w:val="00EE6DF0"/>
    <w:rsid w:val="00EE6E0C"/>
    <w:rsid w:val="00EE6ED3"/>
    <w:rsid w:val="00EE7112"/>
    <w:rsid w:val="00EE7BB6"/>
    <w:rsid w:val="00EE7CC5"/>
    <w:rsid w:val="00EE7F7A"/>
    <w:rsid w:val="00EF055B"/>
    <w:rsid w:val="00EF06A8"/>
    <w:rsid w:val="00EF0AAF"/>
    <w:rsid w:val="00EF0E23"/>
    <w:rsid w:val="00EF0EC5"/>
    <w:rsid w:val="00EF12D9"/>
    <w:rsid w:val="00EF1A48"/>
    <w:rsid w:val="00EF1B6A"/>
    <w:rsid w:val="00EF1E7B"/>
    <w:rsid w:val="00EF1EE8"/>
    <w:rsid w:val="00EF1EFD"/>
    <w:rsid w:val="00EF1F67"/>
    <w:rsid w:val="00EF1F70"/>
    <w:rsid w:val="00EF1F93"/>
    <w:rsid w:val="00EF21AD"/>
    <w:rsid w:val="00EF2243"/>
    <w:rsid w:val="00EF22AC"/>
    <w:rsid w:val="00EF24A6"/>
    <w:rsid w:val="00EF27CE"/>
    <w:rsid w:val="00EF2859"/>
    <w:rsid w:val="00EF28B7"/>
    <w:rsid w:val="00EF2983"/>
    <w:rsid w:val="00EF2E0D"/>
    <w:rsid w:val="00EF2E5D"/>
    <w:rsid w:val="00EF2FB2"/>
    <w:rsid w:val="00EF313B"/>
    <w:rsid w:val="00EF32B6"/>
    <w:rsid w:val="00EF32BF"/>
    <w:rsid w:val="00EF3470"/>
    <w:rsid w:val="00EF34C0"/>
    <w:rsid w:val="00EF35CB"/>
    <w:rsid w:val="00EF3DE7"/>
    <w:rsid w:val="00EF40A6"/>
    <w:rsid w:val="00EF42B7"/>
    <w:rsid w:val="00EF4905"/>
    <w:rsid w:val="00EF491F"/>
    <w:rsid w:val="00EF4A0F"/>
    <w:rsid w:val="00EF4B43"/>
    <w:rsid w:val="00EF4E4B"/>
    <w:rsid w:val="00EF5193"/>
    <w:rsid w:val="00EF5328"/>
    <w:rsid w:val="00EF54E1"/>
    <w:rsid w:val="00EF57D7"/>
    <w:rsid w:val="00EF58B8"/>
    <w:rsid w:val="00EF5956"/>
    <w:rsid w:val="00EF59FB"/>
    <w:rsid w:val="00EF5AA5"/>
    <w:rsid w:val="00EF5FFF"/>
    <w:rsid w:val="00EF6115"/>
    <w:rsid w:val="00EF619C"/>
    <w:rsid w:val="00EF62CA"/>
    <w:rsid w:val="00EF6560"/>
    <w:rsid w:val="00EF6996"/>
    <w:rsid w:val="00EF6A54"/>
    <w:rsid w:val="00EF6C74"/>
    <w:rsid w:val="00EF6D6D"/>
    <w:rsid w:val="00EF6E3E"/>
    <w:rsid w:val="00EF6E9A"/>
    <w:rsid w:val="00EF706B"/>
    <w:rsid w:val="00EF70F9"/>
    <w:rsid w:val="00EF779E"/>
    <w:rsid w:val="00EF77AC"/>
    <w:rsid w:val="00EF7948"/>
    <w:rsid w:val="00EF7BA4"/>
    <w:rsid w:val="00EF7D44"/>
    <w:rsid w:val="00EF7D78"/>
    <w:rsid w:val="00EF7E39"/>
    <w:rsid w:val="00EF7E98"/>
    <w:rsid w:val="00F004D5"/>
    <w:rsid w:val="00F004EE"/>
    <w:rsid w:val="00F00A19"/>
    <w:rsid w:val="00F00CDD"/>
    <w:rsid w:val="00F00F8A"/>
    <w:rsid w:val="00F012CB"/>
    <w:rsid w:val="00F013E9"/>
    <w:rsid w:val="00F01620"/>
    <w:rsid w:val="00F01627"/>
    <w:rsid w:val="00F01CE6"/>
    <w:rsid w:val="00F01F75"/>
    <w:rsid w:val="00F022AC"/>
    <w:rsid w:val="00F0234F"/>
    <w:rsid w:val="00F02461"/>
    <w:rsid w:val="00F024EE"/>
    <w:rsid w:val="00F028E5"/>
    <w:rsid w:val="00F02930"/>
    <w:rsid w:val="00F02D7D"/>
    <w:rsid w:val="00F033E9"/>
    <w:rsid w:val="00F03748"/>
    <w:rsid w:val="00F037E6"/>
    <w:rsid w:val="00F0386D"/>
    <w:rsid w:val="00F039CC"/>
    <w:rsid w:val="00F039DF"/>
    <w:rsid w:val="00F03E1D"/>
    <w:rsid w:val="00F04045"/>
    <w:rsid w:val="00F0422E"/>
    <w:rsid w:val="00F042A4"/>
    <w:rsid w:val="00F043AC"/>
    <w:rsid w:val="00F04486"/>
    <w:rsid w:val="00F0474B"/>
    <w:rsid w:val="00F04EB6"/>
    <w:rsid w:val="00F04FE2"/>
    <w:rsid w:val="00F051BB"/>
    <w:rsid w:val="00F05D8D"/>
    <w:rsid w:val="00F06887"/>
    <w:rsid w:val="00F06A7F"/>
    <w:rsid w:val="00F06C3D"/>
    <w:rsid w:val="00F06C8F"/>
    <w:rsid w:val="00F07025"/>
    <w:rsid w:val="00F07088"/>
    <w:rsid w:val="00F070EF"/>
    <w:rsid w:val="00F07299"/>
    <w:rsid w:val="00F07376"/>
    <w:rsid w:val="00F07561"/>
    <w:rsid w:val="00F076E3"/>
    <w:rsid w:val="00F0781B"/>
    <w:rsid w:val="00F07854"/>
    <w:rsid w:val="00F079E7"/>
    <w:rsid w:val="00F07A58"/>
    <w:rsid w:val="00F07C21"/>
    <w:rsid w:val="00F07FC5"/>
    <w:rsid w:val="00F10351"/>
    <w:rsid w:val="00F10BB4"/>
    <w:rsid w:val="00F10C4D"/>
    <w:rsid w:val="00F1155A"/>
    <w:rsid w:val="00F11625"/>
    <w:rsid w:val="00F119FF"/>
    <w:rsid w:val="00F11AB4"/>
    <w:rsid w:val="00F11CF1"/>
    <w:rsid w:val="00F11E46"/>
    <w:rsid w:val="00F12048"/>
    <w:rsid w:val="00F1222D"/>
    <w:rsid w:val="00F123DD"/>
    <w:rsid w:val="00F1261D"/>
    <w:rsid w:val="00F1263F"/>
    <w:rsid w:val="00F12777"/>
    <w:rsid w:val="00F128D7"/>
    <w:rsid w:val="00F12E58"/>
    <w:rsid w:val="00F13464"/>
    <w:rsid w:val="00F13502"/>
    <w:rsid w:val="00F13721"/>
    <w:rsid w:val="00F139FA"/>
    <w:rsid w:val="00F13B3D"/>
    <w:rsid w:val="00F13DDA"/>
    <w:rsid w:val="00F13EAB"/>
    <w:rsid w:val="00F13F6C"/>
    <w:rsid w:val="00F13FA9"/>
    <w:rsid w:val="00F1419F"/>
    <w:rsid w:val="00F149A4"/>
    <w:rsid w:val="00F149B8"/>
    <w:rsid w:val="00F14E9E"/>
    <w:rsid w:val="00F1502F"/>
    <w:rsid w:val="00F1522A"/>
    <w:rsid w:val="00F15394"/>
    <w:rsid w:val="00F15AB7"/>
    <w:rsid w:val="00F1605A"/>
    <w:rsid w:val="00F16105"/>
    <w:rsid w:val="00F16116"/>
    <w:rsid w:val="00F1612C"/>
    <w:rsid w:val="00F162E2"/>
    <w:rsid w:val="00F16886"/>
    <w:rsid w:val="00F16AAE"/>
    <w:rsid w:val="00F16AF5"/>
    <w:rsid w:val="00F16C6E"/>
    <w:rsid w:val="00F16E41"/>
    <w:rsid w:val="00F1737E"/>
    <w:rsid w:val="00F1751B"/>
    <w:rsid w:val="00F176D9"/>
    <w:rsid w:val="00F177DF"/>
    <w:rsid w:val="00F179D4"/>
    <w:rsid w:val="00F17FAE"/>
    <w:rsid w:val="00F2005B"/>
    <w:rsid w:val="00F200C0"/>
    <w:rsid w:val="00F20256"/>
    <w:rsid w:val="00F203F6"/>
    <w:rsid w:val="00F2072D"/>
    <w:rsid w:val="00F208CD"/>
    <w:rsid w:val="00F20FC8"/>
    <w:rsid w:val="00F21AB2"/>
    <w:rsid w:val="00F21C18"/>
    <w:rsid w:val="00F21F00"/>
    <w:rsid w:val="00F22067"/>
    <w:rsid w:val="00F2206B"/>
    <w:rsid w:val="00F22078"/>
    <w:rsid w:val="00F223B9"/>
    <w:rsid w:val="00F22815"/>
    <w:rsid w:val="00F229CA"/>
    <w:rsid w:val="00F22B29"/>
    <w:rsid w:val="00F22B2B"/>
    <w:rsid w:val="00F22B9B"/>
    <w:rsid w:val="00F22ED9"/>
    <w:rsid w:val="00F23047"/>
    <w:rsid w:val="00F233F4"/>
    <w:rsid w:val="00F2357C"/>
    <w:rsid w:val="00F2395D"/>
    <w:rsid w:val="00F23D6C"/>
    <w:rsid w:val="00F23D73"/>
    <w:rsid w:val="00F23DA0"/>
    <w:rsid w:val="00F23E2C"/>
    <w:rsid w:val="00F23F5C"/>
    <w:rsid w:val="00F23FCE"/>
    <w:rsid w:val="00F2408A"/>
    <w:rsid w:val="00F2454F"/>
    <w:rsid w:val="00F24646"/>
    <w:rsid w:val="00F248EC"/>
    <w:rsid w:val="00F24A55"/>
    <w:rsid w:val="00F24B66"/>
    <w:rsid w:val="00F24DF3"/>
    <w:rsid w:val="00F24EB5"/>
    <w:rsid w:val="00F251E4"/>
    <w:rsid w:val="00F252D0"/>
    <w:rsid w:val="00F25582"/>
    <w:rsid w:val="00F25740"/>
    <w:rsid w:val="00F2590A"/>
    <w:rsid w:val="00F25A1E"/>
    <w:rsid w:val="00F25D4B"/>
    <w:rsid w:val="00F25DD9"/>
    <w:rsid w:val="00F25EAD"/>
    <w:rsid w:val="00F26004"/>
    <w:rsid w:val="00F26097"/>
    <w:rsid w:val="00F26492"/>
    <w:rsid w:val="00F2683C"/>
    <w:rsid w:val="00F268D4"/>
    <w:rsid w:val="00F26BB7"/>
    <w:rsid w:val="00F26DCC"/>
    <w:rsid w:val="00F2705D"/>
    <w:rsid w:val="00F27192"/>
    <w:rsid w:val="00F27253"/>
    <w:rsid w:val="00F27445"/>
    <w:rsid w:val="00F278C8"/>
    <w:rsid w:val="00F27902"/>
    <w:rsid w:val="00F2793A"/>
    <w:rsid w:val="00F27FF2"/>
    <w:rsid w:val="00F3004B"/>
    <w:rsid w:val="00F301D4"/>
    <w:rsid w:val="00F30505"/>
    <w:rsid w:val="00F30687"/>
    <w:rsid w:val="00F3085A"/>
    <w:rsid w:val="00F30C2D"/>
    <w:rsid w:val="00F30EF5"/>
    <w:rsid w:val="00F30F68"/>
    <w:rsid w:val="00F310A6"/>
    <w:rsid w:val="00F311AF"/>
    <w:rsid w:val="00F311C5"/>
    <w:rsid w:val="00F3145F"/>
    <w:rsid w:val="00F314A0"/>
    <w:rsid w:val="00F317B7"/>
    <w:rsid w:val="00F31C64"/>
    <w:rsid w:val="00F31D13"/>
    <w:rsid w:val="00F31E62"/>
    <w:rsid w:val="00F31F02"/>
    <w:rsid w:val="00F31FE3"/>
    <w:rsid w:val="00F32116"/>
    <w:rsid w:val="00F32401"/>
    <w:rsid w:val="00F32763"/>
    <w:rsid w:val="00F32AC8"/>
    <w:rsid w:val="00F32D38"/>
    <w:rsid w:val="00F3305C"/>
    <w:rsid w:val="00F3323E"/>
    <w:rsid w:val="00F332B6"/>
    <w:rsid w:val="00F333B5"/>
    <w:rsid w:val="00F33492"/>
    <w:rsid w:val="00F335A0"/>
    <w:rsid w:val="00F3360C"/>
    <w:rsid w:val="00F33655"/>
    <w:rsid w:val="00F3371B"/>
    <w:rsid w:val="00F3381C"/>
    <w:rsid w:val="00F33822"/>
    <w:rsid w:val="00F33CDE"/>
    <w:rsid w:val="00F346CB"/>
    <w:rsid w:val="00F347C2"/>
    <w:rsid w:val="00F347CB"/>
    <w:rsid w:val="00F349B5"/>
    <w:rsid w:val="00F34A20"/>
    <w:rsid w:val="00F34C51"/>
    <w:rsid w:val="00F34EC5"/>
    <w:rsid w:val="00F34EF0"/>
    <w:rsid w:val="00F34FF1"/>
    <w:rsid w:val="00F3545B"/>
    <w:rsid w:val="00F355D4"/>
    <w:rsid w:val="00F355F3"/>
    <w:rsid w:val="00F356D9"/>
    <w:rsid w:val="00F35786"/>
    <w:rsid w:val="00F35CB4"/>
    <w:rsid w:val="00F36371"/>
    <w:rsid w:val="00F36391"/>
    <w:rsid w:val="00F364B2"/>
    <w:rsid w:val="00F368BD"/>
    <w:rsid w:val="00F368DA"/>
    <w:rsid w:val="00F36DEA"/>
    <w:rsid w:val="00F3788A"/>
    <w:rsid w:val="00F379C5"/>
    <w:rsid w:val="00F37B99"/>
    <w:rsid w:val="00F40246"/>
    <w:rsid w:val="00F4038B"/>
    <w:rsid w:val="00F4093D"/>
    <w:rsid w:val="00F40AD8"/>
    <w:rsid w:val="00F40B9C"/>
    <w:rsid w:val="00F41068"/>
    <w:rsid w:val="00F41079"/>
    <w:rsid w:val="00F41284"/>
    <w:rsid w:val="00F412FB"/>
    <w:rsid w:val="00F41445"/>
    <w:rsid w:val="00F414EE"/>
    <w:rsid w:val="00F417A6"/>
    <w:rsid w:val="00F41848"/>
    <w:rsid w:val="00F419AB"/>
    <w:rsid w:val="00F41B3E"/>
    <w:rsid w:val="00F41D00"/>
    <w:rsid w:val="00F428AD"/>
    <w:rsid w:val="00F42968"/>
    <w:rsid w:val="00F42A51"/>
    <w:rsid w:val="00F43603"/>
    <w:rsid w:val="00F436F4"/>
    <w:rsid w:val="00F43CF0"/>
    <w:rsid w:val="00F43CF1"/>
    <w:rsid w:val="00F43F80"/>
    <w:rsid w:val="00F44292"/>
    <w:rsid w:val="00F44706"/>
    <w:rsid w:val="00F44EEA"/>
    <w:rsid w:val="00F45217"/>
    <w:rsid w:val="00F45266"/>
    <w:rsid w:val="00F454CB"/>
    <w:rsid w:val="00F45ABF"/>
    <w:rsid w:val="00F45D6E"/>
    <w:rsid w:val="00F45DCA"/>
    <w:rsid w:val="00F45F85"/>
    <w:rsid w:val="00F46064"/>
    <w:rsid w:val="00F46240"/>
    <w:rsid w:val="00F463F6"/>
    <w:rsid w:val="00F466EF"/>
    <w:rsid w:val="00F467F6"/>
    <w:rsid w:val="00F46A64"/>
    <w:rsid w:val="00F46D40"/>
    <w:rsid w:val="00F471C5"/>
    <w:rsid w:val="00F47420"/>
    <w:rsid w:val="00F47712"/>
    <w:rsid w:val="00F4782C"/>
    <w:rsid w:val="00F479F4"/>
    <w:rsid w:val="00F47C4E"/>
    <w:rsid w:val="00F5023D"/>
    <w:rsid w:val="00F502A5"/>
    <w:rsid w:val="00F50347"/>
    <w:rsid w:val="00F50436"/>
    <w:rsid w:val="00F504A1"/>
    <w:rsid w:val="00F504AC"/>
    <w:rsid w:val="00F508EE"/>
    <w:rsid w:val="00F50C65"/>
    <w:rsid w:val="00F50CD7"/>
    <w:rsid w:val="00F50F34"/>
    <w:rsid w:val="00F50FA8"/>
    <w:rsid w:val="00F50FE8"/>
    <w:rsid w:val="00F5127C"/>
    <w:rsid w:val="00F512D0"/>
    <w:rsid w:val="00F51343"/>
    <w:rsid w:val="00F515C3"/>
    <w:rsid w:val="00F515FB"/>
    <w:rsid w:val="00F519C8"/>
    <w:rsid w:val="00F51A19"/>
    <w:rsid w:val="00F51DFC"/>
    <w:rsid w:val="00F5200F"/>
    <w:rsid w:val="00F521BC"/>
    <w:rsid w:val="00F5247D"/>
    <w:rsid w:val="00F52AB5"/>
    <w:rsid w:val="00F52B5A"/>
    <w:rsid w:val="00F53060"/>
    <w:rsid w:val="00F531FC"/>
    <w:rsid w:val="00F5323D"/>
    <w:rsid w:val="00F534AB"/>
    <w:rsid w:val="00F536D2"/>
    <w:rsid w:val="00F536F0"/>
    <w:rsid w:val="00F538B4"/>
    <w:rsid w:val="00F53985"/>
    <w:rsid w:val="00F5398D"/>
    <w:rsid w:val="00F53A11"/>
    <w:rsid w:val="00F53A85"/>
    <w:rsid w:val="00F53B9E"/>
    <w:rsid w:val="00F53F6A"/>
    <w:rsid w:val="00F541B2"/>
    <w:rsid w:val="00F542C6"/>
    <w:rsid w:val="00F54421"/>
    <w:rsid w:val="00F54551"/>
    <w:rsid w:val="00F54604"/>
    <w:rsid w:val="00F5482D"/>
    <w:rsid w:val="00F55018"/>
    <w:rsid w:val="00F5533A"/>
    <w:rsid w:val="00F55403"/>
    <w:rsid w:val="00F554A5"/>
    <w:rsid w:val="00F555F9"/>
    <w:rsid w:val="00F55DE3"/>
    <w:rsid w:val="00F5611F"/>
    <w:rsid w:val="00F56142"/>
    <w:rsid w:val="00F5681B"/>
    <w:rsid w:val="00F56B65"/>
    <w:rsid w:val="00F56B6C"/>
    <w:rsid w:val="00F57192"/>
    <w:rsid w:val="00F571A2"/>
    <w:rsid w:val="00F5722B"/>
    <w:rsid w:val="00F57530"/>
    <w:rsid w:val="00F57AC1"/>
    <w:rsid w:val="00F57B9E"/>
    <w:rsid w:val="00F57DB5"/>
    <w:rsid w:val="00F60186"/>
    <w:rsid w:val="00F60213"/>
    <w:rsid w:val="00F60322"/>
    <w:rsid w:val="00F603F5"/>
    <w:rsid w:val="00F6046E"/>
    <w:rsid w:val="00F60FF5"/>
    <w:rsid w:val="00F61088"/>
    <w:rsid w:val="00F61230"/>
    <w:rsid w:val="00F61232"/>
    <w:rsid w:val="00F612AD"/>
    <w:rsid w:val="00F61304"/>
    <w:rsid w:val="00F61377"/>
    <w:rsid w:val="00F61411"/>
    <w:rsid w:val="00F614DE"/>
    <w:rsid w:val="00F61868"/>
    <w:rsid w:val="00F61CAE"/>
    <w:rsid w:val="00F61F94"/>
    <w:rsid w:val="00F62298"/>
    <w:rsid w:val="00F6260D"/>
    <w:rsid w:val="00F62A36"/>
    <w:rsid w:val="00F62AE1"/>
    <w:rsid w:val="00F62B19"/>
    <w:rsid w:val="00F62D78"/>
    <w:rsid w:val="00F6315E"/>
    <w:rsid w:val="00F631BD"/>
    <w:rsid w:val="00F634C8"/>
    <w:rsid w:val="00F63AB4"/>
    <w:rsid w:val="00F63E05"/>
    <w:rsid w:val="00F6404A"/>
    <w:rsid w:val="00F64095"/>
    <w:rsid w:val="00F643B3"/>
    <w:rsid w:val="00F64960"/>
    <w:rsid w:val="00F64A2D"/>
    <w:rsid w:val="00F64A72"/>
    <w:rsid w:val="00F64B81"/>
    <w:rsid w:val="00F64CFF"/>
    <w:rsid w:val="00F64DA9"/>
    <w:rsid w:val="00F64E10"/>
    <w:rsid w:val="00F650A3"/>
    <w:rsid w:val="00F65175"/>
    <w:rsid w:val="00F65280"/>
    <w:rsid w:val="00F6533E"/>
    <w:rsid w:val="00F6534C"/>
    <w:rsid w:val="00F655A6"/>
    <w:rsid w:val="00F655C4"/>
    <w:rsid w:val="00F656E7"/>
    <w:rsid w:val="00F65736"/>
    <w:rsid w:val="00F65A73"/>
    <w:rsid w:val="00F65B5C"/>
    <w:rsid w:val="00F660C2"/>
    <w:rsid w:val="00F663BA"/>
    <w:rsid w:val="00F6662B"/>
    <w:rsid w:val="00F6671D"/>
    <w:rsid w:val="00F667AE"/>
    <w:rsid w:val="00F668A3"/>
    <w:rsid w:val="00F668E1"/>
    <w:rsid w:val="00F66A44"/>
    <w:rsid w:val="00F6728A"/>
    <w:rsid w:val="00F67412"/>
    <w:rsid w:val="00F67773"/>
    <w:rsid w:val="00F6778E"/>
    <w:rsid w:val="00F677B9"/>
    <w:rsid w:val="00F678BF"/>
    <w:rsid w:val="00F67A8C"/>
    <w:rsid w:val="00F67AB5"/>
    <w:rsid w:val="00F67BBC"/>
    <w:rsid w:val="00F67C0E"/>
    <w:rsid w:val="00F67E76"/>
    <w:rsid w:val="00F67EE9"/>
    <w:rsid w:val="00F67EF9"/>
    <w:rsid w:val="00F67FCA"/>
    <w:rsid w:val="00F70126"/>
    <w:rsid w:val="00F70356"/>
    <w:rsid w:val="00F70468"/>
    <w:rsid w:val="00F7047F"/>
    <w:rsid w:val="00F708CE"/>
    <w:rsid w:val="00F70C6F"/>
    <w:rsid w:val="00F70CA5"/>
    <w:rsid w:val="00F71400"/>
    <w:rsid w:val="00F7157F"/>
    <w:rsid w:val="00F715A3"/>
    <w:rsid w:val="00F716CF"/>
    <w:rsid w:val="00F71A4C"/>
    <w:rsid w:val="00F71C89"/>
    <w:rsid w:val="00F71CD2"/>
    <w:rsid w:val="00F72410"/>
    <w:rsid w:val="00F72479"/>
    <w:rsid w:val="00F724DA"/>
    <w:rsid w:val="00F724F0"/>
    <w:rsid w:val="00F72BA3"/>
    <w:rsid w:val="00F72ED6"/>
    <w:rsid w:val="00F72F11"/>
    <w:rsid w:val="00F72F23"/>
    <w:rsid w:val="00F7336C"/>
    <w:rsid w:val="00F733E9"/>
    <w:rsid w:val="00F734AC"/>
    <w:rsid w:val="00F73896"/>
    <w:rsid w:val="00F73CEA"/>
    <w:rsid w:val="00F73FE0"/>
    <w:rsid w:val="00F7454F"/>
    <w:rsid w:val="00F747E2"/>
    <w:rsid w:val="00F74899"/>
    <w:rsid w:val="00F74B2D"/>
    <w:rsid w:val="00F74CAF"/>
    <w:rsid w:val="00F74E7B"/>
    <w:rsid w:val="00F75A9E"/>
    <w:rsid w:val="00F75C54"/>
    <w:rsid w:val="00F75F91"/>
    <w:rsid w:val="00F76111"/>
    <w:rsid w:val="00F762D6"/>
    <w:rsid w:val="00F7641D"/>
    <w:rsid w:val="00F766DD"/>
    <w:rsid w:val="00F768CC"/>
    <w:rsid w:val="00F769A3"/>
    <w:rsid w:val="00F769B7"/>
    <w:rsid w:val="00F76AB3"/>
    <w:rsid w:val="00F77023"/>
    <w:rsid w:val="00F771D1"/>
    <w:rsid w:val="00F774FD"/>
    <w:rsid w:val="00F7750D"/>
    <w:rsid w:val="00F777C7"/>
    <w:rsid w:val="00F77CDD"/>
    <w:rsid w:val="00F77D20"/>
    <w:rsid w:val="00F77D2E"/>
    <w:rsid w:val="00F8004F"/>
    <w:rsid w:val="00F80751"/>
    <w:rsid w:val="00F808CB"/>
    <w:rsid w:val="00F80E97"/>
    <w:rsid w:val="00F8127A"/>
    <w:rsid w:val="00F81686"/>
    <w:rsid w:val="00F816CF"/>
    <w:rsid w:val="00F819EC"/>
    <w:rsid w:val="00F819ED"/>
    <w:rsid w:val="00F81C16"/>
    <w:rsid w:val="00F822C4"/>
    <w:rsid w:val="00F82362"/>
    <w:rsid w:val="00F8253A"/>
    <w:rsid w:val="00F82E0A"/>
    <w:rsid w:val="00F82EEA"/>
    <w:rsid w:val="00F82FB0"/>
    <w:rsid w:val="00F83125"/>
    <w:rsid w:val="00F832F1"/>
    <w:rsid w:val="00F8366E"/>
    <w:rsid w:val="00F839DE"/>
    <w:rsid w:val="00F83E0A"/>
    <w:rsid w:val="00F84359"/>
    <w:rsid w:val="00F8436C"/>
    <w:rsid w:val="00F846E4"/>
    <w:rsid w:val="00F85001"/>
    <w:rsid w:val="00F85218"/>
    <w:rsid w:val="00F85621"/>
    <w:rsid w:val="00F857C9"/>
    <w:rsid w:val="00F85869"/>
    <w:rsid w:val="00F859C7"/>
    <w:rsid w:val="00F859F9"/>
    <w:rsid w:val="00F85ECB"/>
    <w:rsid w:val="00F86010"/>
    <w:rsid w:val="00F86056"/>
    <w:rsid w:val="00F862A4"/>
    <w:rsid w:val="00F86672"/>
    <w:rsid w:val="00F866CD"/>
    <w:rsid w:val="00F86B03"/>
    <w:rsid w:val="00F8719C"/>
    <w:rsid w:val="00F872E0"/>
    <w:rsid w:val="00F87330"/>
    <w:rsid w:val="00F87362"/>
    <w:rsid w:val="00F8744E"/>
    <w:rsid w:val="00F875B9"/>
    <w:rsid w:val="00F87621"/>
    <w:rsid w:val="00F87C36"/>
    <w:rsid w:val="00F87DD5"/>
    <w:rsid w:val="00F900BD"/>
    <w:rsid w:val="00F906B0"/>
    <w:rsid w:val="00F909A4"/>
    <w:rsid w:val="00F90E7A"/>
    <w:rsid w:val="00F913D9"/>
    <w:rsid w:val="00F914DA"/>
    <w:rsid w:val="00F9150C"/>
    <w:rsid w:val="00F918C7"/>
    <w:rsid w:val="00F91948"/>
    <w:rsid w:val="00F91B34"/>
    <w:rsid w:val="00F91D16"/>
    <w:rsid w:val="00F91DF5"/>
    <w:rsid w:val="00F92002"/>
    <w:rsid w:val="00F920E2"/>
    <w:rsid w:val="00F9250A"/>
    <w:rsid w:val="00F92AB1"/>
    <w:rsid w:val="00F92EE6"/>
    <w:rsid w:val="00F92F5E"/>
    <w:rsid w:val="00F932A2"/>
    <w:rsid w:val="00F93676"/>
    <w:rsid w:val="00F93765"/>
    <w:rsid w:val="00F93A20"/>
    <w:rsid w:val="00F93A37"/>
    <w:rsid w:val="00F93D74"/>
    <w:rsid w:val="00F93EA4"/>
    <w:rsid w:val="00F93F4B"/>
    <w:rsid w:val="00F940F0"/>
    <w:rsid w:val="00F94332"/>
    <w:rsid w:val="00F944CF"/>
    <w:rsid w:val="00F94A4B"/>
    <w:rsid w:val="00F94A77"/>
    <w:rsid w:val="00F94DFE"/>
    <w:rsid w:val="00F95200"/>
    <w:rsid w:val="00F9574E"/>
    <w:rsid w:val="00F95753"/>
    <w:rsid w:val="00F95AE8"/>
    <w:rsid w:val="00F95B3B"/>
    <w:rsid w:val="00F95CBD"/>
    <w:rsid w:val="00F96240"/>
    <w:rsid w:val="00F96405"/>
    <w:rsid w:val="00F965EA"/>
    <w:rsid w:val="00F96626"/>
    <w:rsid w:val="00F967D4"/>
    <w:rsid w:val="00F96B36"/>
    <w:rsid w:val="00F96E54"/>
    <w:rsid w:val="00F97110"/>
    <w:rsid w:val="00F975E3"/>
    <w:rsid w:val="00F97788"/>
    <w:rsid w:val="00F97897"/>
    <w:rsid w:val="00F97978"/>
    <w:rsid w:val="00F97C30"/>
    <w:rsid w:val="00F97C8E"/>
    <w:rsid w:val="00F97F99"/>
    <w:rsid w:val="00F9EF1C"/>
    <w:rsid w:val="00FA044C"/>
    <w:rsid w:val="00FA04F9"/>
    <w:rsid w:val="00FA0673"/>
    <w:rsid w:val="00FA0788"/>
    <w:rsid w:val="00FA0A6A"/>
    <w:rsid w:val="00FA0B22"/>
    <w:rsid w:val="00FA0EB2"/>
    <w:rsid w:val="00FA0FDD"/>
    <w:rsid w:val="00FA10F5"/>
    <w:rsid w:val="00FA13A0"/>
    <w:rsid w:val="00FA173F"/>
    <w:rsid w:val="00FA1741"/>
    <w:rsid w:val="00FA1A0B"/>
    <w:rsid w:val="00FA1A89"/>
    <w:rsid w:val="00FA21BB"/>
    <w:rsid w:val="00FA2530"/>
    <w:rsid w:val="00FA25DB"/>
    <w:rsid w:val="00FA296A"/>
    <w:rsid w:val="00FA2D1D"/>
    <w:rsid w:val="00FA2D2A"/>
    <w:rsid w:val="00FA2D32"/>
    <w:rsid w:val="00FA2F69"/>
    <w:rsid w:val="00FA30BF"/>
    <w:rsid w:val="00FA31A4"/>
    <w:rsid w:val="00FA3E70"/>
    <w:rsid w:val="00FA41E1"/>
    <w:rsid w:val="00FA4274"/>
    <w:rsid w:val="00FA4471"/>
    <w:rsid w:val="00FA4D90"/>
    <w:rsid w:val="00FA4DF3"/>
    <w:rsid w:val="00FA4F5C"/>
    <w:rsid w:val="00FA4FB9"/>
    <w:rsid w:val="00FA5607"/>
    <w:rsid w:val="00FA5810"/>
    <w:rsid w:val="00FA5B96"/>
    <w:rsid w:val="00FA5D1C"/>
    <w:rsid w:val="00FA5DAA"/>
    <w:rsid w:val="00FA5EAA"/>
    <w:rsid w:val="00FA5F62"/>
    <w:rsid w:val="00FA5FDE"/>
    <w:rsid w:val="00FA66B5"/>
    <w:rsid w:val="00FA68EE"/>
    <w:rsid w:val="00FA6DBB"/>
    <w:rsid w:val="00FA6EE2"/>
    <w:rsid w:val="00FA6F21"/>
    <w:rsid w:val="00FA719F"/>
    <w:rsid w:val="00FA71B6"/>
    <w:rsid w:val="00FA73CA"/>
    <w:rsid w:val="00FA75B9"/>
    <w:rsid w:val="00FA77F3"/>
    <w:rsid w:val="00FA7C23"/>
    <w:rsid w:val="00FA7E64"/>
    <w:rsid w:val="00FA7E71"/>
    <w:rsid w:val="00FB0093"/>
    <w:rsid w:val="00FB03CD"/>
    <w:rsid w:val="00FB0423"/>
    <w:rsid w:val="00FB06D7"/>
    <w:rsid w:val="00FB0860"/>
    <w:rsid w:val="00FB0C07"/>
    <w:rsid w:val="00FB0C90"/>
    <w:rsid w:val="00FB0FDF"/>
    <w:rsid w:val="00FB1227"/>
    <w:rsid w:val="00FB1817"/>
    <w:rsid w:val="00FB2076"/>
    <w:rsid w:val="00FB21D4"/>
    <w:rsid w:val="00FB24B8"/>
    <w:rsid w:val="00FB2617"/>
    <w:rsid w:val="00FB269A"/>
    <w:rsid w:val="00FB269F"/>
    <w:rsid w:val="00FB293E"/>
    <w:rsid w:val="00FB2D61"/>
    <w:rsid w:val="00FB2DD1"/>
    <w:rsid w:val="00FB2FA4"/>
    <w:rsid w:val="00FB3165"/>
    <w:rsid w:val="00FB33D7"/>
    <w:rsid w:val="00FB34A6"/>
    <w:rsid w:val="00FB35F8"/>
    <w:rsid w:val="00FB3766"/>
    <w:rsid w:val="00FB37EB"/>
    <w:rsid w:val="00FB3C04"/>
    <w:rsid w:val="00FB3E54"/>
    <w:rsid w:val="00FB4075"/>
    <w:rsid w:val="00FB446C"/>
    <w:rsid w:val="00FB4586"/>
    <w:rsid w:val="00FB4848"/>
    <w:rsid w:val="00FB4B43"/>
    <w:rsid w:val="00FB4CD8"/>
    <w:rsid w:val="00FB5047"/>
    <w:rsid w:val="00FB50B7"/>
    <w:rsid w:val="00FB5611"/>
    <w:rsid w:val="00FB572F"/>
    <w:rsid w:val="00FB59F3"/>
    <w:rsid w:val="00FB5C18"/>
    <w:rsid w:val="00FB5C75"/>
    <w:rsid w:val="00FB62A9"/>
    <w:rsid w:val="00FB68B6"/>
    <w:rsid w:val="00FB6AE5"/>
    <w:rsid w:val="00FB6FE2"/>
    <w:rsid w:val="00FB701C"/>
    <w:rsid w:val="00FB756E"/>
    <w:rsid w:val="00FB75CE"/>
    <w:rsid w:val="00FB7714"/>
    <w:rsid w:val="00FB779E"/>
    <w:rsid w:val="00FB77A3"/>
    <w:rsid w:val="00FB7818"/>
    <w:rsid w:val="00FB78E1"/>
    <w:rsid w:val="00FB7B44"/>
    <w:rsid w:val="00FB7B78"/>
    <w:rsid w:val="00FB7B95"/>
    <w:rsid w:val="00FB7E47"/>
    <w:rsid w:val="00FB7FB0"/>
    <w:rsid w:val="00FC0403"/>
    <w:rsid w:val="00FC049A"/>
    <w:rsid w:val="00FC04BC"/>
    <w:rsid w:val="00FC0981"/>
    <w:rsid w:val="00FC0C6E"/>
    <w:rsid w:val="00FC11DA"/>
    <w:rsid w:val="00FC1512"/>
    <w:rsid w:val="00FC19DD"/>
    <w:rsid w:val="00FC1F16"/>
    <w:rsid w:val="00FC2469"/>
    <w:rsid w:val="00FC288F"/>
    <w:rsid w:val="00FC29D3"/>
    <w:rsid w:val="00FC2BD0"/>
    <w:rsid w:val="00FC2FA9"/>
    <w:rsid w:val="00FC3259"/>
    <w:rsid w:val="00FC34C5"/>
    <w:rsid w:val="00FC361C"/>
    <w:rsid w:val="00FC3712"/>
    <w:rsid w:val="00FC37FF"/>
    <w:rsid w:val="00FC3AE7"/>
    <w:rsid w:val="00FC411A"/>
    <w:rsid w:val="00FC41EE"/>
    <w:rsid w:val="00FC4352"/>
    <w:rsid w:val="00FC4604"/>
    <w:rsid w:val="00FC4B08"/>
    <w:rsid w:val="00FC4BA0"/>
    <w:rsid w:val="00FC4C95"/>
    <w:rsid w:val="00FC4D80"/>
    <w:rsid w:val="00FC4E4A"/>
    <w:rsid w:val="00FC508F"/>
    <w:rsid w:val="00FC58A5"/>
    <w:rsid w:val="00FC5AA2"/>
    <w:rsid w:val="00FC5AAD"/>
    <w:rsid w:val="00FC5AE9"/>
    <w:rsid w:val="00FC5C60"/>
    <w:rsid w:val="00FC6100"/>
    <w:rsid w:val="00FC611B"/>
    <w:rsid w:val="00FC6831"/>
    <w:rsid w:val="00FC6AE1"/>
    <w:rsid w:val="00FC6E6C"/>
    <w:rsid w:val="00FC73F3"/>
    <w:rsid w:val="00FC773C"/>
    <w:rsid w:val="00FC77FE"/>
    <w:rsid w:val="00FC784E"/>
    <w:rsid w:val="00FD06BC"/>
    <w:rsid w:val="00FD0904"/>
    <w:rsid w:val="00FD0915"/>
    <w:rsid w:val="00FD0B8B"/>
    <w:rsid w:val="00FD0C8E"/>
    <w:rsid w:val="00FD0EC7"/>
    <w:rsid w:val="00FD0FD5"/>
    <w:rsid w:val="00FD158E"/>
    <w:rsid w:val="00FD167A"/>
    <w:rsid w:val="00FD1E7B"/>
    <w:rsid w:val="00FD2533"/>
    <w:rsid w:val="00FD278F"/>
    <w:rsid w:val="00FD2E51"/>
    <w:rsid w:val="00FD3407"/>
    <w:rsid w:val="00FD34A5"/>
    <w:rsid w:val="00FD34C0"/>
    <w:rsid w:val="00FD3A11"/>
    <w:rsid w:val="00FD3B68"/>
    <w:rsid w:val="00FD3B8B"/>
    <w:rsid w:val="00FD3CA0"/>
    <w:rsid w:val="00FD47CC"/>
    <w:rsid w:val="00FD4A10"/>
    <w:rsid w:val="00FD4AAD"/>
    <w:rsid w:val="00FD4B0C"/>
    <w:rsid w:val="00FD4B39"/>
    <w:rsid w:val="00FD4BD9"/>
    <w:rsid w:val="00FD4EC1"/>
    <w:rsid w:val="00FD5071"/>
    <w:rsid w:val="00FD50C1"/>
    <w:rsid w:val="00FD517F"/>
    <w:rsid w:val="00FD5581"/>
    <w:rsid w:val="00FD56B0"/>
    <w:rsid w:val="00FD590C"/>
    <w:rsid w:val="00FD59B9"/>
    <w:rsid w:val="00FD5A00"/>
    <w:rsid w:val="00FD5A9E"/>
    <w:rsid w:val="00FD5AD1"/>
    <w:rsid w:val="00FD5B1E"/>
    <w:rsid w:val="00FD5B50"/>
    <w:rsid w:val="00FD5BDE"/>
    <w:rsid w:val="00FD6028"/>
    <w:rsid w:val="00FD65D0"/>
    <w:rsid w:val="00FD6AC9"/>
    <w:rsid w:val="00FD6D4B"/>
    <w:rsid w:val="00FD6E7C"/>
    <w:rsid w:val="00FD6EE5"/>
    <w:rsid w:val="00FD6FEA"/>
    <w:rsid w:val="00FD708E"/>
    <w:rsid w:val="00FD715B"/>
    <w:rsid w:val="00FD717D"/>
    <w:rsid w:val="00FD74FA"/>
    <w:rsid w:val="00FD7921"/>
    <w:rsid w:val="00FD7A06"/>
    <w:rsid w:val="00FD7D24"/>
    <w:rsid w:val="00FE00D5"/>
    <w:rsid w:val="00FE01BA"/>
    <w:rsid w:val="00FE02CF"/>
    <w:rsid w:val="00FE04DA"/>
    <w:rsid w:val="00FE093F"/>
    <w:rsid w:val="00FE0C45"/>
    <w:rsid w:val="00FE1246"/>
    <w:rsid w:val="00FE15BD"/>
    <w:rsid w:val="00FE1716"/>
    <w:rsid w:val="00FE1924"/>
    <w:rsid w:val="00FE1A14"/>
    <w:rsid w:val="00FE1A4F"/>
    <w:rsid w:val="00FE1B36"/>
    <w:rsid w:val="00FE1E31"/>
    <w:rsid w:val="00FE1F13"/>
    <w:rsid w:val="00FE1F38"/>
    <w:rsid w:val="00FE23B6"/>
    <w:rsid w:val="00FE240A"/>
    <w:rsid w:val="00FE2686"/>
    <w:rsid w:val="00FE2BDB"/>
    <w:rsid w:val="00FE30A6"/>
    <w:rsid w:val="00FE337A"/>
    <w:rsid w:val="00FE35A5"/>
    <w:rsid w:val="00FE3639"/>
    <w:rsid w:val="00FE38B6"/>
    <w:rsid w:val="00FE3940"/>
    <w:rsid w:val="00FE411F"/>
    <w:rsid w:val="00FE4561"/>
    <w:rsid w:val="00FE4701"/>
    <w:rsid w:val="00FE470B"/>
    <w:rsid w:val="00FE4C16"/>
    <w:rsid w:val="00FE4C44"/>
    <w:rsid w:val="00FE4D2E"/>
    <w:rsid w:val="00FE4FC9"/>
    <w:rsid w:val="00FE523B"/>
    <w:rsid w:val="00FE5370"/>
    <w:rsid w:val="00FE56EA"/>
    <w:rsid w:val="00FE5882"/>
    <w:rsid w:val="00FE5A56"/>
    <w:rsid w:val="00FE5C52"/>
    <w:rsid w:val="00FE6072"/>
    <w:rsid w:val="00FE636D"/>
    <w:rsid w:val="00FE6467"/>
    <w:rsid w:val="00FE6597"/>
    <w:rsid w:val="00FE6736"/>
    <w:rsid w:val="00FE6CC8"/>
    <w:rsid w:val="00FE6DDE"/>
    <w:rsid w:val="00FE7247"/>
    <w:rsid w:val="00FE7347"/>
    <w:rsid w:val="00FE76EE"/>
    <w:rsid w:val="00FE77C3"/>
    <w:rsid w:val="00FE7926"/>
    <w:rsid w:val="00FE794C"/>
    <w:rsid w:val="00FE7AF6"/>
    <w:rsid w:val="00FE7DDF"/>
    <w:rsid w:val="00FE7FF3"/>
    <w:rsid w:val="00FF0087"/>
    <w:rsid w:val="00FF04E8"/>
    <w:rsid w:val="00FF0E1E"/>
    <w:rsid w:val="00FF0E9F"/>
    <w:rsid w:val="00FF0F2A"/>
    <w:rsid w:val="00FF0F2C"/>
    <w:rsid w:val="00FF105C"/>
    <w:rsid w:val="00FF10F6"/>
    <w:rsid w:val="00FF1161"/>
    <w:rsid w:val="00FF161D"/>
    <w:rsid w:val="00FF1909"/>
    <w:rsid w:val="00FF1C1A"/>
    <w:rsid w:val="00FF1CD5"/>
    <w:rsid w:val="00FF1DAE"/>
    <w:rsid w:val="00FF20F1"/>
    <w:rsid w:val="00FF23A8"/>
    <w:rsid w:val="00FF2A22"/>
    <w:rsid w:val="00FF2B8E"/>
    <w:rsid w:val="00FF2DD4"/>
    <w:rsid w:val="00FF35A3"/>
    <w:rsid w:val="00FF3B09"/>
    <w:rsid w:val="00FF3F69"/>
    <w:rsid w:val="00FF437B"/>
    <w:rsid w:val="00FF4816"/>
    <w:rsid w:val="00FF48F0"/>
    <w:rsid w:val="00FF4A5E"/>
    <w:rsid w:val="00FF4AB3"/>
    <w:rsid w:val="00FF5057"/>
    <w:rsid w:val="00FF57DC"/>
    <w:rsid w:val="00FF5810"/>
    <w:rsid w:val="00FF5D04"/>
    <w:rsid w:val="00FF5E8A"/>
    <w:rsid w:val="00FF5ED0"/>
    <w:rsid w:val="00FF60D0"/>
    <w:rsid w:val="00FF677F"/>
    <w:rsid w:val="00FF684A"/>
    <w:rsid w:val="00FF6923"/>
    <w:rsid w:val="00FF6A04"/>
    <w:rsid w:val="00FF6DF8"/>
    <w:rsid w:val="00FF6F1F"/>
    <w:rsid w:val="00FF6FDC"/>
    <w:rsid w:val="00FF70D8"/>
    <w:rsid w:val="00FF73F8"/>
    <w:rsid w:val="00FF743F"/>
    <w:rsid w:val="00FF76A2"/>
    <w:rsid w:val="00FF7911"/>
    <w:rsid w:val="00FF7D08"/>
    <w:rsid w:val="010086BE"/>
    <w:rsid w:val="010338EE"/>
    <w:rsid w:val="010914BC"/>
    <w:rsid w:val="010A1267"/>
    <w:rsid w:val="010C598C"/>
    <w:rsid w:val="010F3049"/>
    <w:rsid w:val="0110431B"/>
    <w:rsid w:val="011265AA"/>
    <w:rsid w:val="011420EA"/>
    <w:rsid w:val="0117A432"/>
    <w:rsid w:val="011AA0CF"/>
    <w:rsid w:val="011B251D"/>
    <w:rsid w:val="01241A16"/>
    <w:rsid w:val="012A2868"/>
    <w:rsid w:val="012B3FC2"/>
    <w:rsid w:val="012B72D3"/>
    <w:rsid w:val="012C0C45"/>
    <w:rsid w:val="012FADF8"/>
    <w:rsid w:val="0130B96C"/>
    <w:rsid w:val="01334195"/>
    <w:rsid w:val="0133E37E"/>
    <w:rsid w:val="0134DD99"/>
    <w:rsid w:val="0135DB04"/>
    <w:rsid w:val="0136BA11"/>
    <w:rsid w:val="0137BAAB"/>
    <w:rsid w:val="013D3115"/>
    <w:rsid w:val="01427FB8"/>
    <w:rsid w:val="01440B45"/>
    <w:rsid w:val="01448333"/>
    <w:rsid w:val="0144D0F8"/>
    <w:rsid w:val="01481595"/>
    <w:rsid w:val="014ADBF7"/>
    <w:rsid w:val="014AF6A5"/>
    <w:rsid w:val="014EA6F4"/>
    <w:rsid w:val="014F9E6D"/>
    <w:rsid w:val="01556155"/>
    <w:rsid w:val="01557343"/>
    <w:rsid w:val="0155E3A2"/>
    <w:rsid w:val="0156C18B"/>
    <w:rsid w:val="0158557E"/>
    <w:rsid w:val="0158DADD"/>
    <w:rsid w:val="0159A57A"/>
    <w:rsid w:val="015C52CE"/>
    <w:rsid w:val="01616D6A"/>
    <w:rsid w:val="0162A0E4"/>
    <w:rsid w:val="0162C36E"/>
    <w:rsid w:val="01631B0B"/>
    <w:rsid w:val="016719BC"/>
    <w:rsid w:val="01679A66"/>
    <w:rsid w:val="016BB1DE"/>
    <w:rsid w:val="016C3D74"/>
    <w:rsid w:val="01707A19"/>
    <w:rsid w:val="0170C7D4"/>
    <w:rsid w:val="017190D7"/>
    <w:rsid w:val="0173141F"/>
    <w:rsid w:val="0174553A"/>
    <w:rsid w:val="0175E1F6"/>
    <w:rsid w:val="017BE9E7"/>
    <w:rsid w:val="017C00E6"/>
    <w:rsid w:val="017E44AB"/>
    <w:rsid w:val="017F2153"/>
    <w:rsid w:val="01847390"/>
    <w:rsid w:val="01870C51"/>
    <w:rsid w:val="01878CC1"/>
    <w:rsid w:val="01885690"/>
    <w:rsid w:val="01886213"/>
    <w:rsid w:val="018CA1C0"/>
    <w:rsid w:val="018FAF3F"/>
    <w:rsid w:val="01903F87"/>
    <w:rsid w:val="0191BE95"/>
    <w:rsid w:val="01926960"/>
    <w:rsid w:val="01991D6C"/>
    <w:rsid w:val="019C8394"/>
    <w:rsid w:val="019C8BD2"/>
    <w:rsid w:val="019E5059"/>
    <w:rsid w:val="019EF572"/>
    <w:rsid w:val="019F4118"/>
    <w:rsid w:val="01A1B365"/>
    <w:rsid w:val="01A2550A"/>
    <w:rsid w:val="01A2B49C"/>
    <w:rsid w:val="01A35A0E"/>
    <w:rsid w:val="01A87404"/>
    <w:rsid w:val="01AA0383"/>
    <w:rsid w:val="01AA5E29"/>
    <w:rsid w:val="01AC7393"/>
    <w:rsid w:val="01ADFB28"/>
    <w:rsid w:val="01B11A08"/>
    <w:rsid w:val="01B12296"/>
    <w:rsid w:val="01B2ECA5"/>
    <w:rsid w:val="01B47071"/>
    <w:rsid w:val="01B5531A"/>
    <w:rsid w:val="01B9965C"/>
    <w:rsid w:val="01BA4FB0"/>
    <w:rsid w:val="01C112E6"/>
    <w:rsid w:val="01C757B6"/>
    <w:rsid w:val="01C765DC"/>
    <w:rsid w:val="01C89F59"/>
    <w:rsid w:val="01C995DA"/>
    <w:rsid w:val="01CADF92"/>
    <w:rsid w:val="01CE8CA5"/>
    <w:rsid w:val="01CF3828"/>
    <w:rsid w:val="01D19A28"/>
    <w:rsid w:val="01D1BDA7"/>
    <w:rsid w:val="01D1D116"/>
    <w:rsid w:val="01D964B2"/>
    <w:rsid w:val="01DB50DE"/>
    <w:rsid w:val="01DB6DC7"/>
    <w:rsid w:val="01DF4CBF"/>
    <w:rsid w:val="01DF80BE"/>
    <w:rsid w:val="01E02F22"/>
    <w:rsid w:val="01E3F867"/>
    <w:rsid w:val="01E4DA36"/>
    <w:rsid w:val="01E55967"/>
    <w:rsid w:val="01E88468"/>
    <w:rsid w:val="01E91381"/>
    <w:rsid w:val="01EACFC1"/>
    <w:rsid w:val="01EC86E6"/>
    <w:rsid w:val="01EF4D32"/>
    <w:rsid w:val="01F5D52A"/>
    <w:rsid w:val="01F6DF42"/>
    <w:rsid w:val="01FA8E08"/>
    <w:rsid w:val="01FAD8EA"/>
    <w:rsid w:val="01FCE1AC"/>
    <w:rsid w:val="01FD290C"/>
    <w:rsid w:val="01FD9F45"/>
    <w:rsid w:val="01FFD424"/>
    <w:rsid w:val="0204308C"/>
    <w:rsid w:val="020ADF6B"/>
    <w:rsid w:val="020AE031"/>
    <w:rsid w:val="020D99DF"/>
    <w:rsid w:val="020DAB57"/>
    <w:rsid w:val="02124AA9"/>
    <w:rsid w:val="021446AB"/>
    <w:rsid w:val="02167FC1"/>
    <w:rsid w:val="0217C3B7"/>
    <w:rsid w:val="02195C7A"/>
    <w:rsid w:val="021C3A88"/>
    <w:rsid w:val="0220A93C"/>
    <w:rsid w:val="02246365"/>
    <w:rsid w:val="0224E37B"/>
    <w:rsid w:val="0224FAB3"/>
    <w:rsid w:val="02261360"/>
    <w:rsid w:val="022666C4"/>
    <w:rsid w:val="02287187"/>
    <w:rsid w:val="02287F40"/>
    <w:rsid w:val="022C1E5C"/>
    <w:rsid w:val="0231C208"/>
    <w:rsid w:val="02352384"/>
    <w:rsid w:val="02360BE0"/>
    <w:rsid w:val="02371EC7"/>
    <w:rsid w:val="0237646C"/>
    <w:rsid w:val="02381E8A"/>
    <w:rsid w:val="023CC06B"/>
    <w:rsid w:val="023D0FA9"/>
    <w:rsid w:val="023E530D"/>
    <w:rsid w:val="023EC268"/>
    <w:rsid w:val="023EC74A"/>
    <w:rsid w:val="024417C9"/>
    <w:rsid w:val="0245A7D9"/>
    <w:rsid w:val="024890F0"/>
    <w:rsid w:val="0248EFA4"/>
    <w:rsid w:val="024A641E"/>
    <w:rsid w:val="024AB5F3"/>
    <w:rsid w:val="024B22C0"/>
    <w:rsid w:val="024DE683"/>
    <w:rsid w:val="024F0283"/>
    <w:rsid w:val="0254A720"/>
    <w:rsid w:val="0256A9DD"/>
    <w:rsid w:val="025718C2"/>
    <w:rsid w:val="025F257C"/>
    <w:rsid w:val="02602A8F"/>
    <w:rsid w:val="02603DC6"/>
    <w:rsid w:val="0260E911"/>
    <w:rsid w:val="026183E0"/>
    <w:rsid w:val="02659D2B"/>
    <w:rsid w:val="0265FCB7"/>
    <w:rsid w:val="026635D3"/>
    <w:rsid w:val="0266AD47"/>
    <w:rsid w:val="02674638"/>
    <w:rsid w:val="02677816"/>
    <w:rsid w:val="02683A93"/>
    <w:rsid w:val="0269839B"/>
    <w:rsid w:val="026A2408"/>
    <w:rsid w:val="026A5D0E"/>
    <w:rsid w:val="026FC40B"/>
    <w:rsid w:val="026FFBBD"/>
    <w:rsid w:val="02723B3E"/>
    <w:rsid w:val="02748DC8"/>
    <w:rsid w:val="02755EE6"/>
    <w:rsid w:val="027699F0"/>
    <w:rsid w:val="0278AE04"/>
    <w:rsid w:val="0279996A"/>
    <w:rsid w:val="027BC4A7"/>
    <w:rsid w:val="0280D03C"/>
    <w:rsid w:val="02896093"/>
    <w:rsid w:val="028AC441"/>
    <w:rsid w:val="029069EE"/>
    <w:rsid w:val="0291D907"/>
    <w:rsid w:val="0291DD79"/>
    <w:rsid w:val="02954F2C"/>
    <w:rsid w:val="0296C7DA"/>
    <w:rsid w:val="029ADB3F"/>
    <w:rsid w:val="029B4369"/>
    <w:rsid w:val="029DB253"/>
    <w:rsid w:val="029E8071"/>
    <w:rsid w:val="029E8CD3"/>
    <w:rsid w:val="02A1C6DB"/>
    <w:rsid w:val="02A1EBCC"/>
    <w:rsid w:val="02A5DBE1"/>
    <w:rsid w:val="02A682F2"/>
    <w:rsid w:val="02A72FE7"/>
    <w:rsid w:val="02A9A20D"/>
    <w:rsid w:val="02AAB5F8"/>
    <w:rsid w:val="02ABC30D"/>
    <w:rsid w:val="02AC2173"/>
    <w:rsid w:val="02B256F2"/>
    <w:rsid w:val="02B3A9B7"/>
    <w:rsid w:val="02B5DE0A"/>
    <w:rsid w:val="02B6056A"/>
    <w:rsid w:val="02B7F190"/>
    <w:rsid w:val="02B81BCF"/>
    <w:rsid w:val="02B9DBF5"/>
    <w:rsid w:val="02BD5308"/>
    <w:rsid w:val="02BFEA77"/>
    <w:rsid w:val="02C2866D"/>
    <w:rsid w:val="02C29F53"/>
    <w:rsid w:val="02C46333"/>
    <w:rsid w:val="02C4C9C0"/>
    <w:rsid w:val="02C74334"/>
    <w:rsid w:val="02C78692"/>
    <w:rsid w:val="02C78F41"/>
    <w:rsid w:val="02C7A7E0"/>
    <w:rsid w:val="02C7D4BA"/>
    <w:rsid w:val="02C9AFB6"/>
    <w:rsid w:val="02CC89CD"/>
    <w:rsid w:val="02CCCD81"/>
    <w:rsid w:val="02CD4676"/>
    <w:rsid w:val="02D15F60"/>
    <w:rsid w:val="02D16833"/>
    <w:rsid w:val="02D453BD"/>
    <w:rsid w:val="02D51B0C"/>
    <w:rsid w:val="02D57489"/>
    <w:rsid w:val="02D64F4A"/>
    <w:rsid w:val="02DC39A9"/>
    <w:rsid w:val="02DE4241"/>
    <w:rsid w:val="02DF545F"/>
    <w:rsid w:val="02E06E23"/>
    <w:rsid w:val="02E2FFF0"/>
    <w:rsid w:val="02E3E181"/>
    <w:rsid w:val="02E7BF3F"/>
    <w:rsid w:val="02E90AA6"/>
    <w:rsid w:val="02E9A78C"/>
    <w:rsid w:val="02E9ABC2"/>
    <w:rsid w:val="02EA23AC"/>
    <w:rsid w:val="02EBAD8F"/>
    <w:rsid w:val="02ECB183"/>
    <w:rsid w:val="02F55796"/>
    <w:rsid w:val="02F56F65"/>
    <w:rsid w:val="02F639CD"/>
    <w:rsid w:val="02F6B59E"/>
    <w:rsid w:val="02F70577"/>
    <w:rsid w:val="02F77A45"/>
    <w:rsid w:val="02F945E0"/>
    <w:rsid w:val="02FAD0C3"/>
    <w:rsid w:val="02FB4461"/>
    <w:rsid w:val="02FD0124"/>
    <w:rsid w:val="02FF12B4"/>
    <w:rsid w:val="0303D476"/>
    <w:rsid w:val="0306F10F"/>
    <w:rsid w:val="03080B43"/>
    <w:rsid w:val="030D1433"/>
    <w:rsid w:val="030D9206"/>
    <w:rsid w:val="030E1D21"/>
    <w:rsid w:val="030F05E9"/>
    <w:rsid w:val="0313EA70"/>
    <w:rsid w:val="031A8DDC"/>
    <w:rsid w:val="0320656A"/>
    <w:rsid w:val="0322355A"/>
    <w:rsid w:val="03229B64"/>
    <w:rsid w:val="03236F5B"/>
    <w:rsid w:val="032433C0"/>
    <w:rsid w:val="0324E79C"/>
    <w:rsid w:val="0327B84C"/>
    <w:rsid w:val="0327CEA6"/>
    <w:rsid w:val="032A9186"/>
    <w:rsid w:val="032B727F"/>
    <w:rsid w:val="032F888F"/>
    <w:rsid w:val="0330326C"/>
    <w:rsid w:val="033162FF"/>
    <w:rsid w:val="03320202"/>
    <w:rsid w:val="0332B5BA"/>
    <w:rsid w:val="0333E0F2"/>
    <w:rsid w:val="03342C79"/>
    <w:rsid w:val="03350655"/>
    <w:rsid w:val="03368027"/>
    <w:rsid w:val="03375295"/>
    <w:rsid w:val="03385FA3"/>
    <w:rsid w:val="03388344"/>
    <w:rsid w:val="033BE1EC"/>
    <w:rsid w:val="033C5616"/>
    <w:rsid w:val="033D1A80"/>
    <w:rsid w:val="033E2A11"/>
    <w:rsid w:val="03406FF2"/>
    <w:rsid w:val="03416453"/>
    <w:rsid w:val="034298A0"/>
    <w:rsid w:val="0347C330"/>
    <w:rsid w:val="0349768D"/>
    <w:rsid w:val="034A56E8"/>
    <w:rsid w:val="034AAEFB"/>
    <w:rsid w:val="035642E4"/>
    <w:rsid w:val="03568DA4"/>
    <w:rsid w:val="03577F88"/>
    <w:rsid w:val="0358099F"/>
    <w:rsid w:val="03595D27"/>
    <w:rsid w:val="0359EF75"/>
    <w:rsid w:val="035BAD6E"/>
    <w:rsid w:val="03644E57"/>
    <w:rsid w:val="036667B5"/>
    <w:rsid w:val="036BDE97"/>
    <w:rsid w:val="036C055B"/>
    <w:rsid w:val="03730619"/>
    <w:rsid w:val="037436B4"/>
    <w:rsid w:val="0374F0C8"/>
    <w:rsid w:val="0377235A"/>
    <w:rsid w:val="0377BBEC"/>
    <w:rsid w:val="0379FA5C"/>
    <w:rsid w:val="037A2400"/>
    <w:rsid w:val="037A27C1"/>
    <w:rsid w:val="037A5258"/>
    <w:rsid w:val="037CD158"/>
    <w:rsid w:val="037DD27A"/>
    <w:rsid w:val="037EF7A1"/>
    <w:rsid w:val="037FED8B"/>
    <w:rsid w:val="0384BD86"/>
    <w:rsid w:val="038721AC"/>
    <w:rsid w:val="0387B2C9"/>
    <w:rsid w:val="0389F0BA"/>
    <w:rsid w:val="038C0B80"/>
    <w:rsid w:val="038C3C62"/>
    <w:rsid w:val="038C5BC7"/>
    <w:rsid w:val="038F3BB2"/>
    <w:rsid w:val="03929CC9"/>
    <w:rsid w:val="0392DEAB"/>
    <w:rsid w:val="03932265"/>
    <w:rsid w:val="03941912"/>
    <w:rsid w:val="03947023"/>
    <w:rsid w:val="039EAD39"/>
    <w:rsid w:val="03A0572F"/>
    <w:rsid w:val="03A113CD"/>
    <w:rsid w:val="03A11684"/>
    <w:rsid w:val="03A176F0"/>
    <w:rsid w:val="03A493E7"/>
    <w:rsid w:val="03A57285"/>
    <w:rsid w:val="03A6B2FB"/>
    <w:rsid w:val="03A7E545"/>
    <w:rsid w:val="03ABE795"/>
    <w:rsid w:val="03AEBD03"/>
    <w:rsid w:val="03B20191"/>
    <w:rsid w:val="03B375C4"/>
    <w:rsid w:val="03B7A02B"/>
    <w:rsid w:val="03BF4E73"/>
    <w:rsid w:val="03C0FE51"/>
    <w:rsid w:val="03C38C88"/>
    <w:rsid w:val="03C4B355"/>
    <w:rsid w:val="03C83F43"/>
    <w:rsid w:val="03CB835A"/>
    <w:rsid w:val="03D0A283"/>
    <w:rsid w:val="03D15164"/>
    <w:rsid w:val="03D59BEA"/>
    <w:rsid w:val="03D5F076"/>
    <w:rsid w:val="03D7D5C0"/>
    <w:rsid w:val="03D7ECC7"/>
    <w:rsid w:val="03D8E5C6"/>
    <w:rsid w:val="03DA236E"/>
    <w:rsid w:val="03DA7E00"/>
    <w:rsid w:val="03DF51D1"/>
    <w:rsid w:val="03E29D49"/>
    <w:rsid w:val="03E2A6C3"/>
    <w:rsid w:val="03E5BD72"/>
    <w:rsid w:val="03E6F002"/>
    <w:rsid w:val="03E765B6"/>
    <w:rsid w:val="03E9D681"/>
    <w:rsid w:val="03EA06C4"/>
    <w:rsid w:val="03EA3497"/>
    <w:rsid w:val="03EBBBA8"/>
    <w:rsid w:val="03EBC07D"/>
    <w:rsid w:val="03EE0E51"/>
    <w:rsid w:val="03F27F51"/>
    <w:rsid w:val="03F3EEFD"/>
    <w:rsid w:val="03F439CF"/>
    <w:rsid w:val="03F56D68"/>
    <w:rsid w:val="03FCEC59"/>
    <w:rsid w:val="03FDDB57"/>
    <w:rsid w:val="03FDF70B"/>
    <w:rsid w:val="03FE86AD"/>
    <w:rsid w:val="04017335"/>
    <w:rsid w:val="0404DFA5"/>
    <w:rsid w:val="040A2920"/>
    <w:rsid w:val="040A60B8"/>
    <w:rsid w:val="040BA73B"/>
    <w:rsid w:val="040D684B"/>
    <w:rsid w:val="04112AE3"/>
    <w:rsid w:val="04118777"/>
    <w:rsid w:val="0411C66F"/>
    <w:rsid w:val="0417D135"/>
    <w:rsid w:val="0418F52F"/>
    <w:rsid w:val="041C4703"/>
    <w:rsid w:val="041D117C"/>
    <w:rsid w:val="04212882"/>
    <w:rsid w:val="04227528"/>
    <w:rsid w:val="0429233F"/>
    <w:rsid w:val="042D8485"/>
    <w:rsid w:val="04342AD5"/>
    <w:rsid w:val="04369342"/>
    <w:rsid w:val="0436EEBB"/>
    <w:rsid w:val="0437717C"/>
    <w:rsid w:val="043B6744"/>
    <w:rsid w:val="043E0181"/>
    <w:rsid w:val="0441C739"/>
    <w:rsid w:val="044473AA"/>
    <w:rsid w:val="0445B0E9"/>
    <w:rsid w:val="0446A3AB"/>
    <w:rsid w:val="0447ACBC"/>
    <w:rsid w:val="04494122"/>
    <w:rsid w:val="044CD882"/>
    <w:rsid w:val="044CFB38"/>
    <w:rsid w:val="044F31D1"/>
    <w:rsid w:val="04500329"/>
    <w:rsid w:val="045147B2"/>
    <w:rsid w:val="0452B58A"/>
    <w:rsid w:val="04542B7E"/>
    <w:rsid w:val="0454C81F"/>
    <w:rsid w:val="045B8490"/>
    <w:rsid w:val="0462AAED"/>
    <w:rsid w:val="04641F67"/>
    <w:rsid w:val="0469F62B"/>
    <w:rsid w:val="046CC00D"/>
    <w:rsid w:val="046D6B7E"/>
    <w:rsid w:val="046F0019"/>
    <w:rsid w:val="047153AB"/>
    <w:rsid w:val="04723839"/>
    <w:rsid w:val="0474D1D7"/>
    <w:rsid w:val="04769A3E"/>
    <w:rsid w:val="0476D549"/>
    <w:rsid w:val="047EF4A8"/>
    <w:rsid w:val="0483D48F"/>
    <w:rsid w:val="0488BFCA"/>
    <w:rsid w:val="0488E90C"/>
    <w:rsid w:val="04894BD4"/>
    <w:rsid w:val="0489B17C"/>
    <w:rsid w:val="048A9A4C"/>
    <w:rsid w:val="048AB1A9"/>
    <w:rsid w:val="048ACFFB"/>
    <w:rsid w:val="048AE695"/>
    <w:rsid w:val="048D2123"/>
    <w:rsid w:val="048DDCEF"/>
    <w:rsid w:val="048F9D6C"/>
    <w:rsid w:val="0494A704"/>
    <w:rsid w:val="04951DE1"/>
    <w:rsid w:val="04952B1A"/>
    <w:rsid w:val="0495F207"/>
    <w:rsid w:val="04986C32"/>
    <w:rsid w:val="049CF33E"/>
    <w:rsid w:val="049F1075"/>
    <w:rsid w:val="049F2034"/>
    <w:rsid w:val="04A0362B"/>
    <w:rsid w:val="04A45087"/>
    <w:rsid w:val="04A99000"/>
    <w:rsid w:val="04A99CF9"/>
    <w:rsid w:val="04A9EDB8"/>
    <w:rsid w:val="04AA0AA3"/>
    <w:rsid w:val="04AD9329"/>
    <w:rsid w:val="04AD99D3"/>
    <w:rsid w:val="04AF7A48"/>
    <w:rsid w:val="04B13070"/>
    <w:rsid w:val="04B358CB"/>
    <w:rsid w:val="04B40543"/>
    <w:rsid w:val="04B48FDA"/>
    <w:rsid w:val="04B59E43"/>
    <w:rsid w:val="04B62F9B"/>
    <w:rsid w:val="04B65E3D"/>
    <w:rsid w:val="04B968E8"/>
    <w:rsid w:val="04B9692F"/>
    <w:rsid w:val="04B96F86"/>
    <w:rsid w:val="04BB6268"/>
    <w:rsid w:val="04BF9023"/>
    <w:rsid w:val="04C25CDF"/>
    <w:rsid w:val="04C3A4E5"/>
    <w:rsid w:val="04C40C57"/>
    <w:rsid w:val="04C661E7"/>
    <w:rsid w:val="04C90D5E"/>
    <w:rsid w:val="04CA5708"/>
    <w:rsid w:val="04CAA060"/>
    <w:rsid w:val="04CD9268"/>
    <w:rsid w:val="04CE2EEC"/>
    <w:rsid w:val="04CF9C67"/>
    <w:rsid w:val="04D186FD"/>
    <w:rsid w:val="04D2C7F7"/>
    <w:rsid w:val="04D32E78"/>
    <w:rsid w:val="04D4486D"/>
    <w:rsid w:val="04D53CAE"/>
    <w:rsid w:val="04D57A5F"/>
    <w:rsid w:val="04D73C77"/>
    <w:rsid w:val="04DB3419"/>
    <w:rsid w:val="04E0FD14"/>
    <w:rsid w:val="04E2F736"/>
    <w:rsid w:val="04E61012"/>
    <w:rsid w:val="04E8834B"/>
    <w:rsid w:val="04EB3079"/>
    <w:rsid w:val="04EF3AB1"/>
    <w:rsid w:val="04F48E86"/>
    <w:rsid w:val="04F5C280"/>
    <w:rsid w:val="04F6C929"/>
    <w:rsid w:val="04FB1A4B"/>
    <w:rsid w:val="04FB6DB5"/>
    <w:rsid w:val="04FBE124"/>
    <w:rsid w:val="04FDCC1B"/>
    <w:rsid w:val="04FE3CF8"/>
    <w:rsid w:val="04FECCC8"/>
    <w:rsid w:val="04FF548F"/>
    <w:rsid w:val="05025A1F"/>
    <w:rsid w:val="05090B51"/>
    <w:rsid w:val="050B056F"/>
    <w:rsid w:val="050F1D7C"/>
    <w:rsid w:val="050F8938"/>
    <w:rsid w:val="05143D8C"/>
    <w:rsid w:val="0514E862"/>
    <w:rsid w:val="0517DF90"/>
    <w:rsid w:val="051D390F"/>
    <w:rsid w:val="051DF040"/>
    <w:rsid w:val="05211B74"/>
    <w:rsid w:val="05243163"/>
    <w:rsid w:val="05267606"/>
    <w:rsid w:val="05267A9F"/>
    <w:rsid w:val="0527CE7A"/>
    <w:rsid w:val="052CF25A"/>
    <w:rsid w:val="052F951D"/>
    <w:rsid w:val="05356C6B"/>
    <w:rsid w:val="05362C80"/>
    <w:rsid w:val="0537D31A"/>
    <w:rsid w:val="053BDE60"/>
    <w:rsid w:val="053C6B4B"/>
    <w:rsid w:val="0543570D"/>
    <w:rsid w:val="0548A327"/>
    <w:rsid w:val="0548BE09"/>
    <w:rsid w:val="05499EA3"/>
    <w:rsid w:val="054A6CD0"/>
    <w:rsid w:val="054C4A21"/>
    <w:rsid w:val="054DB19F"/>
    <w:rsid w:val="054DB218"/>
    <w:rsid w:val="054F2751"/>
    <w:rsid w:val="0552F07E"/>
    <w:rsid w:val="0554450E"/>
    <w:rsid w:val="055AE61D"/>
    <w:rsid w:val="055C1D58"/>
    <w:rsid w:val="055C2293"/>
    <w:rsid w:val="055D06AC"/>
    <w:rsid w:val="0565A3D7"/>
    <w:rsid w:val="0565F772"/>
    <w:rsid w:val="05694E7E"/>
    <w:rsid w:val="056B6BD5"/>
    <w:rsid w:val="056FE8DF"/>
    <w:rsid w:val="0571F092"/>
    <w:rsid w:val="05731387"/>
    <w:rsid w:val="0576091A"/>
    <w:rsid w:val="0577E39A"/>
    <w:rsid w:val="0578B3CD"/>
    <w:rsid w:val="0580BDA8"/>
    <w:rsid w:val="05817E77"/>
    <w:rsid w:val="0585B3AE"/>
    <w:rsid w:val="058981BF"/>
    <w:rsid w:val="0589CD88"/>
    <w:rsid w:val="058C0CA2"/>
    <w:rsid w:val="058C1175"/>
    <w:rsid w:val="058E9FA5"/>
    <w:rsid w:val="05925A48"/>
    <w:rsid w:val="0592B56F"/>
    <w:rsid w:val="0593950C"/>
    <w:rsid w:val="05940183"/>
    <w:rsid w:val="05953CCB"/>
    <w:rsid w:val="0595AE17"/>
    <w:rsid w:val="0595DA8C"/>
    <w:rsid w:val="0596BEA0"/>
    <w:rsid w:val="059DA374"/>
    <w:rsid w:val="059E331C"/>
    <w:rsid w:val="05A264D9"/>
    <w:rsid w:val="05A405B8"/>
    <w:rsid w:val="05A6A655"/>
    <w:rsid w:val="05A6A771"/>
    <w:rsid w:val="05A7B449"/>
    <w:rsid w:val="05A7C43C"/>
    <w:rsid w:val="05AD3E8D"/>
    <w:rsid w:val="05AE6D38"/>
    <w:rsid w:val="05AEC4F0"/>
    <w:rsid w:val="05B40DD2"/>
    <w:rsid w:val="05B4AE06"/>
    <w:rsid w:val="05B644BC"/>
    <w:rsid w:val="05B672C6"/>
    <w:rsid w:val="05B740CC"/>
    <w:rsid w:val="05BAAF52"/>
    <w:rsid w:val="05BBA4E8"/>
    <w:rsid w:val="05BD54E4"/>
    <w:rsid w:val="05C35841"/>
    <w:rsid w:val="05C65952"/>
    <w:rsid w:val="05C7A736"/>
    <w:rsid w:val="05C89AE2"/>
    <w:rsid w:val="05CD8398"/>
    <w:rsid w:val="05CFC577"/>
    <w:rsid w:val="05D15534"/>
    <w:rsid w:val="05D2A965"/>
    <w:rsid w:val="05D2BF1C"/>
    <w:rsid w:val="05D2F711"/>
    <w:rsid w:val="05D3F82A"/>
    <w:rsid w:val="05D5799A"/>
    <w:rsid w:val="05D9876F"/>
    <w:rsid w:val="05DA0708"/>
    <w:rsid w:val="05DA70B1"/>
    <w:rsid w:val="05DE84AA"/>
    <w:rsid w:val="05DF46A5"/>
    <w:rsid w:val="05E0FF80"/>
    <w:rsid w:val="05E58C2C"/>
    <w:rsid w:val="05E93580"/>
    <w:rsid w:val="05EA6297"/>
    <w:rsid w:val="05EB564F"/>
    <w:rsid w:val="05ECA298"/>
    <w:rsid w:val="05ED7B23"/>
    <w:rsid w:val="05ED8E51"/>
    <w:rsid w:val="05EE8612"/>
    <w:rsid w:val="05F4DA73"/>
    <w:rsid w:val="05F78A35"/>
    <w:rsid w:val="05F90FA3"/>
    <w:rsid w:val="05FDC2AE"/>
    <w:rsid w:val="05FE1B95"/>
    <w:rsid w:val="06008938"/>
    <w:rsid w:val="0603F235"/>
    <w:rsid w:val="06088322"/>
    <w:rsid w:val="06090D48"/>
    <w:rsid w:val="060A3867"/>
    <w:rsid w:val="060A9F3F"/>
    <w:rsid w:val="060B9EA7"/>
    <w:rsid w:val="060CE946"/>
    <w:rsid w:val="060D0FBD"/>
    <w:rsid w:val="060E1843"/>
    <w:rsid w:val="060EB0E0"/>
    <w:rsid w:val="060FAB5D"/>
    <w:rsid w:val="061298FA"/>
    <w:rsid w:val="0612DA83"/>
    <w:rsid w:val="0613E2A2"/>
    <w:rsid w:val="0614B70A"/>
    <w:rsid w:val="06180E5B"/>
    <w:rsid w:val="0619DF5B"/>
    <w:rsid w:val="061A2081"/>
    <w:rsid w:val="061E1F4E"/>
    <w:rsid w:val="061F6001"/>
    <w:rsid w:val="062091BF"/>
    <w:rsid w:val="06238717"/>
    <w:rsid w:val="0624D998"/>
    <w:rsid w:val="0625CCA0"/>
    <w:rsid w:val="0629681D"/>
    <w:rsid w:val="062A898B"/>
    <w:rsid w:val="062D1BCF"/>
    <w:rsid w:val="062D6AC6"/>
    <w:rsid w:val="06332BAB"/>
    <w:rsid w:val="0633B76E"/>
    <w:rsid w:val="0636488C"/>
    <w:rsid w:val="06387745"/>
    <w:rsid w:val="0638F9C2"/>
    <w:rsid w:val="063B0460"/>
    <w:rsid w:val="063C8C50"/>
    <w:rsid w:val="0641AA42"/>
    <w:rsid w:val="0642050F"/>
    <w:rsid w:val="0645FBCF"/>
    <w:rsid w:val="064D4052"/>
    <w:rsid w:val="064D4F05"/>
    <w:rsid w:val="064E6236"/>
    <w:rsid w:val="064FD5A4"/>
    <w:rsid w:val="0654EAFB"/>
    <w:rsid w:val="06574572"/>
    <w:rsid w:val="065A5270"/>
    <w:rsid w:val="065B96C4"/>
    <w:rsid w:val="065BD045"/>
    <w:rsid w:val="065EC346"/>
    <w:rsid w:val="06645709"/>
    <w:rsid w:val="0666CD3D"/>
    <w:rsid w:val="0667540F"/>
    <w:rsid w:val="06682D04"/>
    <w:rsid w:val="06687051"/>
    <w:rsid w:val="066A2FB9"/>
    <w:rsid w:val="066BA7A0"/>
    <w:rsid w:val="066E4CFE"/>
    <w:rsid w:val="066F3874"/>
    <w:rsid w:val="06704478"/>
    <w:rsid w:val="06721568"/>
    <w:rsid w:val="06781FA7"/>
    <w:rsid w:val="0679B3A2"/>
    <w:rsid w:val="067DCF4B"/>
    <w:rsid w:val="0680597B"/>
    <w:rsid w:val="06849B0E"/>
    <w:rsid w:val="0685BE7B"/>
    <w:rsid w:val="0686DDB3"/>
    <w:rsid w:val="0686F98A"/>
    <w:rsid w:val="06879FA6"/>
    <w:rsid w:val="0688DED0"/>
    <w:rsid w:val="068A89DD"/>
    <w:rsid w:val="068DA4CC"/>
    <w:rsid w:val="068ED1CB"/>
    <w:rsid w:val="068FA3DC"/>
    <w:rsid w:val="06904F5A"/>
    <w:rsid w:val="0691CCCD"/>
    <w:rsid w:val="0692C36E"/>
    <w:rsid w:val="06941F47"/>
    <w:rsid w:val="0694F1D5"/>
    <w:rsid w:val="069519AC"/>
    <w:rsid w:val="06951EDE"/>
    <w:rsid w:val="06959BBF"/>
    <w:rsid w:val="069876CD"/>
    <w:rsid w:val="069A69DA"/>
    <w:rsid w:val="069B26A0"/>
    <w:rsid w:val="069B7760"/>
    <w:rsid w:val="069F63FA"/>
    <w:rsid w:val="06A45FAC"/>
    <w:rsid w:val="06A57C4B"/>
    <w:rsid w:val="06A72D14"/>
    <w:rsid w:val="06A893E6"/>
    <w:rsid w:val="06AAB35C"/>
    <w:rsid w:val="06AE69CD"/>
    <w:rsid w:val="06B01110"/>
    <w:rsid w:val="06B0B8C3"/>
    <w:rsid w:val="06B17A4C"/>
    <w:rsid w:val="06B1F31A"/>
    <w:rsid w:val="06B310AC"/>
    <w:rsid w:val="06B32F62"/>
    <w:rsid w:val="06B49FFF"/>
    <w:rsid w:val="06B6562E"/>
    <w:rsid w:val="06BB31CF"/>
    <w:rsid w:val="06BF589A"/>
    <w:rsid w:val="06C12F43"/>
    <w:rsid w:val="06C19EAE"/>
    <w:rsid w:val="06C2C66E"/>
    <w:rsid w:val="06CF29EB"/>
    <w:rsid w:val="06D11071"/>
    <w:rsid w:val="06D4950C"/>
    <w:rsid w:val="06D5681C"/>
    <w:rsid w:val="06D5EF27"/>
    <w:rsid w:val="06D6137A"/>
    <w:rsid w:val="06DAE975"/>
    <w:rsid w:val="06DB5461"/>
    <w:rsid w:val="06E105AA"/>
    <w:rsid w:val="06E158CD"/>
    <w:rsid w:val="06E334DC"/>
    <w:rsid w:val="06E51DC9"/>
    <w:rsid w:val="06E773D6"/>
    <w:rsid w:val="06E8A6AC"/>
    <w:rsid w:val="06E98E69"/>
    <w:rsid w:val="06EFD34F"/>
    <w:rsid w:val="06F2623B"/>
    <w:rsid w:val="06F5787B"/>
    <w:rsid w:val="06F75CE5"/>
    <w:rsid w:val="06F83098"/>
    <w:rsid w:val="06F92CC0"/>
    <w:rsid w:val="06F93D03"/>
    <w:rsid w:val="06FAAAC9"/>
    <w:rsid w:val="06FB3C7F"/>
    <w:rsid w:val="06FCD576"/>
    <w:rsid w:val="06FD0F63"/>
    <w:rsid w:val="06FF14CD"/>
    <w:rsid w:val="07000F54"/>
    <w:rsid w:val="07017302"/>
    <w:rsid w:val="07027E9F"/>
    <w:rsid w:val="0702CC95"/>
    <w:rsid w:val="07031F44"/>
    <w:rsid w:val="07047AA1"/>
    <w:rsid w:val="0704C9C6"/>
    <w:rsid w:val="07055753"/>
    <w:rsid w:val="0705E3CE"/>
    <w:rsid w:val="07084EBD"/>
    <w:rsid w:val="070A2595"/>
    <w:rsid w:val="070A4953"/>
    <w:rsid w:val="070CB244"/>
    <w:rsid w:val="070D76D0"/>
    <w:rsid w:val="071080DC"/>
    <w:rsid w:val="07121CFF"/>
    <w:rsid w:val="071455D7"/>
    <w:rsid w:val="0714CEF8"/>
    <w:rsid w:val="0717F866"/>
    <w:rsid w:val="071DA1FE"/>
    <w:rsid w:val="07206EFD"/>
    <w:rsid w:val="07217743"/>
    <w:rsid w:val="0721D668"/>
    <w:rsid w:val="07224C7E"/>
    <w:rsid w:val="07261FFA"/>
    <w:rsid w:val="0727C39C"/>
    <w:rsid w:val="0727F502"/>
    <w:rsid w:val="072832FD"/>
    <w:rsid w:val="072AA247"/>
    <w:rsid w:val="072AEE15"/>
    <w:rsid w:val="072B3E09"/>
    <w:rsid w:val="072CB606"/>
    <w:rsid w:val="072CC35A"/>
    <w:rsid w:val="072F8F1E"/>
    <w:rsid w:val="072FB8F3"/>
    <w:rsid w:val="0732B13B"/>
    <w:rsid w:val="07333F5F"/>
    <w:rsid w:val="07335D9E"/>
    <w:rsid w:val="0734F665"/>
    <w:rsid w:val="07365EDF"/>
    <w:rsid w:val="0737D23F"/>
    <w:rsid w:val="0738D1B3"/>
    <w:rsid w:val="073AA561"/>
    <w:rsid w:val="073EF9AC"/>
    <w:rsid w:val="074307A8"/>
    <w:rsid w:val="07446B75"/>
    <w:rsid w:val="074543AB"/>
    <w:rsid w:val="07473E99"/>
    <w:rsid w:val="07495788"/>
    <w:rsid w:val="074A11F7"/>
    <w:rsid w:val="074A98F7"/>
    <w:rsid w:val="074B090E"/>
    <w:rsid w:val="074BD647"/>
    <w:rsid w:val="074D54F9"/>
    <w:rsid w:val="074E8191"/>
    <w:rsid w:val="074F136C"/>
    <w:rsid w:val="07517524"/>
    <w:rsid w:val="0751FE7F"/>
    <w:rsid w:val="07531921"/>
    <w:rsid w:val="075751D5"/>
    <w:rsid w:val="0759D0AC"/>
    <w:rsid w:val="0759E200"/>
    <w:rsid w:val="075A7D5C"/>
    <w:rsid w:val="075F2D22"/>
    <w:rsid w:val="076827A7"/>
    <w:rsid w:val="0769F268"/>
    <w:rsid w:val="0771B82E"/>
    <w:rsid w:val="0776334D"/>
    <w:rsid w:val="07770415"/>
    <w:rsid w:val="0777C901"/>
    <w:rsid w:val="077A1D52"/>
    <w:rsid w:val="077D9116"/>
    <w:rsid w:val="077DBDD3"/>
    <w:rsid w:val="077E2B60"/>
    <w:rsid w:val="077E5222"/>
    <w:rsid w:val="07828DA4"/>
    <w:rsid w:val="078316D1"/>
    <w:rsid w:val="0783F892"/>
    <w:rsid w:val="07848FC7"/>
    <w:rsid w:val="0786D20D"/>
    <w:rsid w:val="0787E40B"/>
    <w:rsid w:val="078AAA41"/>
    <w:rsid w:val="078AC666"/>
    <w:rsid w:val="078B61BA"/>
    <w:rsid w:val="078D0764"/>
    <w:rsid w:val="079191E5"/>
    <w:rsid w:val="079305BE"/>
    <w:rsid w:val="079593A0"/>
    <w:rsid w:val="07966E75"/>
    <w:rsid w:val="0797A76F"/>
    <w:rsid w:val="07991AD1"/>
    <w:rsid w:val="07997601"/>
    <w:rsid w:val="079CAEF9"/>
    <w:rsid w:val="079E94A9"/>
    <w:rsid w:val="079FBF41"/>
    <w:rsid w:val="07A03036"/>
    <w:rsid w:val="07A0F1F3"/>
    <w:rsid w:val="07A2D0D2"/>
    <w:rsid w:val="07A52B1A"/>
    <w:rsid w:val="07A6892A"/>
    <w:rsid w:val="07A9B646"/>
    <w:rsid w:val="07AC3907"/>
    <w:rsid w:val="07AE8670"/>
    <w:rsid w:val="07B00A47"/>
    <w:rsid w:val="07B121BA"/>
    <w:rsid w:val="07B17813"/>
    <w:rsid w:val="07B61452"/>
    <w:rsid w:val="07B67D51"/>
    <w:rsid w:val="07B86817"/>
    <w:rsid w:val="07C04574"/>
    <w:rsid w:val="07C2417C"/>
    <w:rsid w:val="07C31D7A"/>
    <w:rsid w:val="07C39223"/>
    <w:rsid w:val="07C39360"/>
    <w:rsid w:val="07C5A15A"/>
    <w:rsid w:val="07C6377E"/>
    <w:rsid w:val="07C7DA69"/>
    <w:rsid w:val="07C87F4E"/>
    <w:rsid w:val="07CA3BE3"/>
    <w:rsid w:val="07CC3C31"/>
    <w:rsid w:val="07CD77E5"/>
    <w:rsid w:val="07CF99DA"/>
    <w:rsid w:val="07D5B53E"/>
    <w:rsid w:val="07D6B411"/>
    <w:rsid w:val="07D857BF"/>
    <w:rsid w:val="07DB5CA5"/>
    <w:rsid w:val="07DB6D1D"/>
    <w:rsid w:val="07E0662D"/>
    <w:rsid w:val="07E1DF2E"/>
    <w:rsid w:val="07E78D82"/>
    <w:rsid w:val="07EB17E7"/>
    <w:rsid w:val="07EC3BFB"/>
    <w:rsid w:val="07EE57F3"/>
    <w:rsid w:val="07EF3466"/>
    <w:rsid w:val="07F01E11"/>
    <w:rsid w:val="07F0B477"/>
    <w:rsid w:val="07F12FF6"/>
    <w:rsid w:val="07F23A7E"/>
    <w:rsid w:val="07F4C011"/>
    <w:rsid w:val="07F85160"/>
    <w:rsid w:val="07FD17CA"/>
    <w:rsid w:val="07FE7794"/>
    <w:rsid w:val="08024527"/>
    <w:rsid w:val="08055B87"/>
    <w:rsid w:val="0806BB68"/>
    <w:rsid w:val="080B4154"/>
    <w:rsid w:val="080EC17E"/>
    <w:rsid w:val="080EC7B1"/>
    <w:rsid w:val="081004B8"/>
    <w:rsid w:val="08124549"/>
    <w:rsid w:val="08169223"/>
    <w:rsid w:val="081C26F8"/>
    <w:rsid w:val="08240DF6"/>
    <w:rsid w:val="08271386"/>
    <w:rsid w:val="08285379"/>
    <w:rsid w:val="082A02A1"/>
    <w:rsid w:val="082DCED0"/>
    <w:rsid w:val="0830E941"/>
    <w:rsid w:val="08311B03"/>
    <w:rsid w:val="08317BA7"/>
    <w:rsid w:val="0831FA30"/>
    <w:rsid w:val="083868D5"/>
    <w:rsid w:val="083B5102"/>
    <w:rsid w:val="083D728B"/>
    <w:rsid w:val="0843707A"/>
    <w:rsid w:val="08465867"/>
    <w:rsid w:val="08481882"/>
    <w:rsid w:val="084934F0"/>
    <w:rsid w:val="08497C7D"/>
    <w:rsid w:val="084B7D42"/>
    <w:rsid w:val="084C8924"/>
    <w:rsid w:val="084F4A6F"/>
    <w:rsid w:val="084FEB8A"/>
    <w:rsid w:val="08500E5A"/>
    <w:rsid w:val="0850388D"/>
    <w:rsid w:val="08514F08"/>
    <w:rsid w:val="0856780F"/>
    <w:rsid w:val="085A902E"/>
    <w:rsid w:val="085BC013"/>
    <w:rsid w:val="085C2D8C"/>
    <w:rsid w:val="085CB607"/>
    <w:rsid w:val="085D136E"/>
    <w:rsid w:val="085F90CB"/>
    <w:rsid w:val="08616829"/>
    <w:rsid w:val="08640611"/>
    <w:rsid w:val="08672E86"/>
    <w:rsid w:val="08699CBB"/>
    <w:rsid w:val="086D3494"/>
    <w:rsid w:val="086F0C3B"/>
    <w:rsid w:val="08729B98"/>
    <w:rsid w:val="08734A2C"/>
    <w:rsid w:val="08760783"/>
    <w:rsid w:val="0877E1E3"/>
    <w:rsid w:val="0878AC45"/>
    <w:rsid w:val="087A21B5"/>
    <w:rsid w:val="087A51ED"/>
    <w:rsid w:val="08805B19"/>
    <w:rsid w:val="0881DD67"/>
    <w:rsid w:val="088AE993"/>
    <w:rsid w:val="088BA3B0"/>
    <w:rsid w:val="088DE95E"/>
    <w:rsid w:val="088E9086"/>
    <w:rsid w:val="089A8011"/>
    <w:rsid w:val="089B1858"/>
    <w:rsid w:val="089D0690"/>
    <w:rsid w:val="08A0C933"/>
    <w:rsid w:val="08A51ACA"/>
    <w:rsid w:val="08A56DAE"/>
    <w:rsid w:val="08A6A51B"/>
    <w:rsid w:val="08AC10DF"/>
    <w:rsid w:val="08AC71F4"/>
    <w:rsid w:val="08AD1A61"/>
    <w:rsid w:val="08AF80E8"/>
    <w:rsid w:val="08B28102"/>
    <w:rsid w:val="08B4134C"/>
    <w:rsid w:val="08B69C67"/>
    <w:rsid w:val="08B6A70E"/>
    <w:rsid w:val="08BAE0EB"/>
    <w:rsid w:val="08C3A16D"/>
    <w:rsid w:val="08C8740F"/>
    <w:rsid w:val="08CAB614"/>
    <w:rsid w:val="08CF61DB"/>
    <w:rsid w:val="08CF6E05"/>
    <w:rsid w:val="08D16454"/>
    <w:rsid w:val="08D2616B"/>
    <w:rsid w:val="08D43198"/>
    <w:rsid w:val="08D92782"/>
    <w:rsid w:val="08D98D18"/>
    <w:rsid w:val="08DAFF85"/>
    <w:rsid w:val="08DBF748"/>
    <w:rsid w:val="08DE52AA"/>
    <w:rsid w:val="08E15C74"/>
    <w:rsid w:val="08E17079"/>
    <w:rsid w:val="08E3319E"/>
    <w:rsid w:val="08E386C6"/>
    <w:rsid w:val="08E43D03"/>
    <w:rsid w:val="08E7B382"/>
    <w:rsid w:val="08EA710D"/>
    <w:rsid w:val="08ED2CDB"/>
    <w:rsid w:val="08EE1B5D"/>
    <w:rsid w:val="08F087EF"/>
    <w:rsid w:val="08F1C867"/>
    <w:rsid w:val="08F3F052"/>
    <w:rsid w:val="08F883A4"/>
    <w:rsid w:val="08F8D9B2"/>
    <w:rsid w:val="08FB88B9"/>
    <w:rsid w:val="08FE685D"/>
    <w:rsid w:val="090348A2"/>
    <w:rsid w:val="0903DC38"/>
    <w:rsid w:val="0906D073"/>
    <w:rsid w:val="090905B0"/>
    <w:rsid w:val="090B72F1"/>
    <w:rsid w:val="090C8C8C"/>
    <w:rsid w:val="09118417"/>
    <w:rsid w:val="091227C9"/>
    <w:rsid w:val="09162596"/>
    <w:rsid w:val="09176493"/>
    <w:rsid w:val="0919D576"/>
    <w:rsid w:val="091A7DE6"/>
    <w:rsid w:val="091B065A"/>
    <w:rsid w:val="091D2E89"/>
    <w:rsid w:val="09223221"/>
    <w:rsid w:val="0922804F"/>
    <w:rsid w:val="0922A26E"/>
    <w:rsid w:val="092A3CFD"/>
    <w:rsid w:val="092B3DC1"/>
    <w:rsid w:val="092D6E8E"/>
    <w:rsid w:val="093104BC"/>
    <w:rsid w:val="09363F9D"/>
    <w:rsid w:val="09399F15"/>
    <w:rsid w:val="093C69DC"/>
    <w:rsid w:val="09400B5B"/>
    <w:rsid w:val="0945C2AE"/>
    <w:rsid w:val="09472066"/>
    <w:rsid w:val="094B67DE"/>
    <w:rsid w:val="094C5280"/>
    <w:rsid w:val="094C8E8D"/>
    <w:rsid w:val="094C93B8"/>
    <w:rsid w:val="094D693F"/>
    <w:rsid w:val="094E6493"/>
    <w:rsid w:val="094E674A"/>
    <w:rsid w:val="094E719F"/>
    <w:rsid w:val="09529DD9"/>
    <w:rsid w:val="09542F4F"/>
    <w:rsid w:val="0954981E"/>
    <w:rsid w:val="0955694F"/>
    <w:rsid w:val="0957CB72"/>
    <w:rsid w:val="09595D15"/>
    <w:rsid w:val="09596BB8"/>
    <w:rsid w:val="095AF8CE"/>
    <w:rsid w:val="095E50C0"/>
    <w:rsid w:val="095EBD0D"/>
    <w:rsid w:val="0961898C"/>
    <w:rsid w:val="096226C7"/>
    <w:rsid w:val="097206B0"/>
    <w:rsid w:val="09725F03"/>
    <w:rsid w:val="0978437D"/>
    <w:rsid w:val="09787F00"/>
    <w:rsid w:val="097942D9"/>
    <w:rsid w:val="097B296E"/>
    <w:rsid w:val="097B3E1F"/>
    <w:rsid w:val="097CF027"/>
    <w:rsid w:val="097D00C6"/>
    <w:rsid w:val="097EF95A"/>
    <w:rsid w:val="097F72FC"/>
    <w:rsid w:val="098045C5"/>
    <w:rsid w:val="09816412"/>
    <w:rsid w:val="0984B9CB"/>
    <w:rsid w:val="0986D021"/>
    <w:rsid w:val="098712CB"/>
    <w:rsid w:val="098715F5"/>
    <w:rsid w:val="098814F5"/>
    <w:rsid w:val="0988802B"/>
    <w:rsid w:val="0988B2DA"/>
    <w:rsid w:val="098A7F68"/>
    <w:rsid w:val="098AF5CA"/>
    <w:rsid w:val="098BE50E"/>
    <w:rsid w:val="098D0057"/>
    <w:rsid w:val="098EBB1D"/>
    <w:rsid w:val="099225D4"/>
    <w:rsid w:val="0993BB1D"/>
    <w:rsid w:val="09973679"/>
    <w:rsid w:val="099E1588"/>
    <w:rsid w:val="099EDE20"/>
    <w:rsid w:val="099F2084"/>
    <w:rsid w:val="099F4DA8"/>
    <w:rsid w:val="09A19C19"/>
    <w:rsid w:val="09A1A7DE"/>
    <w:rsid w:val="09A1DA11"/>
    <w:rsid w:val="09A56DBC"/>
    <w:rsid w:val="09A92816"/>
    <w:rsid w:val="09ABE19A"/>
    <w:rsid w:val="09ADCF40"/>
    <w:rsid w:val="09ADF1FE"/>
    <w:rsid w:val="09AE4F8A"/>
    <w:rsid w:val="09B0D6D1"/>
    <w:rsid w:val="09B278DB"/>
    <w:rsid w:val="09B4BAC2"/>
    <w:rsid w:val="09B5661C"/>
    <w:rsid w:val="09B59A06"/>
    <w:rsid w:val="09B65A91"/>
    <w:rsid w:val="09B79CED"/>
    <w:rsid w:val="09BF08EB"/>
    <w:rsid w:val="09BFB0EF"/>
    <w:rsid w:val="09C27465"/>
    <w:rsid w:val="09C48EAA"/>
    <w:rsid w:val="09C5BED6"/>
    <w:rsid w:val="09C88B29"/>
    <w:rsid w:val="09C89786"/>
    <w:rsid w:val="09CB262A"/>
    <w:rsid w:val="09CC2807"/>
    <w:rsid w:val="09D2AD23"/>
    <w:rsid w:val="09D4A7BF"/>
    <w:rsid w:val="09D4D50E"/>
    <w:rsid w:val="09D59CD9"/>
    <w:rsid w:val="09D942EC"/>
    <w:rsid w:val="09DBA352"/>
    <w:rsid w:val="09E8BED7"/>
    <w:rsid w:val="09ED3785"/>
    <w:rsid w:val="09F01ED8"/>
    <w:rsid w:val="09FBB02E"/>
    <w:rsid w:val="09FC73DE"/>
    <w:rsid w:val="09FF358F"/>
    <w:rsid w:val="09FF45BE"/>
    <w:rsid w:val="0A00E6E0"/>
    <w:rsid w:val="0A00E948"/>
    <w:rsid w:val="0A0281F5"/>
    <w:rsid w:val="0A0380F3"/>
    <w:rsid w:val="0A059C2A"/>
    <w:rsid w:val="0A0A2EFC"/>
    <w:rsid w:val="0A0AE82F"/>
    <w:rsid w:val="0A0BA87A"/>
    <w:rsid w:val="0A0CD0F3"/>
    <w:rsid w:val="0A0D8A13"/>
    <w:rsid w:val="0A104595"/>
    <w:rsid w:val="0A110562"/>
    <w:rsid w:val="0A12E5B6"/>
    <w:rsid w:val="0A131B12"/>
    <w:rsid w:val="0A145189"/>
    <w:rsid w:val="0A1CA98C"/>
    <w:rsid w:val="0A1E0ED1"/>
    <w:rsid w:val="0A1E30B7"/>
    <w:rsid w:val="0A1F7753"/>
    <w:rsid w:val="0A2021C6"/>
    <w:rsid w:val="0A225EFF"/>
    <w:rsid w:val="0A24E858"/>
    <w:rsid w:val="0A276D74"/>
    <w:rsid w:val="0A2CFECF"/>
    <w:rsid w:val="0A2D612E"/>
    <w:rsid w:val="0A2EF6F1"/>
    <w:rsid w:val="0A302DC7"/>
    <w:rsid w:val="0A30D23B"/>
    <w:rsid w:val="0A32919A"/>
    <w:rsid w:val="0A34656A"/>
    <w:rsid w:val="0A348665"/>
    <w:rsid w:val="0A35C9F4"/>
    <w:rsid w:val="0A3982DA"/>
    <w:rsid w:val="0A3ABC35"/>
    <w:rsid w:val="0A3DA6EA"/>
    <w:rsid w:val="0A3FA630"/>
    <w:rsid w:val="0A4259F4"/>
    <w:rsid w:val="0A42BF7F"/>
    <w:rsid w:val="0A42C35D"/>
    <w:rsid w:val="0A4A7C72"/>
    <w:rsid w:val="0A4B2EF1"/>
    <w:rsid w:val="0A4C7694"/>
    <w:rsid w:val="0A523DAB"/>
    <w:rsid w:val="0A527699"/>
    <w:rsid w:val="0A52A705"/>
    <w:rsid w:val="0A52B6E2"/>
    <w:rsid w:val="0A53A30B"/>
    <w:rsid w:val="0A544054"/>
    <w:rsid w:val="0A54B3B2"/>
    <w:rsid w:val="0A5749FE"/>
    <w:rsid w:val="0A5984CB"/>
    <w:rsid w:val="0A599FC7"/>
    <w:rsid w:val="0A5C1690"/>
    <w:rsid w:val="0A5DC737"/>
    <w:rsid w:val="0A5E9DB7"/>
    <w:rsid w:val="0A5F7914"/>
    <w:rsid w:val="0A611DA7"/>
    <w:rsid w:val="0A622095"/>
    <w:rsid w:val="0A622740"/>
    <w:rsid w:val="0A622E07"/>
    <w:rsid w:val="0A62DDA6"/>
    <w:rsid w:val="0A66E704"/>
    <w:rsid w:val="0A6980B1"/>
    <w:rsid w:val="0A6CD034"/>
    <w:rsid w:val="0A6FA0E6"/>
    <w:rsid w:val="0A706F20"/>
    <w:rsid w:val="0A758D11"/>
    <w:rsid w:val="0A792CDC"/>
    <w:rsid w:val="0A7D42A5"/>
    <w:rsid w:val="0A7D8D9B"/>
    <w:rsid w:val="0A7EEDCB"/>
    <w:rsid w:val="0A7EFE51"/>
    <w:rsid w:val="0A8208B5"/>
    <w:rsid w:val="0A8284D5"/>
    <w:rsid w:val="0A8426AB"/>
    <w:rsid w:val="0A875D8E"/>
    <w:rsid w:val="0A887701"/>
    <w:rsid w:val="0A8B32D8"/>
    <w:rsid w:val="0A8B3F4F"/>
    <w:rsid w:val="0A8EBCFB"/>
    <w:rsid w:val="0A9A45F4"/>
    <w:rsid w:val="0A9B9EB5"/>
    <w:rsid w:val="0A9F0CDE"/>
    <w:rsid w:val="0A9F141F"/>
    <w:rsid w:val="0AA1735B"/>
    <w:rsid w:val="0AA1FF8C"/>
    <w:rsid w:val="0AA75B68"/>
    <w:rsid w:val="0AAA4F82"/>
    <w:rsid w:val="0AAB1F2F"/>
    <w:rsid w:val="0AAC5165"/>
    <w:rsid w:val="0AAD3A0F"/>
    <w:rsid w:val="0AAE638D"/>
    <w:rsid w:val="0AB00218"/>
    <w:rsid w:val="0AB21031"/>
    <w:rsid w:val="0AB2DB95"/>
    <w:rsid w:val="0AB30535"/>
    <w:rsid w:val="0AB50E31"/>
    <w:rsid w:val="0AB72003"/>
    <w:rsid w:val="0AB7F52E"/>
    <w:rsid w:val="0AB9E4E6"/>
    <w:rsid w:val="0ABA9879"/>
    <w:rsid w:val="0AC363AC"/>
    <w:rsid w:val="0AC554CC"/>
    <w:rsid w:val="0AC6EE12"/>
    <w:rsid w:val="0AC88ECC"/>
    <w:rsid w:val="0ACB9DE8"/>
    <w:rsid w:val="0ACD4501"/>
    <w:rsid w:val="0ACE46F5"/>
    <w:rsid w:val="0ACE7093"/>
    <w:rsid w:val="0ACFBE62"/>
    <w:rsid w:val="0ACFE6F9"/>
    <w:rsid w:val="0AD0BEF1"/>
    <w:rsid w:val="0AD49320"/>
    <w:rsid w:val="0AD55672"/>
    <w:rsid w:val="0AD570BB"/>
    <w:rsid w:val="0AD710A6"/>
    <w:rsid w:val="0AD92DCC"/>
    <w:rsid w:val="0AD93012"/>
    <w:rsid w:val="0ADACB51"/>
    <w:rsid w:val="0ADBAD63"/>
    <w:rsid w:val="0ADBF445"/>
    <w:rsid w:val="0ADCF629"/>
    <w:rsid w:val="0AE1811D"/>
    <w:rsid w:val="0AE40DE2"/>
    <w:rsid w:val="0AE4C935"/>
    <w:rsid w:val="0AE95D76"/>
    <w:rsid w:val="0AEA4200"/>
    <w:rsid w:val="0AEB90EF"/>
    <w:rsid w:val="0AED794B"/>
    <w:rsid w:val="0AF2D124"/>
    <w:rsid w:val="0AF4B199"/>
    <w:rsid w:val="0AF62F4C"/>
    <w:rsid w:val="0AF96756"/>
    <w:rsid w:val="0AF9BD49"/>
    <w:rsid w:val="0AFBBD4B"/>
    <w:rsid w:val="0AFFB21A"/>
    <w:rsid w:val="0B02B54A"/>
    <w:rsid w:val="0B030F5F"/>
    <w:rsid w:val="0B036EA0"/>
    <w:rsid w:val="0B0466CE"/>
    <w:rsid w:val="0B0917F9"/>
    <w:rsid w:val="0B0A0DA9"/>
    <w:rsid w:val="0B0C5BEC"/>
    <w:rsid w:val="0B111BD0"/>
    <w:rsid w:val="0B113C27"/>
    <w:rsid w:val="0B1178B0"/>
    <w:rsid w:val="0B12F15F"/>
    <w:rsid w:val="0B1425D3"/>
    <w:rsid w:val="0B195855"/>
    <w:rsid w:val="0B1999B7"/>
    <w:rsid w:val="0B1D7EF8"/>
    <w:rsid w:val="0B1F975B"/>
    <w:rsid w:val="0B209E05"/>
    <w:rsid w:val="0B20C853"/>
    <w:rsid w:val="0B22B4F8"/>
    <w:rsid w:val="0B2A0D8F"/>
    <w:rsid w:val="0B2DF11F"/>
    <w:rsid w:val="0B2F97CB"/>
    <w:rsid w:val="0B2FE989"/>
    <w:rsid w:val="0B32D000"/>
    <w:rsid w:val="0B36E234"/>
    <w:rsid w:val="0B37D4BA"/>
    <w:rsid w:val="0B3EB857"/>
    <w:rsid w:val="0B42C5BA"/>
    <w:rsid w:val="0B4A7840"/>
    <w:rsid w:val="0B4ACF2F"/>
    <w:rsid w:val="0B4DD09C"/>
    <w:rsid w:val="0B55587D"/>
    <w:rsid w:val="0B56A586"/>
    <w:rsid w:val="0B56CC80"/>
    <w:rsid w:val="0B5A738A"/>
    <w:rsid w:val="0B5C7478"/>
    <w:rsid w:val="0B5DFA62"/>
    <w:rsid w:val="0B60B19E"/>
    <w:rsid w:val="0B61FDC7"/>
    <w:rsid w:val="0B6211BB"/>
    <w:rsid w:val="0B62310D"/>
    <w:rsid w:val="0B6412F1"/>
    <w:rsid w:val="0B658980"/>
    <w:rsid w:val="0B660368"/>
    <w:rsid w:val="0B662B49"/>
    <w:rsid w:val="0B69A97A"/>
    <w:rsid w:val="0B6A2878"/>
    <w:rsid w:val="0B6B23A1"/>
    <w:rsid w:val="0B6E2CB4"/>
    <w:rsid w:val="0B6F42C6"/>
    <w:rsid w:val="0B70672C"/>
    <w:rsid w:val="0B714B29"/>
    <w:rsid w:val="0B77CE77"/>
    <w:rsid w:val="0B7A90BC"/>
    <w:rsid w:val="0B7D34E5"/>
    <w:rsid w:val="0B800636"/>
    <w:rsid w:val="0B81ABBA"/>
    <w:rsid w:val="0B81BEBA"/>
    <w:rsid w:val="0B83C001"/>
    <w:rsid w:val="0B880D13"/>
    <w:rsid w:val="0B89083F"/>
    <w:rsid w:val="0B8C35DB"/>
    <w:rsid w:val="0B8E3F95"/>
    <w:rsid w:val="0B8E97E5"/>
    <w:rsid w:val="0B8FACD1"/>
    <w:rsid w:val="0B8FC72C"/>
    <w:rsid w:val="0B900D6F"/>
    <w:rsid w:val="0B906C35"/>
    <w:rsid w:val="0B92DE68"/>
    <w:rsid w:val="0B943D9D"/>
    <w:rsid w:val="0B96DDF8"/>
    <w:rsid w:val="0B982BEB"/>
    <w:rsid w:val="0B989FBF"/>
    <w:rsid w:val="0B99E39D"/>
    <w:rsid w:val="0B9CA02A"/>
    <w:rsid w:val="0BA4C6A5"/>
    <w:rsid w:val="0BAB8D1D"/>
    <w:rsid w:val="0BAC2C9E"/>
    <w:rsid w:val="0BAD451B"/>
    <w:rsid w:val="0BAF081C"/>
    <w:rsid w:val="0BB13DD9"/>
    <w:rsid w:val="0BB41A51"/>
    <w:rsid w:val="0BB56D12"/>
    <w:rsid w:val="0BB722C1"/>
    <w:rsid w:val="0BB7DAA0"/>
    <w:rsid w:val="0BBA9412"/>
    <w:rsid w:val="0BBCB56D"/>
    <w:rsid w:val="0BBCEC8B"/>
    <w:rsid w:val="0BBF3255"/>
    <w:rsid w:val="0BC66BAB"/>
    <w:rsid w:val="0BC6CE99"/>
    <w:rsid w:val="0BC6F742"/>
    <w:rsid w:val="0BC78289"/>
    <w:rsid w:val="0BC7FCBF"/>
    <w:rsid w:val="0BCDDA05"/>
    <w:rsid w:val="0BCF2136"/>
    <w:rsid w:val="0BD3CFB6"/>
    <w:rsid w:val="0BD63A25"/>
    <w:rsid w:val="0BD6E116"/>
    <w:rsid w:val="0BD994FA"/>
    <w:rsid w:val="0BDAFB19"/>
    <w:rsid w:val="0BDB50CA"/>
    <w:rsid w:val="0BDE481B"/>
    <w:rsid w:val="0BDFEDF9"/>
    <w:rsid w:val="0BE0916C"/>
    <w:rsid w:val="0BE1FF1B"/>
    <w:rsid w:val="0BEA0B76"/>
    <w:rsid w:val="0BEB482B"/>
    <w:rsid w:val="0BEC5832"/>
    <w:rsid w:val="0BF4C9DD"/>
    <w:rsid w:val="0BF64FA5"/>
    <w:rsid w:val="0BF7CF27"/>
    <w:rsid w:val="0BFF8B38"/>
    <w:rsid w:val="0C024002"/>
    <w:rsid w:val="0C088483"/>
    <w:rsid w:val="0C08E12A"/>
    <w:rsid w:val="0C0BE90B"/>
    <w:rsid w:val="0C0DE705"/>
    <w:rsid w:val="0C1073C7"/>
    <w:rsid w:val="0C12B2D8"/>
    <w:rsid w:val="0C1363D4"/>
    <w:rsid w:val="0C13BEE5"/>
    <w:rsid w:val="0C1657A7"/>
    <w:rsid w:val="0C179BD0"/>
    <w:rsid w:val="0C1DB8C9"/>
    <w:rsid w:val="0C2037F3"/>
    <w:rsid w:val="0C216162"/>
    <w:rsid w:val="0C23EE16"/>
    <w:rsid w:val="0C27CD82"/>
    <w:rsid w:val="0C27DBCD"/>
    <w:rsid w:val="0C27E701"/>
    <w:rsid w:val="0C296579"/>
    <w:rsid w:val="0C2B28E8"/>
    <w:rsid w:val="0C2D191C"/>
    <w:rsid w:val="0C32E7A5"/>
    <w:rsid w:val="0C35892F"/>
    <w:rsid w:val="0C3623B7"/>
    <w:rsid w:val="0C37AEE1"/>
    <w:rsid w:val="0C3A322A"/>
    <w:rsid w:val="0C40AB68"/>
    <w:rsid w:val="0C428477"/>
    <w:rsid w:val="0C44DD6F"/>
    <w:rsid w:val="0C472984"/>
    <w:rsid w:val="0C4FFDC7"/>
    <w:rsid w:val="0C50286A"/>
    <w:rsid w:val="0C5047A2"/>
    <w:rsid w:val="0C52F3B6"/>
    <w:rsid w:val="0C531EE9"/>
    <w:rsid w:val="0C562661"/>
    <w:rsid w:val="0C56E69F"/>
    <w:rsid w:val="0C586573"/>
    <w:rsid w:val="0C58AC05"/>
    <w:rsid w:val="0C5BE56C"/>
    <w:rsid w:val="0C5CCFD5"/>
    <w:rsid w:val="0C5F9477"/>
    <w:rsid w:val="0C60C619"/>
    <w:rsid w:val="0C62EBDD"/>
    <w:rsid w:val="0C654847"/>
    <w:rsid w:val="0C65AD01"/>
    <w:rsid w:val="0C70D25A"/>
    <w:rsid w:val="0C70E2AE"/>
    <w:rsid w:val="0C71D61E"/>
    <w:rsid w:val="0C7281A6"/>
    <w:rsid w:val="0C7382A7"/>
    <w:rsid w:val="0C7482E3"/>
    <w:rsid w:val="0C750073"/>
    <w:rsid w:val="0C7747B6"/>
    <w:rsid w:val="0C77C29E"/>
    <w:rsid w:val="0C7A47B9"/>
    <w:rsid w:val="0C7C111F"/>
    <w:rsid w:val="0C7D3C62"/>
    <w:rsid w:val="0C7EF3E2"/>
    <w:rsid w:val="0C804112"/>
    <w:rsid w:val="0C8B04C4"/>
    <w:rsid w:val="0C8B2E8F"/>
    <w:rsid w:val="0C8B9F25"/>
    <w:rsid w:val="0C93170A"/>
    <w:rsid w:val="0C9323F2"/>
    <w:rsid w:val="0C969238"/>
    <w:rsid w:val="0C96BBB5"/>
    <w:rsid w:val="0C9ACE1C"/>
    <w:rsid w:val="0C9BB3FD"/>
    <w:rsid w:val="0CA62AFE"/>
    <w:rsid w:val="0CA75F00"/>
    <w:rsid w:val="0CA86556"/>
    <w:rsid w:val="0CA88858"/>
    <w:rsid w:val="0CABEF07"/>
    <w:rsid w:val="0CAC064C"/>
    <w:rsid w:val="0CAE5D2E"/>
    <w:rsid w:val="0CAFEF9D"/>
    <w:rsid w:val="0CAFF634"/>
    <w:rsid w:val="0CB06E56"/>
    <w:rsid w:val="0CB51FB4"/>
    <w:rsid w:val="0CB67503"/>
    <w:rsid w:val="0CB92CC9"/>
    <w:rsid w:val="0CBCE06F"/>
    <w:rsid w:val="0CC20403"/>
    <w:rsid w:val="0CC5F38A"/>
    <w:rsid w:val="0CC6DBF0"/>
    <w:rsid w:val="0CC7D2DA"/>
    <w:rsid w:val="0CC7D87D"/>
    <w:rsid w:val="0CC85554"/>
    <w:rsid w:val="0CC942FC"/>
    <w:rsid w:val="0CD0E200"/>
    <w:rsid w:val="0CD29B50"/>
    <w:rsid w:val="0CD7FCED"/>
    <w:rsid w:val="0CDE0818"/>
    <w:rsid w:val="0CE106C3"/>
    <w:rsid w:val="0CE529ED"/>
    <w:rsid w:val="0CE6A67C"/>
    <w:rsid w:val="0CE9A277"/>
    <w:rsid w:val="0CECEEA3"/>
    <w:rsid w:val="0CF10134"/>
    <w:rsid w:val="0CF1250A"/>
    <w:rsid w:val="0CF1B9D1"/>
    <w:rsid w:val="0CFEE8B1"/>
    <w:rsid w:val="0CFEEF56"/>
    <w:rsid w:val="0CFF3033"/>
    <w:rsid w:val="0CFF696B"/>
    <w:rsid w:val="0D001EDB"/>
    <w:rsid w:val="0D03337F"/>
    <w:rsid w:val="0D038014"/>
    <w:rsid w:val="0D04F87D"/>
    <w:rsid w:val="0D05E9D7"/>
    <w:rsid w:val="0D06D556"/>
    <w:rsid w:val="0D09BB8C"/>
    <w:rsid w:val="0D102EF3"/>
    <w:rsid w:val="0D12D575"/>
    <w:rsid w:val="0D161AEB"/>
    <w:rsid w:val="0D17A8EE"/>
    <w:rsid w:val="0D17CCB0"/>
    <w:rsid w:val="0D1806D7"/>
    <w:rsid w:val="0D1A170D"/>
    <w:rsid w:val="0D1AB670"/>
    <w:rsid w:val="0D21349E"/>
    <w:rsid w:val="0D237D00"/>
    <w:rsid w:val="0D241780"/>
    <w:rsid w:val="0D286257"/>
    <w:rsid w:val="0D29945B"/>
    <w:rsid w:val="0D2BA948"/>
    <w:rsid w:val="0D2CD112"/>
    <w:rsid w:val="0D2DAEA2"/>
    <w:rsid w:val="0D2E8FD7"/>
    <w:rsid w:val="0D2F06E1"/>
    <w:rsid w:val="0D31BEF5"/>
    <w:rsid w:val="0D327316"/>
    <w:rsid w:val="0D32D079"/>
    <w:rsid w:val="0D34072A"/>
    <w:rsid w:val="0D343998"/>
    <w:rsid w:val="0D390036"/>
    <w:rsid w:val="0D3A4D98"/>
    <w:rsid w:val="0D3AEAE2"/>
    <w:rsid w:val="0D3D5D95"/>
    <w:rsid w:val="0D40888D"/>
    <w:rsid w:val="0D43E2B3"/>
    <w:rsid w:val="0D44A5ED"/>
    <w:rsid w:val="0D44FE9F"/>
    <w:rsid w:val="0D457052"/>
    <w:rsid w:val="0D464414"/>
    <w:rsid w:val="0D46486E"/>
    <w:rsid w:val="0D4B5F63"/>
    <w:rsid w:val="0D4DB1B7"/>
    <w:rsid w:val="0D4FD74D"/>
    <w:rsid w:val="0D517DCD"/>
    <w:rsid w:val="0D55C4F8"/>
    <w:rsid w:val="0D561D13"/>
    <w:rsid w:val="0D58AF5A"/>
    <w:rsid w:val="0D5F48FD"/>
    <w:rsid w:val="0D633801"/>
    <w:rsid w:val="0D63EB43"/>
    <w:rsid w:val="0D65A57B"/>
    <w:rsid w:val="0D667091"/>
    <w:rsid w:val="0D6781E5"/>
    <w:rsid w:val="0D68DEDA"/>
    <w:rsid w:val="0D69B992"/>
    <w:rsid w:val="0D69C576"/>
    <w:rsid w:val="0D6A8365"/>
    <w:rsid w:val="0D6BC072"/>
    <w:rsid w:val="0D6BD1C8"/>
    <w:rsid w:val="0D6DBCFC"/>
    <w:rsid w:val="0D6E5EC4"/>
    <w:rsid w:val="0D6E701E"/>
    <w:rsid w:val="0D6FBFA9"/>
    <w:rsid w:val="0D70E41F"/>
    <w:rsid w:val="0D717465"/>
    <w:rsid w:val="0D725566"/>
    <w:rsid w:val="0D744A54"/>
    <w:rsid w:val="0D75655B"/>
    <w:rsid w:val="0D76572D"/>
    <w:rsid w:val="0D81A8E6"/>
    <w:rsid w:val="0D81D3E2"/>
    <w:rsid w:val="0D847D25"/>
    <w:rsid w:val="0D85E883"/>
    <w:rsid w:val="0D86E772"/>
    <w:rsid w:val="0D87744D"/>
    <w:rsid w:val="0D883258"/>
    <w:rsid w:val="0D88524C"/>
    <w:rsid w:val="0D8AA958"/>
    <w:rsid w:val="0D8E1EA9"/>
    <w:rsid w:val="0D8F97B5"/>
    <w:rsid w:val="0D915AD7"/>
    <w:rsid w:val="0D9647A0"/>
    <w:rsid w:val="0D99A216"/>
    <w:rsid w:val="0D9A4DAE"/>
    <w:rsid w:val="0D9EBB21"/>
    <w:rsid w:val="0D9F76F8"/>
    <w:rsid w:val="0DA39E69"/>
    <w:rsid w:val="0DA3EB6D"/>
    <w:rsid w:val="0DA5FC79"/>
    <w:rsid w:val="0DA7785D"/>
    <w:rsid w:val="0DAA23DA"/>
    <w:rsid w:val="0DAACBA3"/>
    <w:rsid w:val="0DAD2184"/>
    <w:rsid w:val="0DAF04D3"/>
    <w:rsid w:val="0DAF3229"/>
    <w:rsid w:val="0DAFD536"/>
    <w:rsid w:val="0DB196C6"/>
    <w:rsid w:val="0DBBF9CC"/>
    <w:rsid w:val="0DBD25F0"/>
    <w:rsid w:val="0DBD7608"/>
    <w:rsid w:val="0DBFF6BC"/>
    <w:rsid w:val="0DC95989"/>
    <w:rsid w:val="0DCA07C3"/>
    <w:rsid w:val="0DCE2340"/>
    <w:rsid w:val="0DD3ACC7"/>
    <w:rsid w:val="0DD4D92D"/>
    <w:rsid w:val="0DD5444C"/>
    <w:rsid w:val="0DD5BC47"/>
    <w:rsid w:val="0DD77EFB"/>
    <w:rsid w:val="0DD85BA3"/>
    <w:rsid w:val="0DD9ED8E"/>
    <w:rsid w:val="0DDA8A50"/>
    <w:rsid w:val="0DDC74D8"/>
    <w:rsid w:val="0DDCDE2E"/>
    <w:rsid w:val="0DDFA3F9"/>
    <w:rsid w:val="0DE29D7C"/>
    <w:rsid w:val="0DE7058B"/>
    <w:rsid w:val="0DE99A40"/>
    <w:rsid w:val="0DE9CC25"/>
    <w:rsid w:val="0DEA5842"/>
    <w:rsid w:val="0DEB015B"/>
    <w:rsid w:val="0DF043FD"/>
    <w:rsid w:val="0DF10E63"/>
    <w:rsid w:val="0DF3721D"/>
    <w:rsid w:val="0DF3CA28"/>
    <w:rsid w:val="0DF47CD0"/>
    <w:rsid w:val="0DF52EAC"/>
    <w:rsid w:val="0DF64136"/>
    <w:rsid w:val="0DF6B611"/>
    <w:rsid w:val="0DF78982"/>
    <w:rsid w:val="0DF8C5A8"/>
    <w:rsid w:val="0DF9E532"/>
    <w:rsid w:val="0DFAAAA8"/>
    <w:rsid w:val="0DFED0E3"/>
    <w:rsid w:val="0E04C71C"/>
    <w:rsid w:val="0E0BCB9D"/>
    <w:rsid w:val="0E0F3F4D"/>
    <w:rsid w:val="0E0FB6C5"/>
    <w:rsid w:val="0E10FCA5"/>
    <w:rsid w:val="0E14F776"/>
    <w:rsid w:val="0E1601B2"/>
    <w:rsid w:val="0E16743B"/>
    <w:rsid w:val="0E174036"/>
    <w:rsid w:val="0E1A68E8"/>
    <w:rsid w:val="0E1ABD43"/>
    <w:rsid w:val="0E1BF783"/>
    <w:rsid w:val="0E1CECAD"/>
    <w:rsid w:val="0E1DAF85"/>
    <w:rsid w:val="0E1FBE3A"/>
    <w:rsid w:val="0E1FD37A"/>
    <w:rsid w:val="0E220D00"/>
    <w:rsid w:val="0E250378"/>
    <w:rsid w:val="0E252358"/>
    <w:rsid w:val="0E282E57"/>
    <w:rsid w:val="0E2ACD7A"/>
    <w:rsid w:val="0E2B4A90"/>
    <w:rsid w:val="0E2BE0BF"/>
    <w:rsid w:val="0E2E41F1"/>
    <w:rsid w:val="0E2F472B"/>
    <w:rsid w:val="0E325069"/>
    <w:rsid w:val="0E359B70"/>
    <w:rsid w:val="0E36B6DC"/>
    <w:rsid w:val="0E378C94"/>
    <w:rsid w:val="0E3E5C9C"/>
    <w:rsid w:val="0E3E88AC"/>
    <w:rsid w:val="0E3EBD9F"/>
    <w:rsid w:val="0E3EECED"/>
    <w:rsid w:val="0E40793A"/>
    <w:rsid w:val="0E4155CB"/>
    <w:rsid w:val="0E431278"/>
    <w:rsid w:val="0E4488CA"/>
    <w:rsid w:val="0E44A21C"/>
    <w:rsid w:val="0E459387"/>
    <w:rsid w:val="0E461C35"/>
    <w:rsid w:val="0E465F7D"/>
    <w:rsid w:val="0E46BC42"/>
    <w:rsid w:val="0E4E56F8"/>
    <w:rsid w:val="0E504E21"/>
    <w:rsid w:val="0E518129"/>
    <w:rsid w:val="0E52BA8F"/>
    <w:rsid w:val="0E55C138"/>
    <w:rsid w:val="0E590E05"/>
    <w:rsid w:val="0E5A837B"/>
    <w:rsid w:val="0E5C746A"/>
    <w:rsid w:val="0E5CBEAA"/>
    <w:rsid w:val="0E5EC70B"/>
    <w:rsid w:val="0E602126"/>
    <w:rsid w:val="0E649A39"/>
    <w:rsid w:val="0E6591E1"/>
    <w:rsid w:val="0E66AC59"/>
    <w:rsid w:val="0E6A928A"/>
    <w:rsid w:val="0E6B1F99"/>
    <w:rsid w:val="0E6D30C9"/>
    <w:rsid w:val="0E6DD13A"/>
    <w:rsid w:val="0E6E9774"/>
    <w:rsid w:val="0E6E995D"/>
    <w:rsid w:val="0E70909D"/>
    <w:rsid w:val="0E7262E6"/>
    <w:rsid w:val="0E7866D6"/>
    <w:rsid w:val="0E7B59EE"/>
    <w:rsid w:val="0E7E811F"/>
    <w:rsid w:val="0E83C84E"/>
    <w:rsid w:val="0E844D06"/>
    <w:rsid w:val="0E88F5A4"/>
    <w:rsid w:val="0E8A43F4"/>
    <w:rsid w:val="0E8AA00C"/>
    <w:rsid w:val="0E8BF9C8"/>
    <w:rsid w:val="0E8E96BD"/>
    <w:rsid w:val="0E8FD247"/>
    <w:rsid w:val="0E967818"/>
    <w:rsid w:val="0E9C0634"/>
    <w:rsid w:val="0E9D0471"/>
    <w:rsid w:val="0EA033D3"/>
    <w:rsid w:val="0EA4C689"/>
    <w:rsid w:val="0EA57535"/>
    <w:rsid w:val="0EA63D42"/>
    <w:rsid w:val="0EA770A5"/>
    <w:rsid w:val="0EABCF29"/>
    <w:rsid w:val="0EAF1614"/>
    <w:rsid w:val="0EAFA57C"/>
    <w:rsid w:val="0EB4F8D1"/>
    <w:rsid w:val="0EB6968D"/>
    <w:rsid w:val="0EB69EC7"/>
    <w:rsid w:val="0EB9DE6B"/>
    <w:rsid w:val="0EBBC3D7"/>
    <w:rsid w:val="0EBCDCC0"/>
    <w:rsid w:val="0EBEA2E7"/>
    <w:rsid w:val="0EBEC79D"/>
    <w:rsid w:val="0EBF24B8"/>
    <w:rsid w:val="0EBFEC81"/>
    <w:rsid w:val="0EC213BA"/>
    <w:rsid w:val="0EC284A8"/>
    <w:rsid w:val="0EC52E2A"/>
    <w:rsid w:val="0EC54253"/>
    <w:rsid w:val="0EC63529"/>
    <w:rsid w:val="0EC6A1C0"/>
    <w:rsid w:val="0EC832DB"/>
    <w:rsid w:val="0ECA318F"/>
    <w:rsid w:val="0ECEDB40"/>
    <w:rsid w:val="0ED37A75"/>
    <w:rsid w:val="0EDA0FBD"/>
    <w:rsid w:val="0EDE8090"/>
    <w:rsid w:val="0EDF199D"/>
    <w:rsid w:val="0EDF9D2A"/>
    <w:rsid w:val="0EE01E1D"/>
    <w:rsid w:val="0EE085D2"/>
    <w:rsid w:val="0EE28C41"/>
    <w:rsid w:val="0EE45573"/>
    <w:rsid w:val="0EE6FE67"/>
    <w:rsid w:val="0EF3F214"/>
    <w:rsid w:val="0EF5483C"/>
    <w:rsid w:val="0EF61C76"/>
    <w:rsid w:val="0EF92F5C"/>
    <w:rsid w:val="0EFC12CA"/>
    <w:rsid w:val="0EFF82CD"/>
    <w:rsid w:val="0EFFAA7B"/>
    <w:rsid w:val="0F011D65"/>
    <w:rsid w:val="0F014957"/>
    <w:rsid w:val="0F016820"/>
    <w:rsid w:val="0F02C89F"/>
    <w:rsid w:val="0F02D134"/>
    <w:rsid w:val="0F03D6D0"/>
    <w:rsid w:val="0F04169C"/>
    <w:rsid w:val="0F045B45"/>
    <w:rsid w:val="0F048F59"/>
    <w:rsid w:val="0F05D140"/>
    <w:rsid w:val="0F091A98"/>
    <w:rsid w:val="0F0A78AD"/>
    <w:rsid w:val="0F0DFB45"/>
    <w:rsid w:val="0F157F7C"/>
    <w:rsid w:val="0F16F568"/>
    <w:rsid w:val="0F193A40"/>
    <w:rsid w:val="0F1A36EC"/>
    <w:rsid w:val="0F1EEDEE"/>
    <w:rsid w:val="0F1FE169"/>
    <w:rsid w:val="0F20348B"/>
    <w:rsid w:val="0F207774"/>
    <w:rsid w:val="0F222893"/>
    <w:rsid w:val="0F24D2F8"/>
    <w:rsid w:val="0F2574BC"/>
    <w:rsid w:val="0F2844CB"/>
    <w:rsid w:val="0F28AA23"/>
    <w:rsid w:val="0F2B04D2"/>
    <w:rsid w:val="0F3042F9"/>
    <w:rsid w:val="0F3131DF"/>
    <w:rsid w:val="0F319E9E"/>
    <w:rsid w:val="0F32BA18"/>
    <w:rsid w:val="0F3432E0"/>
    <w:rsid w:val="0F347674"/>
    <w:rsid w:val="0F3579DC"/>
    <w:rsid w:val="0F376F6B"/>
    <w:rsid w:val="0F3A0B0E"/>
    <w:rsid w:val="0F3A17BD"/>
    <w:rsid w:val="0F3B8D52"/>
    <w:rsid w:val="0F3D17D1"/>
    <w:rsid w:val="0F3F2327"/>
    <w:rsid w:val="0F44FB4C"/>
    <w:rsid w:val="0F46A568"/>
    <w:rsid w:val="0F479F62"/>
    <w:rsid w:val="0F496B56"/>
    <w:rsid w:val="0F49A1B6"/>
    <w:rsid w:val="0F4BC21C"/>
    <w:rsid w:val="0F4D233E"/>
    <w:rsid w:val="0F50452A"/>
    <w:rsid w:val="0F563F8D"/>
    <w:rsid w:val="0F571777"/>
    <w:rsid w:val="0F57B4CB"/>
    <w:rsid w:val="0F5D3910"/>
    <w:rsid w:val="0F5DAE5A"/>
    <w:rsid w:val="0F62A4F6"/>
    <w:rsid w:val="0F643730"/>
    <w:rsid w:val="0F64EAE1"/>
    <w:rsid w:val="0F654A6C"/>
    <w:rsid w:val="0F6615E9"/>
    <w:rsid w:val="0F665D69"/>
    <w:rsid w:val="0F67ABC0"/>
    <w:rsid w:val="0F68D3E9"/>
    <w:rsid w:val="0F6A3E19"/>
    <w:rsid w:val="0F6C8A7D"/>
    <w:rsid w:val="0F6CE4CF"/>
    <w:rsid w:val="0F6D3B98"/>
    <w:rsid w:val="0F6E7155"/>
    <w:rsid w:val="0F6EB78C"/>
    <w:rsid w:val="0F705225"/>
    <w:rsid w:val="0F721654"/>
    <w:rsid w:val="0F725E7D"/>
    <w:rsid w:val="0F72D712"/>
    <w:rsid w:val="0F761F6F"/>
    <w:rsid w:val="0F767A34"/>
    <w:rsid w:val="0F782FA2"/>
    <w:rsid w:val="0F79C68A"/>
    <w:rsid w:val="0F7B43F0"/>
    <w:rsid w:val="0F7D0FBC"/>
    <w:rsid w:val="0F7F0ABC"/>
    <w:rsid w:val="0F8301BC"/>
    <w:rsid w:val="0F87110C"/>
    <w:rsid w:val="0F879516"/>
    <w:rsid w:val="0F88C9E3"/>
    <w:rsid w:val="0F895181"/>
    <w:rsid w:val="0F8A6769"/>
    <w:rsid w:val="0F8A9478"/>
    <w:rsid w:val="0F90C9F1"/>
    <w:rsid w:val="0F9233F9"/>
    <w:rsid w:val="0F937A73"/>
    <w:rsid w:val="0F942945"/>
    <w:rsid w:val="0F94FE2A"/>
    <w:rsid w:val="0F96BA69"/>
    <w:rsid w:val="0F974A08"/>
    <w:rsid w:val="0F9776E3"/>
    <w:rsid w:val="0F9878F0"/>
    <w:rsid w:val="0F9A4FB9"/>
    <w:rsid w:val="0F9A5DD5"/>
    <w:rsid w:val="0F9CDEB1"/>
    <w:rsid w:val="0F9D7790"/>
    <w:rsid w:val="0F9E4888"/>
    <w:rsid w:val="0FA18965"/>
    <w:rsid w:val="0FA19A8D"/>
    <w:rsid w:val="0FA5ACE4"/>
    <w:rsid w:val="0FA6DE1D"/>
    <w:rsid w:val="0FAE89C6"/>
    <w:rsid w:val="0FAEA910"/>
    <w:rsid w:val="0FAF5E0B"/>
    <w:rsid w:val="0FAF6360"/>
    <w:rsid w:val="0FB0A422"/>
    <w:rsid w:val="0FB357D1"/>
    <w:rsid w:val="0FB488DB"/>
    <w:rsid w:val="0FB524AC"/>
    <w:rsid w:val="0FB7D181"/>
    <w:rsid w:val="0FB8F583"/>
    <w:rsid w:val="0FBA3435"/>
    <w:rsid w:val="0FBFBA83"/>
    <w:rsid w:val="0FC2D1B6"/>
    <w:rsid w:val="0FC3ABDE"/>
    <w:rsid w:val="0FC50E66"/>
    <w:rsid w:val="0FC664C3"/>
    <w:rsid w:val="0FC75188"/>
    <w:rsid w:val="0FC760EF"/>
    <w:rsid w:val="0FCE322E"/>
    <w:rsid w:val="0FCF7867"/>
    <w:rsid w:val="0FCFC9F2"/>
    <w:rsid w:val="0FD80A09"/>
    <w:rsid w:val="0FD87216"/>
    <w:rsid w:val="0FD9C6C5"/>
    <w:rsid w:val="0FDABCEE"/>
    <w:rsid w:val="0FDEE2D9"/>
    <w:rsid w:val="0FE523BE"/>
    <w:rsid w:val="0FECCA9C"/>
    <w:rsid w:val="0FEEBC77"/>
    <w:rsid w:val="0FF02DE6"/>
    <w:rsid w:val="0FF3DD38"/>
    <w:rsid w:val="0FF48EA2"/>
    <w:rsid w:val="0FF5CA71"/>
    <w:rsid w:val="0FF81EA6"/>
    <w:rsid w:val="0FF947C3"/>
    <w:rsid w:val="0FFDC4C9"/>
    <w:rsid w:val="0FFE525F"/>
    <w:rsid w:val="0FFEEB45"/>
    <w:rsid w:val="1000C237"/>
    <w:rsid w:val="1002D2EC"/>
    <w:rsid w:val="1003324C"/>
    <w:rsid w:val="10038255"/>
    <w:rsid w:val="1003CC80"/>
    <w:rsid w:val="10090BA4"/>
    <w:rsid w:val="100ACBF0"/>
    <w:rsid w:val="100DC587"/>
    <w:rsid w:val="100EC107"/>
    <w:rsid w:val="100EEFDF"/>
    <w:rsid w:val="1010C83C"/>
    <w:rsid w:val="1012DBB7"/>
    <w:rsid w:val="10133189"/>
    <w:rsid w:val="1019B2AF"/>
    <w:rsid w:val="1019E053"/>
    <w:rsid w:val="101E68E8"/>
    <w:rsid w:val="101EB65C"/>
    <w:rsid w:val="101FFAF7"/>
    <w:rsid w:val="1027C1A2"/>
    <w:rsid w:val="1031EC58"/>
    <w:rsid w:val="10325DAE"/>
    <w:rsid w:val="103AD42A"/>
    <w:rsid w:val="103CBB22"/>
    <w:rsid w:val="103F6D8D"/>
    <w:rsid w:val="1042DCC6"/>
    <w:rsid w:val="1044761F"/>
    <w:rsid w:val="10460B93"/>
    <w:rsid w:val="1052EDAD"/>
    <w:rsid w:val="1055C130"/>
    <w:rsid w:val="1059CFA7"/>
    <w:rsid w:val="105A8577"/>
    <w:rsid w:val="105AA41A"/>
    <w:rsid w:val="105C41B0"/>
    <w:rsid w:val="105FDD52"/>
    <w:rsid w:val="10600319"/>
    <w:rsid w:val="1061E5A1"/>
    <w:rsid w:val="10677B17"/>
    <w:rsid w:val="10683786"/>
    <w:rsid w:val="106BF47F"/>
    <w:rsid w:val="107159EE"/>
    <w:rsid w:val="10746E13"/>
    <w:rsid w:val="10798733"/>
    <w:rsid w:val="10855DC5"/>
    <w:rsid w:val="1085B28F"/>
    <w:rsid w:val="108AEDF9"/>
    <w:rsid w:val="108B10E3"/>
    <w:rsid w:val="108D5BB9"/>
    <w:rsid w:val="108EFED3"/>
    <w:rsid w:val="108FB5C2"/>
    <w:rsid w:val="10902719"/>
    <w:rsid w:val="10907689"/>
    <w:rsid w:val="1091F30D"/>
    <w:rsid w:val="1095E8D1"/>
    <w:rsid w:val="1097689F"/>
    <w:rsid w:val="109804A9"/>
    <w:rsid w:val="10997211"/>
    <w:rsid w:val="10A346BA"/>
    <w:rsid w:val="10A3C5D5"/>
    <w:rsid w:val="10A63188"/>
    <w:rsid w:val="10A9FF06"/>
    <w:rsid w:val="10AB6E72"/>
    <w:rsid w:val="10AB7A84"/>
    <w:rsid w:val="10ABE3EC"/>
    <w:rsid w:val="10ACEB2E"/>
    <w:rsid w:val="10AD825E"/>
    <w:rsid w:val="10AFC051"/>
    <w:rsid w:val="10B19661"/>
    <w:rsid w:val="10B2D1F9"/>
    <w:rsid w:val="10B37F19"/>
    <w:rsid w:val="10B8FEAD"/>
    <w:rsid w:val="10BA68C1"/>
    <w:rsid w:val="10BB112F"/>
    <w:rsid w:val="10BDA142"/>
    <w:rsid w:val="10BF76DC"/>
    <w:rsid w:val="10C353DF"/>
    <w:rsid w:val="10C484F1"/>
    <w:rsid w:val="10C5D1B2"/>
    <w:rsid w:val="10C6DF38"/>
    <w:rsid w:val="10C7EC20"/>
    <w:rsid w:val="10CBD28A"/>
    <w:rsid w:val="10CD66A7"/>
    <w:rsid w:val="10D19AD7"/>
    <w:rsid w:val="10D3B8FD"/>
    <w:rsid w:val="10D40F52"/>
    <w:rsid w:val="10D63AED"/>
    <w:rsid w:val="10DB0B97"/>
    <w:rsid w:val="10E29C0C"/>
    <w:rsid w:val="10E52225"/>
    <w:rsid w:val="10E7091C"/>
    <w:rsid w:val="10E83489"/>
    <w:rsid w:val="10E8825A"/>
    <w:rsid w:val="10E8F39F"/>
    <w:rsid w:val="10EE8E93"/>
    <w:rsid w:val="10F1C98F"/>
    <w:rsid w:val="10F24FB2"/>
    <w:rsid w:val="10F3A017"/>
    <w:rsid w:val="10F71795"/>
    <w:rsid w:val="10F8391E"/>
    <w:rsid w:val="10FB3480"/>
    <w:rsid w:val="10FC4AB2"/>
    <w:rsid w:val="10FC935F"/>
    <w:rsid w:val="10FF6BC1"/>
    <w:rsid w:val="11005052"/>
    <w:rsid w:val="1100F8CC"/>
    <w:rsid w:val="1102225A"/>
    <w:rsid w:val="11025B24"/>
    <w:rsid w:val="110462B6"/>
    <w:rsid w:val="11059841"/>
    <w:rsid w:val="110A67BA"/>
    <w:rsid w:val="110C23CD"/>
    <w:rsid w:val="11139D4C"/>
    <w:rsid w:val="11159FA8"/>
    <w:rsid w:val="11162B9B"/>
    <w:rsid w:val="111849BF"/>
    <w:rsid w:val="111A0FE2"/>
    <w:rsid w:val="111ED21D"/>
    <w:rsid w:val="111F1BF9"/>
    <w:rsid w:val="11201C27"/>
    <w:rsid w:val="1124E3CB"/>
    <w:rsid w:val="11266920"/>
    <w:rsid w:val="11290916"/>
    <w:rsid w:val="112927B4"/>
    <w:rsid w:val="112B118A"/>
    <w:rsid w:val="112F859E"/>
    <w:rsid w:val="1132131A"/>
    <w:rsid w:val="11336D06"/>
    <w:rsid w:val="1134F561"/>
    <w:rsid w:val="1136F657"/>
    <w:rsid w:val="11386837"/>
    <w:rsid w:val="113A8ED0"/>
    <w:rsid w:val="113B04EF"/>
    <w:rsid w:val="113D047C"/>
    <w:rsid w:val="11405F94"/>
    <w:rsid w:val="1143B962"/>
    <w:rsid w:val="1144EBE5"/>
    <w:rsid w:val="1149BCF7"/>
    <w:rsid w:val="114A5B71"/>
    <w:rsid w:val="114EE320"/>
    <w:rsid w:val="114FF653"/>
    <w:rsid w:val="11513831"/>
    <w:rsid w:val="1153A8B4"/>
    <w:rsid w:val="11548A55"/>
    <w:rsid w:val="11550D1F"/>
    <w:rsid w:val="1155DDF1"/>
    <w:rsid w:val="1157743C"/>
    <w:rsid w:val="115BD5C7"/>
    <w:rsid w:val="116235A4"/>
    <w:rsid w:val="1163A12D"/>
    <w:rsid w:val="11647A44"/>
    <w:rsid w:val="11685C97"/>
    <w:rsid w:val="116A002E"/>
    <w:rsid w:val="116C590F"/>
    <w:rsid w:val="116CD2AD"/>
    <w:rsid w:val="1170661B"/>
    <w:rsid w:val="11716611"/>
    <w:rsid w:val="117294D5"/>
    <w:rsid w:val="1177AA05"/>
    <w:rsid w:val="1178D921"/>
    <w:rsid w:val="117BA73D"/>
    <w:rsid w:val="117E0210"/>
    <w:rsid w:val="1180D2EB"/>
    <w:rsid w:val="11816F89"/>
    <w:rsid w:val="1182AD4C"/>
    <w:rsid w:val="1184AB7D"/>
    <w:rsid w:val="1184ED02"/>
    <w:rsid w:val="11865281"/>
    <w:rsid w:val="118A4C32"/>
    <w:rsid w:val="118ABBCF"/>
    <w:rsid w:val="118AD456"/>
    <w:rsid w:val="1190F0DB"/>
    <w:rsid w:val="11943D5A"/>
    <w:rsid w:val="1194ACAB"/>
    <w:rsid w:val="11983817"/>
    <w:rsid w:val="119CCA58"/>
    <w:rsid w:val="119D708C"/>
    <w:rsid w:val="119F62C4"/>
    <w:rsid w:val="11A1143B"/>
    <w:rsid w:val="11A147E6"/>
    <w:rsid w:val="11A40302"/>
    <w:rsid w:val="11A45C9B"/>
    <w:rsid w:val="11A4DC43"/>
    <w:rsid w:val="11A7BBE7"/>
    <w:rsid w:val="11A95CF7"/>
    <w:rsid w:val="11AC0813"/>
    <w:rsid w:val="11AFDD95"/>
    <w:rsid w:val="11B25CEA"/>
    <w:rsid w:val="11B3D7D0"/>
    <w:rsid w:val="11B88EB4"/>
    <w:rsid w:val="11B95263"/>
    <w:rsid w:val="11BC4CA2"/>
    <w:rsid w:val="11BC7BA1"/>
    <w:rsid w:val="11BE682D"/>
    <w:rsid w:val="11C05C88"/>
    <w:rsid w:val="11C1DBB6"/>
    <w:rsid w:val="11C2870F"/>
    <w:rsid w:val="11C902CD"/>
    <w:rsid w:val="11CCAA3C"/>
    <w:rsid w:val="11D1ADA4"/>
    <w:rsid w:val="11D1B0B4"/>
    <w:rsid w:val="11D5F7D0"/>
    <w:rsid w:val="11DBD580"/>
    <w:rsid w:val="11DC6EE8"/>
    <w:rsid w:val="11DD11D7"/>
    <w:rsid w:val="11DE7924"/>
    <w:rsid w:val="11DFDD9E"/>
    <w:rsid w:val="11E230C3"/>
    <w:rsid w:val="11E35439"/>
    <w:rsid w:val="11E73F4F"/>
    <w:rsid w:val="11ED930F"/>
    <w:rsid w:val="11EF285C"/>
    <w:rsid w:val="11F54AC2"/>
    <w:rsid w:val="11F5BEF3"/>
    <w:rsid w:val="11F6702F"/>
    <w:rsid w:val="11F75918"/>
    <w:rsid w:val="11F8AD35"/>
    <w:rsid w:val="11FC2B7B"/>
    <w:rsid w:val="11FDD582"/>
    <w:rsid w:val="1205BEF3"/>
    <w:rsid w:val="12079895"/>
    <w:rsid w:val="120A1707"/>
    <w:rsid w:val="120B7A4F"/>
    <w:rsid w:val="120F21A5"/>
    <w:rsid w:val="121540F1"/>
    <w:rsid w:val="1215E05C"/>
    <w:rsid w:val="1218BF68"/>
    <w:rsid w:val="1219F118"/>
    <w:rsid w:val="121AACAD"/>
    <w:rsid w:val="121BD482"/>
    <w:rsid w:val="121C63C1"/>
    <w:rsid w:val="121DC955"/>
    <w:rsid w:val="12210275"/>
    <w:rsid w:val="122167B3"/>
    <w:rsid w:val="1222BB96"/>
    <w:rsid w:val="12266104"/>
    <w:rsid w:val="12282F74"/>
    <w:rsid w:val="1228A444"/>
    <w:rsid w:val="122952FE"/>
    <w:rsid w:val="122A12B8"/>
    <w:rsid w:val="122A4499"/>
    <w:rsid w:val="122E60D2"/>
    <w:rsid w:val="122FD729"/>
    <w:rsid w:val="1230D01E"/>
    <w:rsid w:val="123455D3"/>
    <w:rsid w:val="12384794"/>
    <w:rsid w:val="123A63BF"/>
    <w:rsid w:val="123B75F5"/>
    <w:rsid w:val="12410BD1"/>
    <w:rsid w:val="124132DF"/>
    <w:rsid w:val="1242BA2D"/>
    <w:rsid w:val="12444DC4"/>
    <w:rsid w:val="1245501F"/>
    <w:rsid w:val="12464A1F"/>
    <w:rsid w:val="1246B859"/>
    <w:rsid w:val="1247C8D4"/>
    <w:rsid w:val="124905C0"/>
    <w:rsid w:val="124A1E94"/>
    <w:rsid w:val="124D5661"/>
    <w:rsid w:val="124F15F0"/>
    <w:rsid w:val="12508BB1"/>
    <w:rsid w:val="1251130C"/>
    <w:rsid w:val="1253D55A"/>
    <w:rsid w:val="12556F8C"/>
    <w:rsid w:val="12602E67"/>
    <w:rsid w:val="1260D58E"/>
    <w:rsid w:val="12656469"/>
    <w:rsid w:val="1267E3BB"/>
    <w:rsid w:val="126BF89C"/>
    <w:rsid w:val="126DD3FD"/>
    <w:rsid w:val="126F3FA8"/>
    <w:rsid w:val="12711B71"/>
    <w:rsid w:val="127146FD"/>
    <w:rsid w:val="12715E1A"/>
    <w:rsid w:val="12721F43"/>
    <w:rsid w:val="12769B82"/>
    <w:rsid w:val="1279D014"/>
    <w:rsid w:val="127C7756"/>
    <w:rsid w:val="127D500E"/>
    <w:rsid w:val="127D6FCD"/>
    <w:rsid w:val="127FF961"/>
    <w:rsid w:val="1285F1D7"/>
    <w:rsid w:val="128946AF"/>
    <w:rsid w:val="128E05E3"/>
    <w:rsid w:val="12901D0C"/>
    <w:rsid w:val="12916D52"/>
    <w:rsid w:val="12959427"/>
    <w:rsid w:val="129AAA03"/>
    <w:rsid w:val="129D940D"/>
    <w:rsid w:val="129E8785"/>
    <w:rsid w:val="129F4F7B"/>
    <w:rsid w:val="12A07E93"/>
    <w:rsid w:val="12A1AC76"/>
    <w:rsid w:val="12A26CC8"/>
    <w:rsid w:val="12A2A038"/>
    <w:rsid w:val="12ACCF19"/>
    <w:rsid w:val="12ACD046"/>
    <w:rsid w:val="12AE1AF6"/>
    <w:rsid w:val="12AE52C5"/>
    <w:rsid w:val="12AFA05E"/>
    <w:rsid w:val="12B2BA22"/>
    <w:rsid w:val="12B2CB90"/>
    <w:rsid w:val="12B345E3"/>
    <w:rsid w:val="12B4A271"/>
    <w:rsid w:val="12B4F2DE"/>
    <w:rsid w:val="12B5CC0B"/>
    <w:rsid w:val="12B646ED"/>
    <w:rsid w:val="12BDED7A"/>
    <w:rsid w:val="12BE47B6"/>
    <w:rsid w:val="12C25A8F"/>
    <w:rsid w:val="12C341D5"/>
    <w:rsid w:val="12C3606E"/>
    <w:rsid w:val="12C3B821"/>
    <w:rsid w:val="12C45BED"/>
    <w:rsid w:val="12C4D3EF"/>
    <w:rsid w:val="12C666A5"/>
    <w:rsid w:val="12C94FA1"/>
    <w:rsid w:val="12CB30BD"/>
    <w:rsid w:val="12CB6655"/>
    <w:rsid w:val="12CCAE9A"/>
    <w:rsid w:val="12CDB3EB"/>
    <w:rsid w:val="12D2A07F"/>
    <w:rsid w:val="12D840FD"/>
    <w:rsid w:val="12DA9278"/>
    <w:rsid w:val="12DF3A06"/>
    <w:rsid w:val="12E67636"/>
    <w:rsid w:val="12E7EFB4"/>
    <w:rsid w:val="12E8E502"/>
    <w:rsid w:val="12E91510"/>
    <w:rsid w:val="12E9BAF6"/>
    <w:rsid w:val="12EC7C00"/>
    <w:rsid w:val="12ECAF9F"/>
    <w:rsid w:val="12EE28DB"/>
    <w:rsid w:val="12EED60F"/>
    <w:rsid w:val="12EEF87A"/>
    <w:rsid w:val="12F26FCB"/>
    <w:rsid w:val="12F47F8D"/>
    <w:rsid w:val="12F491E2"/>
    <w:rsid w:val="12F5FC8C"/>
    <w:rsid w:val="12F68733"/>
    <w:rsid w:val="12F79618"/>
    <w:rsid w:val="12F9232E"/>
    <w:rsid w:val="12FCF049"/>
    <w:rsid w:val="13026E3A"/>
    <w:rsid w:val="13045172"/>
    <w:rsid w:val="1307EF82"/>
    <w:rsid w:val="130D55D5"/>
    <w:rsid w:val="130E4331"/>
    <w:rsid w:val="13117E87"/>
    <w:rsid w:val="131352CE"/>
    <w:rsid w:val="13149612"/>
    <w:rsid w:val="13150793"/>
    <w:rsid w:val="1315906C"/>
    <w:rsid w:val="1316839B"/>
    <w:rsid w:val="131AB0A6"/>
    <w:rsid w:val="131B9236"/>
    <w:rsid w:val="131BF623"/>
    <w:rsid w:val="131CD23A"/>
    <w:rsid w:val="1321CA0C"/>
    <w:rsid w:val="13223E64"/>
    <w:rsid w:val="13229B88"/>
    <w:rsid w:val="1323EF29"/>
    <w:rsid w:val="132D64F6"/>
    <w:rsid w:val="132F280B"/>
    <w:rsid w:val="1335143B"/>
    <w:rsid w:val="1338959B"/>
    <w:rsid w:val="133CCB1E"/>
    <w:rsid w:val="133D2003"/>
    <w:rsid w:val="133D6A69"/>
    <w:rsid w:val="133E8283"/>
    <w:rsid w:val="133E86D7"/>
    <w:rsid w:val="133F5D90"/>
    <w:rsid w:val="1341C94A"/>
    <w:rsid w:val="134414E5"/>
    <w:rsid w:val="13460F73"/>
    <w:rsid w:val="134F86C4"/>
    <w:rsid w:val="135102AB"/>
    <w:rsid w:val="1352BFBF"/>
    <w:rsid w:val="1353200A"/>
    <w:rsid w:val="135619C9"/>
    <w:rsid w:val="13580C50"/>
    <w:rsid w:val="13584C02"/>
    <w:rsid w:val="13596507"/>
    <w:rsid w:val="1364E7F1"/>
    <w:rsid w:val="13662431"/>
    <w:rsid w:val="1368033C"/>
    <w:rsid w:val="136F82E3"/>
    <w:rsid w:val="1372318E"/>
    <w:rsid w:val="137450D2"/>
    <w:rsid w:val="1374F197"/>
    <w:rsid w:val="1375F982"/>
    <w:rsid w:val="1377D740"/>
    <w:rsid w:val="137A8D20"/>
    <w:rsid w:val="137C8480"/>
    <w:rsid w:val="137D51DB"/>
    <w:rsid w:val="137F1DDC"/>
    <w:rsid w:val="1380E8FF"/>
    <w:rsid w:val="138277FD"/>
    <w:rsid w:val="1384E6CC"/>
    <w:rsid w:val="138A5DB0"/>
    <w:rsid w:val="138C1970"/>
    <w:rsid w:val="138DBDF4"/>
    <w:rsid w:val="138EA331"/>
    <w:rsid w:val="1390D48A"/>
    <w:rsid w:val="1390FA37"/>
    <w:rsid w:val="13920BBB"/>
    <w:rsid w:val="1392B98F"/>
    <w:rsid w:val="139382DE"/>
    <w:rsid w:val="13981ED5"/>
    <w:rsid w:val="1398EC2D"/>
    <w:rsid w:val="139ADB0C"/>
    <w:rsid w:val="139B0F9C"/>
    <w:rsid w:val="139B50A9"/>
    <w:rsid w:val="139CAA1A"/>
    <w:rsid w:val="139DB05D"/>
    <w:rsid w:val="139F552A"/>
    <w:rsid w:val="13A08E8C"/>
    <w:rsid w:val="13A09F9F"/>
    <w:rsid w:val="13A12880"/>
    <w:rsid w:val="13A18F54"/>
    <w:rsid w:val="13A2609E"/>
    <w:rsid w:val="13A3D9FB"/>
    <w:rsid w:val="13A4ADC2"/>
    <w:rsid w:val="13A53B0B"/>
    <w:rsid w:val="13A84DD7"/>
    <w:rsid w:val="13ABA426"/>
    <w:rsid w:val="13AF0D5D"/>
    <w:rsid w:val="13B0FFF1"/>
    <w:rsid w:val="13B12710"/>
    <w:rsid w:val="13B3A69E"/>
    <w:rsid w:val="13B3E065"/>
    <w:rsid w:val="13B5AE8A"/>
    <w:rsid w:val="13B652FE"/>
    <w:rsid w:val="13B769E8"/>
    <w:rsid w:val="13BC298A"/>
    <w:rsid w:val="13C10DBE"/>
    <w:rsid w:val="13C5180F"/>
    <w:rsid w:val="13C77638"/>
    <w:rsid w:val="13C9EAF8"/>
    <w:rsid w:val="13CBE49A"/>
    <w:rsid w:val="13CD45B6"/>
    <w:rsid w:val="13CE713C"/>
    <w:rsid w:val="13D04EA1"/>
    <w:rsid w:val="13D6B1ED"/>
    <w:rsid w:val="13D6BD27"/>
    <w:rsid w:val="13DC4A55"/>
    <w:rsid w:val="13DE5E71"/>
    <w:rsid w:val="13E1AE22"/>
    <w:rsid w:val="13E2E03E"/>
    <w:rsid w:val="13E4B3AB"/>
    <w:rsid w:val="13E5F3CD"/>
    <w:rsid w:val="13E69756"/>
    <w:rsid w:val="13E9440B"/>
    <w:rsid w:val="13EA467A"/>
    <w:rsid w:val="13EDDE96"/>
    <w:rsid w:val="13EE2772"/>
    <w:rsid w:val="13F0F455"/>
    <w:rsid w:val="13F0F4FC"/>
    <w:rsid w:val="13F564EF"/>
    <w:rsid w:val="13F91439"/>
    <w:rsid w:val="13FB62F6"/>
    <w:rsid w:val="13FD92B3"/>
    <w:rsid w:val="13FE7086"/>
    <w:rsid w:val="13FF3F31"/>
    <w:rsid w:val="14003A67"/>
    <w:rsid w:val="140182AB"/>
    <w:rsid w:val="1401CE66"/>
    <w:rsid w:val="1403BCB4"/>
    <w:rsid w:val="1409BCF7"/>
    <w:rsid w:val="140AE289"/>
    <w:rsid w:val="140B66AE"/>
    <w:rsid w:val="140BF0F3"/>
    <w:rsid w:val="140BF9D1"/>
    <w:rsid w:val="140E894C"/>
    <w:rsid w:val="140FA9AF"/>
    <w:rsid w:val="140FC988"/>
    <w:rsid w:val="14162254"/>
    <w:rsid w:val="1416E21F"/>
    <w:rsid w:val="1419491F"/>
    <w:rsid w:val="141BCA76"/>
    <w:rsid w:val="141D24E4"/>
    <w:rsid w:val="141D6D33"/>
    <w:rsid w:val="141E89C8"/>
    <w:rsid w:val="14203B13"/>
    <w:rsid w:val="14207EFB"/>
    <w:rsid w:val="1420FD45"/>
    <w:rsid w:val="14217F20"/>
    <w:rsid w:val="14219E4E"/>
    <w:rsid w:val="1422080D"/>
    <w:rsid w:val="142373D6"/>
    <w:rsid w:val="142546EA"/>
    <w:rsid w:val="1426A115"/>
    <w:rsid w:val="14270D41"/>
    <w:rsid w:val="14272DA5"/>
    <w:rsid w:val="1429FE68"/>
    <w:rsid w:val="142A52EF"/>
    <w:rsid w:val="142B4BC6"/>
    <w:rsid w:val="14326912"/>
    <w:rsid w:val="1434841B"/>
    <w:rsid w:val="1436074E"/>
    <w:rsid w:val="1436D54D"/>
    <w:rsid w:val="14399E82"/>
    <w:rsid w:val="1439D69B"/>
    <w:rsid w:val="143CFEC0"/>
    <w:rsid w:val="143D5E60"/>
    <w:rsid w:val="143E190F"/>
    <w:rsid w:val="143EF76B"/>
    <w:rsid w:val="14447DDE"/>
    <w:rsid w:val="1444EAEF"/>
    <w:rsid w:val="144531F9"/>
    <w:rsid w:val="14466653"/>
    <w:rsid w:val="144DC91B"/>
    <w:rsid w:val="14502B84"/>
    <w:rsid w:val="14506708"/>
    <w:rsid w:val="145079CC"/>
    <w:rsid w:val="1450FD9F"/>
    <w:rsid w:val="14514430"/>
    <w:rsid w:val="1452E72D"/>
    <w:rsid w:val="14593EB9"/>
    <w:rsid w:val="145945B5"/>
    <w:rsid w:val="145B60B9"/>
    <w:rsid w:val="145E5205"/>
    <w:rsid w:val="1461AA73"/>
    <w:rsid w:val="1462BA1C"/>
    <w:rsid w:val="14644179"/>
    <w:rsid w:val="146485D5"/>
    <w:rsid w:val="14698A04"/>
    <w:rsid w:val="146B55B0"/>
    <w:rsid w:val="146BCB39"/>
    <w:rsid w:val="146C414C"/>
    <w:rsid w:val="146E141C"/>
    <w:rsid w:val="146E60E4"/>
    <w:rsid w:val="146F23A2"/>
    <w:rsid w:val="14701382"/>
    <w:rsid w:val="14730E05"/>
    <w:rsid w:val="14738577"/>
    <w:rsid w:val="14752F61"/>
    <w:rsid w:val="1478C345"/>
    <w:rsid w:val="1479B9EA"/>
    <w:rsid w:val="147DBF59"/>
    <w:rsid w:val="1481D076"/>
    <w:rsid w:val="14840FAC"/>
    <w:rsid w:val="148450B9"/>
    <w:rsid w:val="148A6C42"/>
    <w:rsid w:val="148C0837"/>
    <w:rsid w:val="148F78A2"/>
    <w:rsid w:val="14901161"/>
    <w:rsid w:val="149141AE"/>
    <w:rsid w:val="1491885E"/>
    <w:rsid w:val="149574BB"/>
    <w:rsid w:val="149581EE"/>
    <w:rsid w:val="149799D0"/>
    <w:rsid w:val="1499FF41"/>
    <w:rsid w:val="149A8753"/>
    <w:rsid w:val="149B1C76"/>
    <w:rsid w:val="149EDFE0"/>
    <w:rsid w:val="149EE75B"/>
    <w:rsid w:val="14A6F540"/>
    <w:rsid w:val="14A900CA"/>
    <w:rsid w:val="14AAE211"/>
    <w:rsid w:val="14ADCB6C"/>
    <w:rsid w:val="14AF95EA"/>
    <w:rsid w:val="14B0ECCC"/>
    <w:rsid w:val="14B2AF04"/>
    <w:rsid w:val="14B2F298"/>
    <w:rsid w:val="14B3FB90"/>
    <w:rsid w:val="14B4B299"/>
    <w:rsid w:val="14B4E10C"/>
    <w:rsid w:val="14BAAD55"/>
    <w:rsid w:val="14BB182B"/>
    <w:rsid w:val="14BC8DA1"/>
    <w:rsid w:val="14BDB629"/>
    <w:rsid w:val="14BEE6D2"/>
    <w:rsid w:val="14C559C9"/>
    <w:rsid w:val="14C7058C"/>
    <w:rsid w:val="14C8D01F"/>
    <w:rsid w:val="14CA7A1A"/>
    <w:rsid w:val="14CB6A27"/>
    <w:rsid w:val="14CBF58D"/>
    <w:rsid w:val="14D28DD2"/>
    <w:rsid w:val="14D42AAB"/>
    <w:rsid w:val="14DA4EF5"/>
    <w:rsid w:val="14DA911C"/>
    <w:rsid w:val="14DB6DB5"/>
    <w:rsid w:val="14DF6FA3"/>
    <w:rsid w:val="14DF8DB4"/>
    <w:rsid w:val="14E9A8C3"/>
    <w:rsid w:val="14E9D368"/>
    <w:rsid w:val="14EA6F5B"/>
    <w:rsid w:val="14ECDFE7"/>
    <w:rsid w:val="14ED4D19"/>
    <w:rsid w:val="14EE7E60"/>
    <w:rsid w:val="14EF0AE8"/>
    <w:rsid w:val="14F038F2"/>
    <w:rsid w:val="14F08923"/>
    <w:rsid w:val="14F0AD22"/>
    <w:rsid w:val="14F7D5D3"/>
    <w:rsid w:val="14FA4088"/>
    <w:rsid w:val="14FB6581"/>
    <w:rsid w:val="14FE70F9"/>
    <w:rsid w:val="14FF871A"/>
    <w:rsid w:val="14FFA0AB"/>
    <w:rsid w:val="15030D23"/>
    <w:rsid w:val="1503F998"/>
    <w:rsid w:val="1507808A"/>
    <w:rsid w:val="150B4727"/>
    <w:rsid w:val="150BB312"/>
    <w:rsid w:val="150BBA65"/>
    <w:rsid w:val="150C0DEA"/>
    <w:rsid w:val="150F5703"/>
    <w:rsid w:val="151107DB"/>
    <w:rsid w:val="1511E3CF"/>
    <w:rsid w:val="151402A8"/>
    <w:rsid w:val="151CBB7C"/>
    <w:rsid w:val="151F28E9"/>
    <w:rsid w:val="151F6209"/>
    <w:rsid w:val="1520592A"/>
    <w:rsid w:val="152070A8"/>
    <w:rsid w:val="152241B8"/>
    <w:rsid w:val="1522FF1E"/>
    <w:rsid w:val="15236041"/>
    <w:rsid w:val="1523EE17"/>
    <w:rsid w:val="15292967"/>
    <w:rsid w:val="152C41A6"/>
    <w:rsid w:val="152CA05D"/>
    <w:rsid w:val="152DDC1C"/>
    <w:rsid w:val="15333EC5"/>
    <w:rsid w:val="1533CD30"/>
    <w:rsid w:val="1534439A"/>
    <w:rsid w:val="15370A2B"/>
    <w:rsid w:val="15393B86"/>
    <w:rsid w:val="153B7E0F"/>
    <w:rsid w:val="153F9DB6"/>
    <w:rsid w:val="15416206"/>
    <w:rsid w:val="1542383F"/>
    <w:rsid w:val="1543B35A"/>
    <w:rsid w:val="1546E535"/>
    <w:rsid w:val="1548D8F4"/>
    <w:rsid w:val="154932C3"/>
    <w:rsid w:val="15503524"/>
    <w:rsid w:val="155259F8"/>
    <w:rsid w:val="1552A3D4"/>
    <w:rsid w:val="15556C9D"/>
    <w:rsid w:val="1556640F"/>
    <w:rsid w:val="15570CBC"/>
    <w:rsid w:val="15575FD5"/>
    <w:rsid w:val="15591F06"/>
    <w:rsid w:val="155E12B8"/>
    <w:rsid w:val="15617B08"/>
    <w:rsid w:val="15628266"/>
    <w:rsid w:val="1565040C"/>
    <w:rsid w:val="15667B43"/>
    <w:rsid w:val="156ADD3C"/>
    <w:rsid w:val="156B75CC"/>
    <w:rsid w:val="156CDD86"/>
    <w:rsid w:val="156D335C"/>
    <w:rsid w:val="156E2C63"/>
    <w:rsid w:val="1571946B"/>
    <w:rsid w:val="15728B21"/>
    <w:rsid w:val="15729A76"/>
    <w:rsid w:val="157650FB"/>
    <w:rsid w:val="15777B47"/>
    <w:rsid w:val="15783744"/>
    <w:rsid w:val="15794320"/>
    <w:rsid w:val="15797A64"/>
    <w:rsid w:val="157A1F80"/>
    <w:rsid w:val="157AEB51"/>
    <w:rsid w:val="157D9F24"/>
    <w:rsid w:val="157EE8EE"/>
    <w:rsid w:val="1580FF30"/>
    <w:rsid w:val="15810859"/>
    <w:rsid w:val="158155E5"/>
    <w:rsid w:val="1583F95F"/>
    <w:rsid w:val="15841C3B"/>
    <w:rsid w:val="15894769"/>
    <w:rsid w:val="15899734"/>
    <w:rsid w:val="1589B723"/>
    <w:rsid w:val="158A6127"/>
    <w:rsid w:val="158A863F"/>
    <w:rsid w:val="158C45D5"/>
    <w:rsid w:val="158F5BF0"/>
    <w:rsid w:val="158F7D1B"/>
    <w:rsid w:val="1590FA68"/>
    <w:rsid w:val="1597FCAD"/>
    <w:rsid w:val="15989FE7"/>
    <w:rsid w:val="159A6DC5"/>
    <w:rsid w:val="159C7EFA"/>
    <w:rsid w:val="159E3289"/>
    <w:rsid w:val="15A59B5B"/>
    <w:rsid w:val="15A5CBEB"/>
    <w:rsid w:val="15A7E87A"/>
    <w:rsid w:val="15AF8658"/>
    <w:rsid w:val="15AF9A21"/>
    <w:rsid w:val="15B0A858"/>
    <w:rsid w:val="15B38DF8"/>
    <w:rsid w:val="15B4D448"/>
    <w:rsid w:val="15B836C4"/>
    <w:rsid w:val="15B8E1F4"/>
    <w:rsid w:val="15BC06C4"/>
    <w:rsid w:val="15BC41A1"/>
    <w:rsid w:val="15BC770F"/>
    <w:rsid w:val="15BE5162"/>
    <w:rsid w:val="15C0170F"/>
    <w:rsid w:val="15C17CED"/>
    <w:rsid w:val="15C1F95E"/>
    <w:rsid w:val="15C5ADCF"/>
    <w:rsid w:val="15C77F5D"/>
    <w:rsid w:val="15C82674"/>
    <w:rsid w:val="15C8290D"/>
    <w:rsid w:val="15C9011D"/>
    <w:rsid w:val="15CA7921"/>
    <w:rsid w:val="15CB7774"/>
    <w:rsid w:val="15CBB915"/>
    <w:rsid w:val="15CD3D52"/>
    <w:rsid w:val="15D096F3"/>
    <w:rsid w:val="15D0DEB1"/>
    <w:rsid w:val="15D1B8FD"/>
    <w:rsid w:val="15D371BA"/>
    <w:rsid w:val="15D57425"/>
    <w:rsid w:val="15D5D3E9"/>
    <w:rsid w:val="15D722D5"/>
    <w:rsid w:val="15DAF4B4"/>
    <w:rsid w:val="15DC8FA2"/>
    <w:rsid w:val="15DE46A4"/>
    <w:rsid w:val="15DEF7F0"/>
    <w:rsid w:val="15DEF934"/>
    <w:rsid w:val="15DF5F80"/>
    <w:rsid w:val="15E7E95C"/>
    <w:rsid w:val="15EA1D34"/>
    <w:rsid w:val="15EA89BE"/>
    <w:rsid w:val="15F17606"/>
    <w:rsid w:val="15F22187"/>
    <w:rsid w:val="15F47F29"/>
    <w:rsid w:val="15F4C343"/>
    <w:rsid w:val="15F5AD34"/>
    <w:rsid w:val="15F77322"/>
    <w:rsid w:val="15FA6A4A"/>
    <w:rsid w:val="1603579F"/>
    <w:rsid w:val="16045B92"/>
    <w:rsid w:val="16085608"/>
    <w:rsid w:val="16087778"/>
    <w:rsid w:val="16092D7E"/>
    <w:rsid w:val="16099C53"/>
    <w:rsid w:val="1609DF26"/>
    <w:rsid w:val="160AA1EC"/>
    <w:rsid w:val="160AD5C8"/>
    <w:rsid w:val="161129EC"/>
    <w:rsid w:val="161245DA"/>
    <w:rsid w:val="1614EFC3"/>
    <w:rsid w:val="16151752"/>
    <w:rsid w:val="161772DF"/>
    <w:rsid w:val="1617842B"/>
    <w:rsid w:val="16179EF3"/>
    <w:rsid w:val="161A42E7"/>
    <w:rsid w:val="161B70C0"/>
    <w:rsid w:val="161CB78E"/>
    <w:rsid w:val="161DE2CF"/>
    <w:rsid w:val="161F6D6C"/>
    <w:rsid w:val="161FFF0D"/>
    <w:rsid w:val="16200D02"/>
    <w:rsid w:val="1625C204"/>
    <w:rsid w:val="162889C5"/>
    <w:rsid w:val="162C1680"/>
    <w:rsid w:val="162D5A47"/>
    <w:rsid w:val="1632AB79"/>
    <w:rsid w:val="1638520C"/>
    <w:rsid w:val="1638A309"/>
    <w:rsid w:val="163A19B0"/>
    <w:rsid w:val="163B38D3"/>
    <w:rsid w:val="163BA70C"/>
    <w:rsid w:val="163D7151"/>
    <w:rsid w:val="163FF93D"/>
    <w:rsid w:val="1640D0A6"/>
    <w:rsid w:val="164718C9"/>
    <w:rsid w:val="164733B6"/>
    <w:rsid w:val="1647FE73"/>
    <w:rsid w:val="16482B76"/>
    <w:rsid w:val="164CBD2D"/>
    <w:rsid w:val="164F9C7A"/>
    <w:rsid w:val="16509FED"/>
    <w:rsid w:val="1651B291"/>
    <w:rsid w:val="1652B18E"/>
    <w:rsid w:val="16568218"/>
    <w:rsid w:val="1656946C"/>
    <w:rsid w:val="1658D686"/>
    <w:rsid w:val="165B8FEB"/>
    <w:rsid w:val="165C29C4"/>
    <w:rsid w:val="165C9911"/>
    <w:rsid w:val="166180A4"/>
    <w:rsid w:val="1662DA28"/>
    <w:rsid w:val="16688AA5"/>
    <w:rsid w:val="16696241"/>
    <w:rsid w:val="166A912E"/>
    <w:rsid w:val="166D0DBA"/>
    <w:rsid w:val="166E23A8"/>
    <w:rsid w:val="16727457"/>
    <w:rsid w:val="1673B640"/>
    <w:rsid w:val="16741288"/>
    <w:rsid w:val="1674A6C3"/>
    <w:rsid w:val="16761B6F"/>
    <w:rsid w:val="16795E23"/>
    <w:rsid w:val="167E1764"/>
    <w:rsid w:val="16861BB2"/>
    <w:rsid w:val="16880EBA"/>
    <w:rsid w:val="168857EC"/>
    <w:rsid w:val="168DCEBB"/>
    <w:rsid w:val="168F6839"/>
    <w:rsid w:val="16908D07"/>
    <w:rsid w:val="1691231E"/>
    <w:rsid w:val="169480B5"/>
    <w:rsid w:val="1696250C"/>
    <w:rsid w:val="169ACE44"/>
    <w:rsid w:val="169C0121"/>
    <w:rsid w:val="169CED08"/>
    <w:rsid w:val="16A0688C"/>
    <w:rsid w:val="16A09154"/>
    <w:rsid w:val="16A22175"/>
    <w:rsid w:val="16A66F67"/>
    <w:rsid w:val="16ABC339"/>
    <w:rsid w:val="16AC0D58"/>
    <w:rsid w:val="16ADE989"/>
    <w:rsid w:val="16B0E923"/>
    <w:rsid w:val="16B1D8E1"/>
    <w:rsid w:val="16B50BBA"/>
    <w:rsid w:val="16BA93C7"/>
    <w:rsid w:val="16BB45E5"/>
    <w:rsid w:val="16BD7158"/>
    <w:rsid w:val="16C1BBE3"/>
    <w:rsid w:val="16C80813"/>
    <w:rsid w:val="16CA0239"/>
    <w:rsid w:val="16CDBDA3"/>
    <w:rsid w:val="16CF5F21"/>
    <w:rsid w:val="16D4197E"/>
    <w:rsid w:val="16D7D1F1"/>
    <w:rsid w:val="16DA890F"/>
    <w:rsid w:val="16DAE053"/>
    <w:rsid w:val="16DC3466"/>
    <w:rsid w:val="16DC7684"/>
    <w:rsid w:val="16DCABD1"/>
    <w:rsid w:val="16DF8B86"/>
    <w:rsid w:val="16DFB034"/>
    <w:rsid w:val="16E2D6E4"/>
    <w:rsid w:val="16E96C2D"/>
    <w:rsid w:val="16EA547C"/>
    <w:rsid w:val="16EF9CA4"/>
    <w:rsid w:val="16EFCFBE"/>
    <w:rsid w:val="16F0CC7C"/>
    <w:rsid w:val="16F10304"/>
    <w:rsid w:val="16F747BB"/>
    <w:rsid w:val="16F74D41"/>
    <w:rsid w:val="16F87CDD"/>
    <w:rsid w:val="16FA9AD0"/>
    <w:rsid w:val="16FAF9C9"/>
    <w:rsid w:val="16FBA2AD"/>
    <w:rsid w:val="16FBEA11"/>
    <w:rsid w:val="16FF0466"/>
    <w:rsid w:val="16FFB9A5"/>
    <w:rsid w:val="1700573D"/>
    <w:rsid w:val="17033AD6"/>
    <w:rsid w:val="170402C6"/>
    <w:rsid w:val="17048A7D"/>
    <w:rsid w:val="1705A762"/>
    <w:rsid w:val="1707F295"/>
    <w:rsid w:val="170B1D73"/>
    <w:rsid w:val="170B9BAC"/>
    <w:rsid w:val="170DA530"/>
    <w:rsid w:val="171411E0"/>
    <w:rsid w:val="17147657"/>
    <w:rsid w:val="171704A6"/>
    <w:rsid w:val="171788CC"/>
    <w:rsid w:val="171B60A4"/>
    <w:rsid w:val="171C5A64"/>
    <w:rsid w:val="171CDFD3"/>
    <w:rsid w:val="171ECD68"/>
    <w:rsid w:val="171F17F3"/>
    <w:rsid w:val="171FD76C"/>
    <w:rsid w:val="17227398"/>
    <w:rsid w:val="1723349C"/>
    <w:rsid w:val="1723BC9A"/>
    <w:rsid w:val="1729A679"/>
    <w:rsid w:val="172A6EE1"/>
    <w:rsid w:val="172AF0C7"/>
    <w:rsid w:val="172C17A6"/>
    <w:rsid w:val="17309C02"/>
    <w:rsid w:val="173190F7"/>
    <w:rsid w:val="17321D8F"/>
    <w:rsid w:val="1732B129"/>
    <w:rsid w:val="1736C7A6"/>
    <w:rsid w:val="1739151E"/>
    <w:rsid w:val="17398CD0"/>
    <w:rsid w:val="1739B305"/>
    <w:rsid w:val="173A938D"/>
    <w:rsid w:val="173EC0BB"/>
    <w:rsid w:val="173F5002"/>
    <w:rsid w:val="17420575"/>
    <w:rsid w:val="17420CB6"/>
    <w:rsid w:val="1742B58F"/>
    <w:rsid w:val="174350D6"/>
    <w:rsid w:val="17445D2B"/>
    <w:rsid w:val="1747AFE7"/>
    <w:rsid w:val="1748A105"/>
    <w:rsid w:val="174938B9"/>
    <w:rsid w:val="1749555F"/>
    <w:rsid w:val="174B6CB0"/>
    <w:rsid w:val="174FC71C"/>
    <w:rsid w:val="17500C48"/>
    <w:rsid w:val="1750F9E8"/>
    <w:rsid w:val="1751FFC7"/>
    <w:rsid w:val="1752BB31"/>
    <w:rsid w:val="1752F3E8"/>
    <w:rsid w:val="1752FBDD"/>
    <w:rsid w:val="1753C199"/>
    <w:rsid w:val="175575B3"/>
    <w:rsid w:val="175F01EB"/>
    <w:rsid w:val="175F38D6"/>
    <w:rsid w:val="176016D3"/>
    <w:rsid w:val="1763DF7C"/>
    <w:rsid w:val="17683978"/>
    <w:rsid w:val="1768455A"/>
    <w:rsid w:val="176AE9E7"/>
    <w:rsid w:val="176BD426"/>
    <w:rsid w:val="176F5CC9"/>
    <w:rsid w:val="17709853"/>
    <w:rsid w:val="177525BF"/>
    <w:rsid w:val="17788F9F"/>
    <w:rsid w:val="177A3DEE"/>
    <w:rsid w:val="177AC995"/>
    <w:rsid w:val="178031E1"/>
    <w:rsid w:val="178097DD"/>
    <w:rsid w:val="178614AF"/>
    <w:rsid w:val="17867D3B"/>
    <w:rsid w:val="1788FF3A"/>
    <w:rsid w:val="178C601A"/>
    <w:rsid w:val="178D5508"/>
    <w:rsid w:val="178DB1F3"/>
    <w:rsid w:val="178E89E1"/>
    <w:rsid w:val="17932EE8"/>
    <w:rsid w:val="1794E7D4"/>
    <w:rsid w:val="1797794B"/>
    <w:rsid w:val="179C14F4"/>
    <w:rsid w:val="179C1863"/>
    <w:rsid w:val="179CCCB4"/>
    <w:rsid w:val="179D24A4"/>
    <w:rsid w:val="179DB4ED"/>
    <w:rsid w:val="179F52B8"/>
    <w:rsid w:val="179F9D4A"/>
    <w:rsid w:val="17A10990"/>
    <w:rsid w:val="17A63C59"/>
    <w:rsid w:val="17A67A4C"/>
    <w:rsid w:val="17AA3320"/>
    <w:rsid w:val="17AB56BD"/>
    <w:rsid w:val="17ADC4CA"/>
    <w:rsid w:val="17AE6459"/>
    <w:rsid w:val="17B00330"/>
    <w:rsid w:val="17B037A0"/>
    <w:rsid w:val="17B0A556"/>
    <w:rsid w:val="17B1D00C"/>
    <w:rsid w:val="17B72532"/>
    <w:rsid w:val="17B7AC6E"/>
    <w:rsid w:val="17B8C995"/>
    <w:rsid w:val="17BAC87D"/>
    <w:rsid w:val="17BF5090"/>
    <w:rsid w:val="17C27CB8"/>
    <w:rsid w:val="17C533D8"/>
    <w:rsid w:val="17C5BEC6"/>
    <w:rsid w:val="17C6D09B"/>
    <w:rsid w:val="17C8847B"/>
    <w:rsid w:val="17C99D85"/>
    <w:rsid w:val="17C9CDDD"/>
    <w:rsid w:val="17CAD6E2"/>
    <w:rsid w:val="17CB470D"/>
    <w:rsid w:val="17CC0896"/>
    <w:rsid w:val="17CEB67C"/>
    <w:rsid w:val="17CF1A1C"/>
    <w:rsid w:val="17D2F8D8"/>
    <w:rsid w:val="17D5269C"/>
    <w:rsid w:val="17D72C6F"/>
    <w:rsid w:val="17DE1B2C"/>
    <w:rsid w:val="17DE3CD2"/>
    <w:rsid w:val="17E3BB72"/>
    <w:rsid w:val="17E7CA1C"/>
    <w:rsid w:val="17ECF24C"/>
    <w:rsid w:val="17ED7F71"/>
    <w:rsid w:val="17EE4577"/>
    <w:rsid w:val="17F2692E"/>
    <w:rsid w:val="17F4DF43"/>
    <w:rsid w:val="17F54BFB"/>
    <w:rsid w:val="17F893B4"/>
    <w:rsid w:val="17FB327C"/>
    <w:rsid w:val="17FB5E73"/>
    <w:rsid w:val="17FCD5EF"/>
    <w:rsid w:val="17FD24CF"/>
    <w:rsid w:val="17FEF33D"/>
    <w:rsid w:val="18019411"/>
    <w:rsid w:val="18020186"/>
    <w:rsid w:val="1802CB06"/>
    <w:rsid w:val="1808541D"/>
    <w:rsid w:val="180948F0"/>
    <w:rsid w:val="180B3FB5"/>
    <w:rsid w:val="180EBC19"/>
    <w:rsid w:val="180EF5CF"/>
    <w:rsid w:val="1813844D"/>
    <w:rsid w:val="1818E0EF"/>
    <w:rsid w:val="1819EB2F"/>
    <w:rsid w:val="1819F0DF"/>
    <w:rsid w:val="181CBEDC"/>
    <w:rsid w:val="1821EB60"/>
    <w:rsid w:val="1826E6E4"/>
    <w:rsid w:val="18278E40"/>
    <w:rsid w:val="18285147"/>
    <w:rsid w:val="1828E2B4"/>
    <w:rsid w:val="182906CD"/>
    <w:rsid w:val="182EB275"/>
    <w:rsid w:val="18300DBB"/>
    <w:rsid w:val="1832B895"/>
    <w:rsid w:val="1835DC46"/>
    <w:rsid w:val="1837DD30"/>
    <w:rsid w:val="18393765"/>
    <w:rsid w:val="183E655B"/>
    <w:rsid w:val="183EFE5E"/>
    <w:rsid w:val="184019DC"/>
    <w:rsid w:val="1841B518"/>
    <w:rsid w:val="18433B1C"/>
    <w:rsid w:val="18466A7C"/>
    <w:rsid w:val="184B296D"/>
    <w:rsid w:val="184BEED1"/>
    <w:rsid w:val="184C01F0"/>
    <w:rsid w:val="184DF3E9"/>
    <w:rsid w:val="184EB10C"/>
    <w:rsid w:val="184EDFEB"/>
    <w:rsid w:val="184F983E"/>
    <w:rsid w:val="1851A62C"/>
    <w:rsid w:val="1856AA37"/>
    <w:rsid w:val="185843D8"/>
    <w:rsid w:val="1859AA62"/>
    <w:rsid w:val="185A1C1F"/>
    <w:rsid w:val="185B2929"/>
    <w:rsid w:val="185EA7CE"/>
    <w:rsid w:val="18649E8C"/>
    <w:rsid w:val="18650547"/>
    <w:rsid w:val="186636D8"/>
    <w:rsid w:val="1867B95C"/>
    <w:rsid w:val="1869B056"/>
    <w:rsid w:val="186A79E0"/>
    <w:rsid w:val="186AAD17"/>
    <w:rsid w:val="186CB646"/>
    <w:rsid w:val="186CD386"/>
    <w:rsid w:val="186D74FC"/>
    <w:rsid w:val="186E292B"/>
    <w:rsid w:val="18710279"/>
    <w:rsid w:val="1874432B"/>
    <w:rsid w:val="1876E8C3"/>
    <w:rsid w:val="187790F3"/>
    <w:rsid w:val="1878B4F2"/>
    <w:rsid w:val="18790583"/>
    <w:rsid w:val="187ABE5C"/>
    <w:rsid w:val="187CAC02"/>
    <w:rsid w:val="187D3506"/>
    <w:rsid w:val="188337C7"/>
    <w:rsid w:val="18844CB1"/>
    <w:rsid w:val="18851FC0"/>
    <w:rsid w:val="18867361"/>
    <w:rsid w:val="1886C95E"/>
    <w:rsid w:val="188A4E7C"/>
    <w:rsid w:val="1890C700"/>
    <w:rsid w:val="18924DF9"/>
    <w:rsid w:val="18963B8E"/>
    <w:rsid w:val="18965024"/>
    <w:rsid w:val="1896CA2A"/>
    <w:rsid w:val="18986BE2"/>
    <w:rsid w:val="189D58A9"/>
    <w:rsid w:val="189F6944"/>
    <w:rsid w:val="18A27898"/>
    <w:rsid w:val="18A38361"/>
    <w:rsid w:val="18AAF0A3"/>
    <w:rsid w:val="18AB92D8"/>
    <w:rsid w:val="18AD370F"/>
    <w:rsid w:val="18AEC2C0"/>
    <w:rsid w:val="18AF23BD"/>
    <w:rsid w:val="18B0E3E2"/>
    <w:rsid w:val="18B0F3FF"/>
    <w:rsid w:val="18B177EE"/>
    <w:rsid w:val="18B6D87A"/>
    <w:rsid w:val="18B750D6"/>
    <w:rsid w:val="18B86738"/>
    <w:rsid w:val="18BAA4B7"/>
    <w:rsid w:val="18BAE372"/>
    <w:rsid w:val="18BB2ACA"/>
    <w:rsid w:val="18BFDDDD"/>
    <w:rsid w:val="18C2B6DD"/>
    <w:rsid w:val="18C3DA9B"/>
    <w:rsid w:val="18C3EEC8"/>
    <w:rsid w:val="18C50C77"/>
    <w:rsid w:val="18C6DB96"/>
    <w:rsid w:val="18CBB94F"/>
    <w:rsid w:val="18CCF70D"/>
    <w:rsid w:val="18CDDEAC"/>
    <w:rsid w:val="18D0329F"/>
    <w:rsid w:val="18D05083"/>
    <w:rsid w:val="18D4C7D0"/>
    <w:rsid w:val="18D78867"/>
    <w:rsid w:val="18D872D5"/>
    <w:rsid w:val="18D9B9FA"/>
    <w:rsid w:val="18DB8AD4"/>
    <w:rsid w:val="18E05056"/>
    <w:rsid w:val="18E135A9"/>
    <w:rsid w:val="18E20D4B"/>
    <w:rsid w:val="18E31757"/>
    <w:rsid w:val="18E3EF44"/>
    <w:rsid w:val="18E8923D"/>
    <w:rsid w:val="18E8CF38"/>
    <w:rsid w:val="18EB3FCA"/>
    <w:rsid w:val="18EF0E09"/>
    <w:rsid w:val="18EFC0D8"/>
    <w:rsid w:val="18F4D816"/>
    <w:rsid w:val="18F77784"/>
    <w:rsid w:val="18F9D43B"/>
    <w:rsid w:val="18FD2456"/>
    <w:rsid w:val="18FD4E91"/>
    <w:rsid w:val="18FE2BA0"/>
    <w:rsid w:val="19044D2C"/>
    <w:rsid w:val="19085C6B"/>
    <w:rsid w:val="190CEA9A"/>
    <w:rsid w:val="190D6306"/>
    <w:rsid w:val="190E4C83"/>
    <w:rsid w:val="1911F695"/>
    <w:rsid w:val="1914C67F"/>
    <w:rsid w:val="19165F6E"/>
    <w:rsid w:val="1918A4C0"/>
    <w:rsid w:val="19190F1C"/>
    <w:rsid w:val="19192C36"/>
    <w:rsid w:val="191AEAD8"/>
    <w:rsid w:val="191DA1F0"/>
    <w:rsid w:val="191E11FD"/>
    <w:rsid w:val="191E7CA2"/>
    <w:rsid w:val="19201F17"/>
    <w:rsid w:val="192190DB"/>
    <w:rsid w:val="19251EBF"/>
    <w:rsid w:val="19285FAA"/>
    <w:rsid w:val="19289F3D"/>
    <w:rsid w:val="192B7E73"/>
    <w:rsid w:val="192C1F7C"/>
    <w:rsid w:val="192C220E"/>
    <w:rsid w:val="192D2BDA"/>
    <w:rsid w:val="192DA84A"/>
    <w:rsid w:val="193069A3"/>
    <w:rsid w:val="193154C7"/>
    <w:rsid w:val="19336FEE"/>
    <w:rsid w:val="1934AC31"/>
    <w:rsid w:val="193997C8"/>
    <w:rsid w:val="193D4784"/>
    <w:rsid w:val="193DAEC9"/>
    <w:rsid w:val="1941F0A2"/>
    <w:rsid w:val="19459988"/>
    <w:rsid w:val="19484E95"/>
    <w:rsid w:val="1948986B"/>
    <w:rsid w:val="1948A3BF"/>
    <w:rsid w:val="19494583"/>
    <w:rsid w:val="194C8787"/>
    <w:rsid w:val="194C9FC2"/>
    <w:rsid w:val="194DD94F"/>
    <w:rsid w:val="194F9BD3"/>
    <w:rsid w:val="19506E91"/>
    <w:rsid w:val="19527198"/>
    <w:rsid w:val="195A3A9B"/>
    <w:rsid w:val="195B1239"/>
    <w:rsid w:val="195F6CDA"/>
    <w:rsid w:val="19602C4A"/>
    <w:rsid w:val="19606DA6"/>
    <w:rsid w:val="1961776B"/>
    <w:rsid w:val="196428C9"/>
    <w:rsid w:val="1967EB4B"/>
    <w:rsid w:val="196B0EE7"/>
    <w:rsid w:val="197029BF"/>
    <w:rsid w:val="19702FD2"/>
    <w:rsid w:val="197059C2"/>
    <w:rsid w:val="1970B4A9"/>
    <w:rsid w:val="197222C9"/>
    <w:rsid w:val="19751213"/>
    <w:rsid w:val="19764C1B"/>
    <w:rsid w:val="19781D16"/>
    <w:rsid w:val="197B7E64"/>
    <w:rsid w:val="197D31DA"/>
    <w:rsid w:val="1981676E"/>
    <w:rsid w:val="1981A1CD"/>
    <w:rsid w:val="1982494A"/>
    <w:rsid w:val="1986BCD6"/>
    <w:rsid w:val="198A468B"/>
    <w:rsid w:val="199447C7"/>
    <w:rsid w:val="1995A552"/>
    <w:rsid w:val="199DA19A"/>
    <w:rsid w:val="199E31EB"/>
    <w:rsid w:val="199E52F1"/>
    <w:rsid w:val="19A0411A"/>
    <w:rsid w:val="19A0DE8A"/>
    <w:rsid w:val="19A27868"/>
    <w:rsid w:val="19A27BC6"/>
    <w:rsid w:val="19A35F6F"/>
    <w:rsid w:val="19A3FB1B"/>
    <w:rsid w:val="19A8BB3C"/>
    <w:rsid w:val="19ABF21C"/>
    <w:rsid w:val="19AE053E"/>
    <w:rsid w:val="19AE4D1D"/>
    <w:rsid w:val="19AE53C7"/>
    <w:rsid w:val="19B0EB1A"/>
    <w:rsid w:val="19B14093"/>
    <w:rsid w:val="19B2246E"/>
    <w:rsid w:val="19B3D1C3"/>
    <w:rsid w:val="19B436F4"/>
    <w:rsid w:val="19B5C2FE"/>
    <w:rsid w:val="19B5DD1F"/>
    <w:rsid w:val="19B6606D"/>
    <w:rsid w:val="19BA046C"/>
    <w:rsid w:val="19BB0997"/>
    <w:rsid w:val="19BB92F3"/>
    <w:rsid w:val="19BDD1F5"/>
    <w:rsid w:val="19BFB852"/>
    <w:rsid w:val="19BFC1B2"/>
    <w:rsid w:val="19C2AF44"/>
    <w:rsid w:val="19C2C95E"/>
    <w:rsid w:val="19C357A6"/>
    <w:rsid w:val="19C54953"/>
    <w:rsid w:val="19C81701"/>
    <w:rsid w:val="19CBFBAD"/>
    <w:rsid w:val="19CE2806"/>
    <w:rsid w:val="19D282F0"/>
    <w:rsid w:val="19D3F5AE"/>
    <w:rsid w:val="19D45C1A"/>
    <w:rsid w:val="19D498B9"/>
    <w:rsid w:val="19D4A3F4"/>
    <w:rsid w:val="19D70AB7"/>
    <w:rsid w:val="19D949F7"/>
    <w:rsid w:val="19DA363C"/>
    <w:rsid w:val="19DC6E64"/>
    <w:rsid w:val="19DEB725"/>
    <w:rsid w:val="19E26179"/>
    <w:rsid w:val="19E3C6FF"/>
    <w:rsid w:val="19E43DDB"/>
    <w:rsid w:val="19E5DEA4"/>
    <w:rsid w:val="19EA4FE8"/>
    <w:rsid w:val="19F00226"/>
    <w:rsid w:val="19F0693E"/>
    <w:rsid w:val="19F4A3DB"/>
    <w:rsid w:val="19F55FB6"/>
    <w:rsid w:val="19F8D363"/>
    <w:rsid w:val="19FC8B79"/>
    <w:rsid w:val="19FDE4B5"/>
    <w:rsid w:val="19FDF4D5"/>
    <w:rsid w:val="19FECC0D"/>
    <w:rsid w:val="1A036831"/>
    <w:rsid w:val="1A03BA89"/>
    <w:rsid w:val="1A046A0B"/>
    <w:rsid w:val="1A06FE3D"/>
    <w:rsid w:val="1A088639"/>
    <w:rsid w:val="1A0AAC09"/>
    <w:rsid w:val="1A0B1BF6"/>
    <w:rsid w:val="1A0C5177"/>
    <w:rsid w:val="1A100C14"/>
    <w:rsid w:val="1A115926"/>
    <w:rsid w:val="1A126381"/>
    <w:rsid w:val="1A17CD78"/>
    <w:rsid w:val="1A1A17CB"/>
    <w:rsid w:val="1A1AFA4B"/>
    <w:rsid w:val="1A1D8DA0"/>
    <w:rsid w:val="1A206CE5"/>
    <w:rsid w:val="1A22D64D"/>
    <w:rsid w:val="1A22E291"/>
    <w:rsid w:val="1A241182"/>
    <w:rsid w:val="1A27F1E4"/>
    <w:rsid w:val="1A2911D3"/>
    <w:rsid w:val="1A2DB349"/>
    <w:rsid w:val="1A2F85BE"/>
    <w:rsid w:val="1A2FC82C"/>
    <w:rsid w:val="1A351388"/>
    <w:rsid w:val="1A376809"/>
    <w:rsid w:val="1A378152"/>
    <w:rsid w:val="1A384DB1"/>
    <w:rsid w:val="1A38DF76"/>
    <w:rsid w:val="1A3B8B71"/>
    <w:rsid w:val="1A3C91AA"/>
    <w:rsid w:val="1A3E600A"/>
    <w:rsid w:val="1A3EF65C"/>
    <w:rsid w:val="1A3FCE23"/>
    <w:rsid w:val="1A411945"/>
    <w:rsid w:val="1A44E155"/>
    <w:rsid w:val="1A47162F"/>
    <w:rsid w:val="1A4849A2"/>
    <w:rsid w:val="1A4A7E89"/>
    <w:rsid w:val="1A4F5E0E"/>
    <w:rsid w:val="1A520C72"/>
    <w:rsid w:val="1A54E80B"/>
    <w:rsid w:val="1A55EED5"/>
    <w:rsid w:val="1A5F70F0"/>
    <w:rsid w:val="1A639AE7"/>
    <w:rsid w:val="1A63D8FD"/>
    <w:rsid w:val="1A66DC3F"/>
    <w:rsid w:val="1A69DCF6"/>
    <w:rsid w:val="1A6F05ED"/>
    <w:rsid w:val="1A6F8AF8"/>
    <w:rsid w:val="1A759D6E"/>
    <w:rsid w:val="1A76C158"/>
    <w:rsid w:val="1A7A6551"/>
    <w:rsid w:val="1A7C169F"/>
    <w:rsid w:val="1A7C9EAE"/>
    <w:rsid w:val="1A7D7224"/>
    <w:rsid w:val="1A7D9A84"/>
    <w:rsid w:val="1A8335FD"/>
    <w:rsid w:val="1A841E74"/>
    <w:rsid w:val="1A855B3E"/>
    <w:rsid w:val="1A86DC3E"/>
    <w:rsid w:val="1A87219F"/>
    <w:rsid w:val="1A87C7F5"/>
    <w:rsid w:val="1A892032"/>
    <w:rsid w:val="1A895982"/>
    <w:rsid w:val="1A8A916A"/>
    <w:rsid w:val="1A8A9397"/>
    <w:rsid w:val="1A8C7B65"/>
    <w:rsid w:val="1A8D20A8"/>
    <w:rsid w:val="1A8D69AA"/>
    <w:rsid w:val="1A942C5D"/>
    <w:rsid w:val="1A945687"/>
    <w:rsid w:val="1A97CA86"/>
    <w:rsid w:val="1A990772"/>
    <w:rsid w:val="1A9D4980"/>
    <w:rsid w:val="1A9D6671"/>
    <w:rsid w:val="1A9F8075"/>
    <w:rsid w:val="1AA16E22"/>
    <w:rsid w:val="1AA6048A"/>
    <w:rsid w:val="1AA7BDD0"/>
    <w:rsid w:val="1AA82383"/>
    <w:rsid w:val="1AA8369E"/>
    <w:rsid w:val="1AA854BC"/>
    <w:rsid w:val="1AA9DC80"/>
    <w:rsid w:val="1AAC7574"/>
    <w:rsid w:val="1AB27E07"/>
    <w:rsid w:val="1AB2928B"/>
    <w:rsid w:val="1AB603EE"/>
    <w:rsid w:val="1AB66606"/>
    <w:rsid w:val="1ABA2378"/>
    <w:rsid w:val="1ABB3929"/>
    <w:rsid w:val="1ABBEF78"/>
    <w:rsid w:val="1ABDCD10"/>
    <w:rsid w:val="1AC202B5"/>
    <w:rsid w:val="1AC47650"/>
    <w:rsid w:val="1AC79B75"/>
    <w:rsid w:val="1ACA7757"/>
    <w:rsid w:val="1ACBE2A4"/>
    <w:rsid w:val="1AD1BBA5"/>
    <w:rsid w:val="1AD850D0"/>
    <w:rsid w:val="1ADCCCEC"/>
    <w:rsid w:val="1ADE3FD1"/>
    <w:rsid w:val="1ADF1C0A"/>
    <w:rsid w:val="1AE475A6"/>
    <w:rsid w:val="1AE4AE5E"/>
    <w:rsid w:val="1AE515E4"/>
    <w:rsid w:val="1AE614F2"/>
    <w:rsid w:val="1AEC05E3"/>
    <w:rsid w:val="1AEE358A"/>
    <w:rsid w:val="1AF037FD"/>
    <w:rsid w:val="1AF0C7CB"/>
    <w:rsid w:val="1AF0F457"/>
    <w:rsid w:val="1AF3E90F"/>
    <w:rsid w:val="1AF50082"/>
    <w:rsid w:val="1AFD5038"/>
    <w:rsid w:val="1AFD7546"/>
    <w:rsid w:val="1B011668"/>
    <w:rsid w:val="1B0296FB"/>
    <w:rsid w:val="1B049DD2"/>
    <w:rsid w:val="1B04FC2F"/>
    <w:rsid w:val="1B05FBCD"/>
    <w:rsid w:val="1B0C51BB"/>
    <w:rsid w:val="1B0F8F9D"/>
    <w:rsid w:val="1B112AEE"/>
    <w:rsid w:val="1B132C96"/>
    <w:rsid w:val="1B136D2B"/>
    <w:rsid w:val="1B144326"/>
    <w:rsid w:val="1B15A181"/>
    <w:rsid w:val="1B19B65D"/>
    <w:rsid w:val="1B1A3F83"/>
    <w:rsid w:val="1B1F605E"/>
    <w:rsid w:val="1B1FD8D3"/>
    <w:rsid w:val="1B230F6F"/>
    <w:rsid w:val="1B276CDC"/>
    <w:rsid w:val="1B289945"/>
    <w:rsid w:val="1B2ACB98"/>
    <w:rsid w:val="1B2EC417"/>
    <w:rsid w:val="1B2F010E"/>
    <w:rsid w:val="1B2F11F4"/>
    <w:rsid w:val="1B30B1D4"/>
    <w:rsid w:val="1B325F32"/>
    <w:rsid w:val="1B33850C"/>
    <w:rsid w:val="1B3802B5"/>
    <w:rsid w:val="1B3BA460"/>
    <w:rsid w:val="1B3D8682"/>
    <w:rsid w:val="1B3DC1F6"/>
    <w:rsid w:val="1B40AD64"/>
    <w:rsid w:val="1B40F47C"/>
    <w:rsid w:val="1B4277C8"/>
    <w:rsid w:val="1B4472F3"/>
    <w:rsid w:val="1B459FBE"/>
    <w:rsid w:val="1B4713D0"/>
    <w:rsid w:val="1B48909D"/>
    <w:rsid w:val="1B494867"/>
    <w:rsid w:val="1B4A8342"/>
    <w:rsid w:val="1B4ADDD4"/>
    <w:rsid w:val="1B4D2F98"/>
    <w:rsid w:val="1B5289D0"/>
    <w:rsid w:val="1B52A6E5"/>
    <w:rsid w:val="1B547862"/>
    <w:rsid w:val="1B58EE33"/>
    <w:rsid w:val="1B5A5527"/>
    <w:rsid w:val="1B5B6D26"/>
    <w:rsid w:val="1B5C30E3"/>
    <w:rsid w:val="1B5CEDCF"/>
    <w:rsid w:val="1B5D5839"/>
    <w:rsid w:val="1B637E04"/>
    <w:rsid w:val="1B661CE7"/>
    <w:rsid w:val="1B6822C2"/>
    <w:rsid w:val="1B6904B6"/>
    <w:rsid w:val="1B693657"/>
    <w:rsid w:val="1B73A208"/>
    <w:rsid w:val="1B742499"/>
    <w:rsid w:val="1B8767C6"/>
    <w:rsid w:val="1B8E9AB5"/>
    <w:rsid w:val="1B8EC450"/>
    <w:rsid w:val="1B8FE374"/>
    <w:rsid w:val="1B95538B"/>
    <w:rsid w:val="1B96D24A"/>
    <w:rsid w:val="1B985BDA"/>
    <w:rsid w:val="1B99B516"/>
    <w:rsid w:val="1B9C9790"/>
    <w:rsid w:val="1B9FD88C"/>
    <w:rsid w:val="1BA65F49"/>
    <w:rsid w:val="1BA8C831"/>
    <w:rsid w:val="1BA8EC5D"/>
    <w:rsid w:val="1BA949A3"/>
    <w:rsid w:val="1BABB184"/>
    <w:rsid w:val="1BB044E1"/>
    <w:rsid w:val="1BB13623"/>
    <w:rsid w:val="1BB478E3"/>
    <w:rsid w:val="1BB5EBAB"/>
    <w:rsid w:val="1BB74F95"/>
    <w:rsid w:val="1BB8FB9C"/>
    <w:rsid w:val="1BB9C35B"/>
    <w:rsid w:val="1BBA0D88"/>
    <w:rsid w:val="1BBC3B10"/>
    <w:rsid w:val="1BBD2A82"/>
    <w:rsid w:val="1BBEE6E7"/>
    <w:rsid w:val="1BC71964"/>
    <w:rsid w:val="1BC82741"/>
    <w:rsid w:val="1BC85E84"/>
    <w:rsid w:val="1BCA6F25"/>
    <w:rsid w:val="1BCB2FF4"/>
    <w:rsid w:val="1BCC81E4"/>
    <w:rsid w:val="1BCD2E16"/>
    <w:rsid w:val="1BCE6755"/>
    <w:rsid w:val="1BCFAB8E"/>
    <w:rsid w:val="1BCFC2B3"/>
    <w:rsid w:val="1BD19B16"/>
    <w:rsid w:val="1BD22103"/>
    <w:rsid w:val="1BD41E91"/>
    <w:rsid w:val="1BD49555"/>
    <w:rsid w:val="1BD67DB5"/>
    <w:rsid w:val="1BD973E6"/>
    <w:rsid w:val="1BD9929D"/>
    <w:rsid w:val="1BDA3BDF"/>
    <w:rsid w:val="1BDA51A0"/>
    <w:rsid w:val="1BDC95ED"/>
    <w:rsid w:val="1BDCD4B7"/>
    <w:rsid w:val="1BDDD0D6"/>
    <w:rsid w:val="1BE12556"/>
    <w:rsid w:val="1BE227F8"/>
    <w:rsid w:val="1BE50C4F"/>
    <w:rsid w:val="1BE800FD"/>
    <w:rsid w:val="1BEAE093"/>
    <w:rsid w:val="1BEB7846"/>
    <w:rsid w:val="1BEE471B"/>
    <w:rsid w:val="1BEE9256"/>
    <w:rsid w:val="1BF36B2A"/>
    <w:rsid w:val="1BF87F72"/>
    <w:rsid w:val="1BF90F30"/>
    <w:rsid w:val="1BF99048"/>
    <w:rsid w:val="1BFC838A"/>
    <w:rsid w:val="1BFDD1CB"/>
    <w:rsid w:val="1BFEB456"/>
    <w:rsid w:val="1C002A7D"/>
    <w:rsid w:val="1C018D34"/>
    <w:rsid w:val="1C029F78"/>
    <w:rsid w:val="1C043F58"/>
    <w:rsid w:val="1C085801"/>
    <w:rsid w:val="1C08EDED"/>
    <w:rsid w:val="1C0A8C2D"/>
    <w:rsid w:val="1C0C0FAC"/>
    <w:rsid w:val="1C0E90F4"/>
    <w:rsid w:val="1C0F92C5"/>
    <w:rsid w:val="1C101C93"/>
    <w:rsid w:val="1C147D56"/>
    <w:rsid w:val="1C16B020"/>
    <w:rsid w:val="1C1C7222"/>
    <w:rsid w:val="1C1CFE7D"/>
    <w:rsid w:val="1C1E3B34"/>
    <w:rsid w:val="1C1EFE3E"/>
    <w:rsid w:val="1C204BA9"/>
    <w:rsid w:val="1C268F5F"/>
    <w:rsid w:val="1C26DBA7"/>
    <w:rsid w:val="1C27B99C"/>
    <w:rsid w:val="1C285C8C"/>
    <w:rsid w:val="1C28AA73"/>
    <w:rsid w:val="1C291E19"/>
    <w:rsid w:val="1C2A0A06"/>
    <w:rsid w:val="1C2A87A3"/>
    <w:rsid w:val="1C2A8C17"/>
    <w:rsid w:val="1C2AC38D"/>
    <w:rsid w:val="1C2B8325"/>
    <w:rsid w:val="1C2BA60B"/>
    <w:rsid w:val="1C2C39CE"/>
    <w:rsid w:val="1C2C91FD"/>
    <w:rsid w:val="1C2D3993"/>
    <w:rsid w:val="1C2D8D21"/>
    <w:rsid w:val="1C30987F"/>
    <w:rsid w:val="1C3372E9"/>
    <w:rsid w:val="1C33CD6F"/>
    <w:rsid w:val="1C37465D"/>
    <w:rsid w:val="1C38E65A"/>
    <w:rsid w:val="1C39D076"/>
    <w:rsid w:val="1C3BA8C0"/>
    <w:rsid w:val="1C3F5E9C"/>
    <w:rsid w:val="1C41B7C2"/>
    <w:rsid w:val="1C4303B8"/>
    <w:rsid w:val="1C43F3E4"/>
    <w:rsid w:val="1C4571C2"/>
    <w:rsid w:val="1C48C33C"/>
    <w:rsid w:val="1C4AAA85"/>
    <w:rsid w:val="1C4C61C3"/>
    <w:rsid w:val="1C4C62C7"/>
    <w:rsid w:val="1C4CBD08"/>
    <w:rsid w:val="1C52A369"/>
    <w:rsid w:val="1C5536F6"/>
    <w:rsid w:val="1C556AFE"/>
    <w:rsid w:val="1C57098A"/>
    <w:rsid w:val="1C59BCDF"/>
    <w:rsid w:val="1C5FD7EA"/>
    <w:rsid w:val="1C66C2EB"/>
    <w:rsid w:val="1C66CCDB"/>
    <w:rsid w:val="1C6860B5"/>
    <w:rsid w:val="1C6890EE"/>
    <w:rsid w:val="1C6A89E5"/>
    <w:rsid w:val="1C6B26EE"/>
    <w:rsid w:val="1C6CF6EC"/>
    <w:rsid w:val="1C6D7146"/>
    <w:rsid w:val="1C6E3C8C"/>
    <w:rsid w:val="1C6F137F"/>
    <w:rsid w:val="1C714A03"/>
    <w:rsid w:val="1C728B40"/>
    <w:rsid w:val="1C73E47B"/>
    <w:rsid w:val="1C74B677"/>
    <w:rsid w:val="1C74C409"/>
    <w:rsid w:val="1C7927E3"/>
    <w:rsid w:val="1C7B40F5"/>
    <w:rsid w:val="1C7B8D37"/>
    <w:rsid w:val="1C7BC2E3"/>
    <w:rsid w:val="1C7CB454"/>
    <w:rsid w:val="1C7D101C"/>
    <w:rsid w:val="1C7F0403"/>
    <w:rsid w:val="1C7F6BCD"/>
    <w:rsid w:val="1C7FB196"/>
    <w:rsid w:val="1C8170E3"/>
    <w:rsid w:val="1C837F04"/>
    <w:rsid w:val="1C83D53F"/>
    <w:rsid w:val="1C840357"/>
    <w:rsid w:val="1C843147"/>
    <w:rsid w:val="1C86F7A9"/>
    <w:rsid w:val="1C8789EE"/>
    <w:rsid w:val="1C87EFED"/>
    <w:rsid w:val="1C8931CA"/>
    <w:rsid w:val="1C91253D"/>
    <w:rsid w:val="1C93C4E7"/>
    <w:rsid w:val="1C94267F"/>
    <w:rsid w:val="1C95DB8C"/>
    <w:rsid w:val="1C97C991"/>
    <w:rsid w:val="1CA05A72"/>
    <w:rsid w:val="1CA23AF4"/>
    <w:rsid w:val="1CA280D7"/>
    <w:rsid w:val="1CA39F33"/>
    <w:rsid w:val="1CA68B95"/>
    <w:rsid w:val="1CAA8DC1"/>
    <w:rsid w:val="1CAC638A"/>
    <w:rsid w:val="1CAE2067"/>
    <w:rsid w:val="1CB61348"/>
    <w:rsid w:val="1CB921A5"/>
    <w:rsid w:val="1CBAFA4E"/>
    <w:rsid w:val="1CBE2E3A"/>
    <w:rsid w:val="1CC7483E"/>
    <w:rsid w:val="1CC87E2F"/>
    <w:rsid w:val="1CCDB7D2"/>
    <w:rsid w:val="1CD0D74B"/>
    <w:rsid w:val="1CD0F5BC"/>
    <w:rsid w:val="1CD1C8E9"/>
    <w:rsid w:val="1CD1EB25"/>
    <w:rsid w:val="1CD4155E"/>
    <w:rsid w:val="1CD4FCCE"/>
    <w:rsid w:val="1CD639A2"/>
    <w:rsid w:val="1CD88159"/>
    <w:rsid w:val="1CD8A567"/>
    <w:rsid w:val="1CD9A925"/>
    <w:rsid w:val="1CDB76AA"/>
    <w:rsid w:val="1CDD4309"/>
    <w:rsid w:val="1CE3C7B4"/>
    <w:rsid w:val="1CE3F5F3"/>
    <w:rsid w:val="1CE4B773"/>
    <w:rsid w:val="1CE55900"/>
    <w:rsid w:val="1CE5F316"/>
    <w:rsid w:val="1CEB0D00"/>
    <w:rsid w:val="1CF04297"/>
    <w:rsid w:val="1CF217B3"/>
    <w:rsid w:val="1CF2C63E"/>
    <w:rsid w:val="1CF8E2E6"/>
    <w:rsid w:val="1CFCEE13"/>
    <w:rsid w:val="1CFE594C"/>
    <w:rsid w:val="1D048F3A"/>
    <w:rsid w:val="1D06A639"/>
    <w:rsid w:val="1D08F4E7"/>
    <w:rsid w:val="1D0B9226"/>
    <w:rsid w:val="1D0D238E"/>
    <w:rsid w:val="1D0D273C"/>
    <w:rsid w:val="1D10B70B"/>
    <w:rsid w:val="1D167BB2"/>
    <w:rsid w:val="1D185911"/>
    <w:rsid w:val="1D1881DF"/>
    <w:rsid w:val="1D1939F8"/>
    <w:rsid w:val="1D1B0661"/>
    <w:rsid w:val="1D1F87FB"/>
    <w:rsid w:val="1D20A659"/>
    <w:rsid w:val="1D215CA2"/>
    <w:rsid w:val="1D21D5A0"/>
    <w:rsid w:val="1D2334C6"/>
    <w:rsid w:val="1D23A6CE"/>
    <w:rsid w:val="1D250D8E"/>
    <w:rsid w:val="1D285247"/>
    <w:rsid w:val="1D2967E1"/>
    <w:rsid w:val="1D2B0D4E"/>
    <w:rsid w:val="1D2DB257"/>
    <w:rsid w:val="1D2E30E1"/>
    <w:rsid w:val="1D313EDF"/>
    <w:rsid w:val="1D32EF03"/>
    <w:rsid w:val="1D34CF72"/>
    <w:rsid w:val="1D3541C0"/>
    <w:rsid w:val="1D367BF3"/>
    <w:rsid w:val="1D392B6A"/>
    <w:rsid w:val="1D3CD58D"/>
    <w:rsid w:val="1D3F1B57"/>
    <w:rsid w:val="1D4044A9"/>
    <w:rsid w:val="1D4427A1"/>
    <w:rsid w:val="1D4541CA"/>
    <w:rsid w:val="1D47AA4E"/>
    <w:rsid w:val="1D481ACB"/>
    <w:rsid w:val="1D4847B8"/>
    <w:rsid w:val="1D489E9D"/>
    <w:rsid w:val="1D490880"/>
    <w:rsid w:val="1D493868"/>
    <w:rsid w:val="1D4C1542"/>
    <w:rsid w:val="1D4F0A98"/>
    <w:rsid w:val="1D50B6B5"/>
    <w:rsid w:val="1D536CC2"/>
    <w:rsid w:val="1D58C463"/>
    <w:rsid w:val="1D5A31B4"/>
    <w:rsid w:val="1D5B207E"/>
    <w:rsid w:val="1D5FEC5A"/>
    <w:rsid w:val="1D612842"/>
    <w:rsid w:val="1D629907"/>
    <w:rsid w:val="1D68BEBF"/>
    <w:rsid w:val="1D6B7BEF"/>
    <w:rsid w:val="1D6BA3CE"/>
    <w:rsid w:val="1D6CDDE1"/>
    <w:rsid w:val="1D6D8469"/>
    <w:rsid w:val="1D6DB037"/>
    <w:rsid w:val="1D706DE8"/>
    <w:rsid w:val="1D72E1F7"/>
    <w:rsid w:val="1D73C9CC"/>
    <w:rsid w:val="1D75513D"/>
    <w:rsid w:val="1D76669F"/>
    <w:rsid w:val="1D76F484"/>
    <w:rsid w:val="1D7A6E4B"/>
    <w:rsid w:val="1D7AB97F"/>
    <w:rsid w:val="1D805E94"/>
    <w:rsid w:val="1D80BCA7"/>
    <w:rsid w:val="1D81361C"/>
    <w:rsid w:val="1D85D17B"/>
    <w:rsid w:val="1D893C47"/>
    <w:rsid w:val="1D897838"/>
    <w:rsid w:val="1D8C0D70"/>
    <w:rsid w:val="1D8D289C"/>
    <w:rsid w:val="1D8DC27F"/>
    <w:rsid w:val="1D94FFCE"/>
    <w:rsid w:val="1D9BD9F5"/>
    <w:rsid w:val="1D9C356A"/>
    <w:rsid w:val="1D9CC91A"/>
    <w:rsid w:val="1D9F38F7"/>
    <w:rsid w:val="1DA132E5"/>
    <w:rsid w:val="1DA4B04F"/>
    <w:rsid w:val="1DAB7F7D"/>
    <w:rsid w:val="1DADF2BB"/>
    <w:rsid w:val="1DAFA468"/>
    <w:rsid w:val="1DB1F3C3"/>
    <w:rsid w:val="1DB20267"/>
    <w:rsid w:val="1DB49C47"/>
    <w:rsid w:val="1DB84283"/>
    <w:rsid w:val="1DB89373"/>
    <w:rsid w:val="1DBA35D3"/>
    <w:rsid w:val="1DBB5EE5"/>
    <w:rsid w:val="1DBF5F20"/>
    <w:rsid w:val="1DC0FC03"/>
    <w:rsid w:val="1DC15958"/>
    <w:rsid w:val="1DC3CEC6"/>
    <w:rsid w:val="1DC4A848"/>
    <w:rsid w:val="1DC5ECCD"/>
    <w:rsid w:val="1DC84570"/>
    <w:rsid w:val="1DCAFB3B"/>
    <w:rsid w:val="1DCCB154"/>
    <w:rsid w:val="1DCE5819"/>
    <w:rsid w:val="1DD28CA5"/>
    <w:rsid w:val="1DD6327C"/>
    <w:rsid w:val="1DD83FA0"/>
    <w:rsid w:val="1DDAE6D1"/>
    <w:rsid w:val="1DDB4FE1"/>
    <w:rsid w:val="1DDB9116"/>
    <w:rsid w:val="1DDD3CB2"/>
    <w:rsid w:val="1DDE7707"/>
    <w:rsid w:val="1DE4A917"/>
    <w:rsid w:val="1DE6171C"/>
    <w:rsid w:val="1DE97336"/>
    <w:rsid w:val="1DE9F060"/>
    <w:rsid w:val="1DEA6A94"/>
    <w:rsid w:val="1DEB26BC"/>
    <w:rsid w:val="1DF1CA6E"/>
    <w:rsid w:val="1DF3D998"/>
    <w:rsid w:val="1DFB2520"/>
    <w:rsid w:val="1DFD1694"/>
    <w:rsid w:val="1DFD7CFB"/>
    <w:rsid w:val="1DFE2C6C"/>
    <w:rsid w:val="1E005312"/>
    <w:rsid w:val="1E01747F"/>
    <w:rsid w:val="1E018CE7"/>
    <w:rsid w:val="1E06C309"/>
    <w:rsid w:val="1E06F9FA"/>
    <w:rsid w:val="1E075019"/>
    <w:rsid w:val="1E0782D1"/>
    <w:rsid w:val="1E07D51C"/>
    <w:rsid w:val="1E0C03AD"/>
    <w:rsid w:val="1E0F2766"/>
    <w:rsid w:val="1E0FE078"/>
    <w:rsid w:val="1E104C20"/>
    <w:rsid w:val="1E10D76A"/>
    <w:rsid w:val="1E114C6B"/>
    <w:rsid w:val="1E129D7A"/>
    <w:rsid w:val="1E139DA3"/>
    <w:rsid w:val="1E17A445"/>
    <w:rsid w:val="1E1CF67F"/>
    <w:rsid w:val="1E1D0CA2"/>
    <w:rsid w:val="1E1E77B6"/>
    <w:rsid w:val="1E1F6BF4"/>
    <w:rsid w:val="1E209D10"/>
    <w:rsid w:val="1E212E7E"/>
    <w:rsid w:val="1E251100"/>
    <w:rsid w:val="1E299934"/>
    <w:rsid w:val="1E2A3D6F"/>
    <w:rsid w:val="1E2A7F51"/>
    <w:rsid w:val="1E2AE80D"/>
    <w:rsid w:val="1E2AEA88"/>
    <w:rsid w:val="1E2B0870"/>
    <w:rsid w:val="1E2CD3F7"/>
    <w:rsid w:val="1E2D041D"/>
    <w:rsid w:val="1E2D4311"/>
    <w:rsid w:val="1E2D895E"/>
    <w:rsid w:val="1E3050A8"/>
    <w:rsid w:val="1E3105E3"/>
    <w:rsid w:val="1E313591"/>
    <w:rsid w:val="1E33A1B9"/>
    <w:rsid w:val="1E33F038"/>
    <w:rsid w:val="1E356C85"/>
    <w:rsid w:val="1E364324"/>
    <w:rsid w:val="1E382AA9"/>
    <w:rsid w:val="1E3A36EF"/>
    <w:rsid w:val="1E3B48BC"/>
    <w:rsid w:val="1E3C2563"/>
    <w:rsid w:val="1E3C959D"/>
    <w:rsid w:val="1E3D52FE"/>
    <w:rsid w:val="1E3FFE5F"/>
    <w:rsid w:val="1E40ADC5"/>
    <w:rsid w:val="1E45B0DE"/>
    <w:rsid w:val="1E4830C9"/>
    <w:rsid w:val="1E484BEB"/>
    <w:rsid w:val="1E4A3F84"/>
    <w:rsid w:val="1E4C3951"/>
    <w:rsid w:val="1E4EF1FD"/>
    <w:rsid w:val="1E4F2090"/>
    <w:rsid w:val="1E51ACFC"/>
    <w:rsid w:val="1E539B35"/>
    <w:rsid w:val="1E577995"/>
    <w:rsid w:val="1E5A8357"/>
    <w:rsid w:val="1E5AFE43"/>
    <w:rsid w:val="1E5BF3E4"/>
    <w:rsid w:val="1E5DD1C3"/>
    <w:rsid w:val="1E5EB909"/>
    <w:rsid w:val="1E5F6786"/>
    <w:rsid w:val="1E646513"/>
    <w:rsid w:val="1E6837DF"/>
    <w:rsid w:val="1E69A7F8"/>
    <w:rsid w:val="1E6AC117"/>
    <w:rsid w:val="1E751D4A"/>
    <w:rsid w:val="1E77AE95"/>
    <w:rsid w:val="1E7886A0"/>
    <w:rsid w:val="1E78CD8C"/>
    <w:rsid w:val="1E7D891D"/>
    <w:rsid w:val="1E7EF15C"/>
    <w:rsid w:val="1E80349C"/>
    <w:rsid w:val="1E86201E"/>
    <w:rsid w:val="1E87FB0D"/>
    <w:rsid w:val="1E89158E"/>
    <w:rsid w:val="1E8C170E"/>
    <w:rsid w:val="1E8CF2CD"/>
    <w:rsid w:val="1E9348D4"/>
    <w:rsid w:val="1E93F934"/>
    <w:rsid w:val="1E94020A"/>
    <w:rsid w:val="1E96BFD8"/>
    <w:rsid w:val="1E99DF97"/>
    <w:rsid w:val="1E9DD46B"/>
    <w:rsid w:val="1E9F483B"/>
    <w:rsid w:val="1EA22901"/>
    <w:rsid w:val="1EA26F53"/>
    <w:rsid w:val="1EA6C28A"/>
    <w:rsid w:val="1EAA5482"/>
    <w:rsid w:val="1EB3AA70"/>
    <w:rsid w:val="1EB3D8AE"/>
    <w:rsid w:val="1EB6C8CB"/>
    <w:rsid w:val="1EB82972"/>
    <w:rsid w:val="1EBA35B1"/>
    <w:rsid w:val="1EBBFDA6"/>
    <w:rsid w:val="1EBD0DF1"/>
    <w:rsid w:val="1EBE1396"/>
    <w:rsid w:val="1EBF2BF2"/>
    <w:rsid w:val="1EC1CB98"/>
    <w:rsid w:val="1EC5364D"/>
    <w:rsid w:val="1EC72D82"/>
    <w:rsid w:val="1EC8AF63"/>
    <w:rsid w:val="1ECAC94A"/>
    <w:rsid w:val="1ECCBACA"/>
    <w:rsid w:val="1ECE70A3"/>
    <w:rsid w:val="1ED00647"/>
    <w:rsid w:val="1ED0E290"/>
    <w:rsid w:val="1ED60282"/>
    <w:rsid w:val="1ED98C4A"/>
    <w:rsid w:val="1EDAEBB8"/>
    <w:rsid w:val="1EDC40E7"/>
    <w:rsid w:val="1EDDF6DF"/>
    <w:rsid w:val="1EDE41E6"/>
    <w:rsid w:val="1EDF12C4"/>
    <w:rsid w:val="1EDFE532"/>
    <w:rsid w:val="1EE103A9"/>
    <w:rsid w:val="1EE110BF"/>
    <w:rsid w:val="1EE11152"/>
    <w:rsid w:val="1EE1C6AB"/>
    <w:rsid w:val="1EE3F95E"/>
    <w:rsid w:val="1EE510BA"/>
    <w:rsid w:val="1EE5DF93"/>
    <w:rsid w:val="1EE6D1F1"/>
    <w:rsid w:val="1EE757EC"/>
    <w:rsid w:val="1EE8732D"/>
    <w:rsid w:val="1EF1771A"/>
    <w:rsid w:val="1EF599DE"/>
    <w:rsid w:val="1EF669B3"/>
    <w:rsid w:val="1EF6E046"/>
    <w:rsid w:val="1EF90BC1"/>
    <w:rsid w:val="1EFA6967"/>
    <w:rsid w:val="1EFB7C28"/>
    <w:rsid w:val="1EFF5F58"/>
    <w:rsid w:val="1F010FCB"/>
    <w:rsid w:val="1F01AF92"/>
    <w:rsid w:val="1F057D12"/>
    <w:rsid w:val="1F0766C2"/>
    <w:rsid w:val="1F08C361"/>
    <w:rsid w:val="1F08F424"/>
    <w:rsid w:val="1F0DE2B5"/>
    <w:rsid w:val="1F0EC242"/>
    <w:rsid w:val="1F0F21D9"/>
    <w:rsid w:val="1F161F84"/>
    <w:rsid w:val="1F195EE4"/>
    <w:rsid w:val="1F1E9053"/>
    <w:rsid w:val="1F1FCADD"/>
    <w:rsid w:val="1F23B7C3"/>
    <w:rsid w:val="1F257D95"/>
    <w:rsid w:val="1F28C31A"/>
    <w:rsid w:val="1F293ADB"/>
    <w:rsid w:val="1F293E63"/>
    <w:rsid w:val="1F2A1491"/>
    <w:rsid w:val="1F2F0A2F"/>
    <w:rsid w:val="1F3185B2"/>
    <w:rsid w:val="1F328ABE"/>
    <w:rsid w:val="1F36B184"/>
    <w:rsid w:val="1F3B3B2E"/>
    <w:rsid w:val="1F3D1FC5"/>
    <w:rsid w:val="1F431350"/>
    <w:rsid w:val="1F437642"/>
    <w:rsid w:val="1F44CBC1"/>
    <w:rsid w:val="1F44F7FE"/>
    <w:rsid w:val="1F45C84A"/>
    <w:rsid w:val="1F47AFB8"/>
    <w:rsid w:val="1F4AD922"/>
    <w:rsid w:val="1F4F72CE"/>
    <w:rsid w:val="1F5349AC"/>
    <w:rsid w:val="1F5C05C3"/>
    <w:rsid w:val="1F5D9203"/>
    <w:rsid w:val="1F613FA2"/>
    <w:rsid w:val="1F6323E7"/>
    <w:rsid w:val="1F6444DB"/>
    <w:rsid w:val="1F6B28E5"/>
    <w:rsid w:val="1F6B8D41"/>
    <w:rsid w:val="1F6C2E83"/>
    <w:rsid w:val="1F6C904B"/>
    <w:rsid w:val="1F6D9752"/>
    <w:rsid w:val="1F708A78"/>
    <w:rsid w:val="1F74DEF0"/>
    <w:rsid w:val="1F784F3F"/>
    <w:rsid w:val="1F7AAC82"/>
    <w:rsid w:val="1F7ACC9B"/>
    <w:rsid w:val="1F7AEAEA"/>
    <w:rsid w:val="1F7D0CCC"/>
    <w:rsid w:val="1F7F65C4"/>
    <w:rsid w:val="1F81D56D"/>
    <w:rsid w:val="1F8429AB"/>
    <w:rsid w:val="1F848F9A"/>
    <w:rsid w:val="1F85941F"/>
    <w:rsid w:val="1F85D9E8"/>
    <w:rsid w:val="1F888304"/>
    <w:rsid w:val="1F893B4B"/>
    <w:rsid w:val="1F89CD18"/>
    <w:rsid w:val="1F89DAAC"/>
    <w:rsid w:val="1F89FCA2"/>
    <w:rsid w:val="1F8BBFED"/>
    <w:rsid w:val="1F8C01B4"/>
    <w:rsid w:val="1F8D5381"/>
    <w:rsid w:val="1F8D61DE"/>
    <w:rsid w:val="1F920D23"/>
    <w:rsid w:val="1F92243F"/>
    <w:rsid w:val="1F92C54A"/>
    <w:rsid w:val="1F939326"/>
    <w:rsid w:val="1F946CAA"/>
    <w:rsid w:val="1F9E40C9"/>
    <w:rsid w:val="1FA5F268"/>
    <w:rsid w:val="1FA83D2A"/>
    <w:rsid w:val="1FA8A5C8"/>
    <w:rsid w:val="1FABAADE"/>
    <w:rsid w:val="1FAE29AE"/>
    <w:rsid w:val="1FAEAD46"/>
    <w:rsid w:val="1FAF98EF"/>
    <w:rsid w:val="1FAFA51D"/>
    <w:rsid w:val="1FB11E0B"/>
    <w:rsid w:val="1FB88707"/>
    <w:rsid w:val="1FBFD24E"/>
    <w:rsid w:val="1FC19B9B"/>
    <w:rsid w:val="1FC1B7C8"/>
    <w:rsid w:val="1FC2546C"/>
    <w:rsid w:val="1FC3478E"/>
    <w:rsid w:val="1FC3EAAD"/>
    <w:rsid w:val="1FC513B8"/>
    <w:rsid w:val="1FC76ABF"/>
    <w:rsid w:val="1FC7BBEA"/>
    <w:rsid w:val="1FCA1807"/>
    <w:rsid w:val="1FCE52E9"/>
    <w:rsid w:val="1FD1D03B"/>
    <w:rsid w:val="1FD23C8B"/>
    <w:rsid w:val="1FD28F72"/>
    <w:rsid w:val="1FD2D506"/>
    <w:rsid w:val="1FD66DC0"/>
    <w:rsid w:val="1FD7BB8E"/>
    <w:rsid w:val="1FD7F323"/>
    <w:rsid w:val="1FD963EA"/>
    <w:rsid w:val="1FDB38C1"/>
    <w:rsid w:val="1FDE5763"/>
    <w:rsid w:val="1FDE87E4"/>
    <w:rsid w:val="1FE0E786"/>
    <w:rsid w:val="1FEC05F6"/>
    <w:rsid w:val="1FEC2F36"/>
    <w:rsid w:val="1FEECCBF"/>
    <w:rsid w:val="1FF14EF5"/>
    <w:rsid w:val="1FF59E48"/>
    <w:rsid w:val="1FF6480E"/>
    <w:rsid w:val="1FF81C29"/>
    <w:rsid w:val="1FF9CEA1"/>
    <w:rsid w:val="1FFE3CEC"/>
    <w:rsid w:val="2004B038"/>
    <w:rsid w:val="20052E0E"/>
    <w:rsid w:val="200824EA"/>
    <w:rsid w:val="200B8E96"/>
    <w:rsid w:val="200D241E"/>
    <w:rsid w:val="200ED41B"/>
    <w:rsid w:val="20107328"/>
    <w:rsid w:val="20115FFA"/>
    <w:rsid w:val="20117B25"/>
    <w:rsid w:val="20129281"/>
    <w:rsid w:val="20187324"/>
    <w:rsid w:val="2019B633"/>
    <w:rsid w:val="201B746D"/>
    <w:rsid w:val="201DE220"/>
    <w:rsid w:val="201E5364"/>
    <w:rsid w:val="20203968"/>
    <w:rsid w:val="2020422A"/>
    <w:rsid w:val="202487E4"/>
    <w:rsid w:val="2025BA0A"/>
    <w:rsid w:val="2025D658"/>
    <w:rsid w:val="20276004"/>
    <w:rsid w:val="2028B1A4"/>
    <w:rsid w:val="202B4B76"/>
    <w:rsid w:val="20368AAD"/>
    <w:rsid w:val="2037D5EE"/>
    <w:rsid w:val="203D8F89"/>
    <w:rsid w:val="203E5903"/>
    <w:rsid w:val="2040DAC0"/>
    <w:rsid w:val="2041C9A6"/>
    <w:rsid w:val="2043F080"/>
    <w:rsid w:val="20486E70"/>
    <w:rsid w:val="204FC8A3"/>
    <w:rsid w:val="20517513"/>
    <w:rsid w:val="20532EF6"/>
    <w:rsid w:val="205A8045"/>
    <w:rsid w:val="205B237C"/>
    <w:rsid w:val="205BABB2"/>
    <w:rsid w:val="20626ACA"/>
    <w:rsid w:val="2062A85C"/>
    <w:rsid w:val="206425B6"/>
    <w:rsid w:val="206BBDC4"/>
    <w:rsid w:val="206BD822"/>
    <w:rsid w:val="206D779C"/>
    <w:rsid w:val="206E3C33"/>
    <w:rsid w:val="206FA849"/>
    <w:rsid w:val="206FF851"/>
    <w:rsid w:val="206FFFFE"/>
    <w:rsid w:val="2070EF72"/>
    <w:rsid w:val="2073E872"/>
    <w:rsid w:val="2075A0CE"/>
    <w:rsid w:val="2076871A"/>
    <w:rsid w:val="20793E96"/>
    <w:rsid w:val="207A5325"/>
    <w:rsid w:val="207CD669"/>
    <w:rsid w:val="207E1469"/>
    <w:rsid w:val="207E7631"/>
    <w:rsid w:val="207F22A7"/>
    <w:rsid w:val="20804717"/>
    <w:rsid w:val="2081C380"/>
    <w:rsid w:val="2083181E"/>
    <w:rsid w:val="20851BF2"/>
    <w:rsid w:val="208525B4"/>
    <w:rsid w:val="2086192A"/>
    <w:rsid w:val="20882E21"/>
    <w:rsid w:val="208A7E67"/>
    <w:rsid w:val="208CB4C0"/>
    <w:rsid w:val="2092883C"/>
    <w:rsid w:val="20940FFC"/>
    <w:rsid w:val="20981244"/>
    <w:rsid w:val="209BCB6C"/>
    <w:rsid w:val="20A2A99A"/>
    <w:rsid w:val="20A2D6B8"/>
    <w:rsid w:val="20A3D9D6"/>
    <w:rsid w:val="20A4991D"/>
    <w:rsid w:val="20A6BCC5"/>
    <w:rsid w:val="20A946D9"/>
    <w:rsid w:val="20A9F014"/>
    <w:rsid w:val="20ABC7A6"/>
    <w:rsid w:val="20AD7782"/>
    <w:rsid w:val="20AD9B26"/>
    <w:rsid w:val="20ADE66A"/>
    <w:rsid w:val="20ADF13A"/>
    <w:rsid w:val="20AE6477"/>
    <w:rsid w:val="20B09BEA"/>
    <w:rsid w:val="20B33962"/>
    <w:rsid w:val="20B36DCF"/>
    <w:rsid w:val="20B47E8B"/>
    <w:rsid w:val="20B504FD"/>
    <w:rsid w:val="20BEB921"/>
    <w:rsid w:val="20C138F0"/>
    <w:rsid w:val="20C2F393"/>
    <w:rsid w:val="20C77C1D"/>
    <w:rsid w:val="20C7FF80"/>
    <w:rsid w:val="20C91321"/>
    <w:rsid w:val="20CC121E"/>
    <w:rsid w:val="20CCF032"/>
    <w:rsid w:val="20CFD7E6"/>
    <w:rsid w:val="20CFFC41"/>
    <w:rsid w:val="20D4F30A"/>
    <w:rsid w:val="20D6B237"/>
    <w:rsid w:val="20DC8ECB"/>
    <w:rsid w:val="20E0CBCA"/>
    <w:rsid w:val="20E198AB"/>
    <w:rsid w:val="20E1BBE5"/>
    <w:rsid w:val="20E1D841"/>
    <w:rsid w:val="20E48A87"/>
    <w:rsid w:val="20E4F7D6"/>
    <w:rsid w:val="20E65EE7"/>
    <w:rsid w:val="20E93706"/>
    <w:rsid w:val="20EA24AA"/>
    <w:rsid w:val="20EB01DE"/>
    <w:rsid w:val="20ECDA3E"/>
    <w:rsid w:val="20F01AB6"/>
    <w:rsid w:val="20F04742"/>
    <w:rsid w:val="20F502A0"/>
    <w:rsid w:val="20F6217D"/>
    <w:rsid w:val="20F6D0B5"/>
    <w:rsid w:val="20F769C3"/>
    <w:rsid w:val="20F91140"/>
    <w:rsid w:val="20FD3283"/>
    <w:rsid w:val="20FF891F"/>
    <w:rsid w:val="210085C9"/>
    <w:rsid w:val="210141AC"/>
    <w:rsid w:val="21031198"/>
    <w:rsid w:val="2104AC8F"/>
    <w:rsid w:val="2104F69A"/>
    <w:rsid w:val="2109CBD1"/>
    <w:rsid w:val="210BAD57"/>
    <w:rsid w:val="210EEFCB"/>
    <w:rsid w:val="210F915E"/>
    <w:rsid w:val="2110D6B7"/>
    <w:rsid w:val="2111967C"/>
    <w:rsid w:val="2112001F"/>
    <w:rsid w:val="21151DF4"/>
    <w:rsid w:val="21168523"/>
    <w:rsid w:val="2116AE8B"/>
    <w:rsid w:val="2116CDEE"/>
    <w:rsid w:val="21173E92"/>
    <w:rsid w:val="2118C22B"/>
    <w:rsid w:val="211903A5"/>
    <w:rsid w:val="211B71B1"/>
    <w:rsid w:val="211B7EF5"/>
    <w:rsid w:val="211C9B9A"/>
    <w:rsid w:val="211CA499"/>
    <w:rsid w:val="211F789B"/>
    <w:rsid w:val="212009B3"/>
    <w:rsid w:val="2122891C"/>
    <w:rsid w:val="2123859B"/>
    <w:rsid w:val="2123D5DB"/>
    <w:rsid w:val="21286A61"/>
    <w:rsid w:val="2128FA30"/>
    <w:rsid w:val="2129D581"/>
    <w:rsid w:val="212A5698"/>
    <w:rsid w:val="212B321D"/>
    <w:rsid w:val="212D7DB7"/>
    <w:rsid w:val="21314D53"/>
    <w:rsid w:val="213270E4"/>
    <w:rsid w:val="2138341A"/>
    <w:rsid w:val="2138BE8D"/>
    <w:rsid w:val="213A05E0"/>
    <w:rsid w:val="2142C7AB"/>
    <w:rsid w:val="2142D106"/>
    <w:rsid w:val="2144DE42"/>
    <w:rsid w:val="21460898"/>
    <w:rsid w:val="2149244D"/>
    <w:rsid w:val="214E9C0B"/>
    <w:rsid w:val="21527D79"/>
    <w:rsid w:val="21545768"/>
    <w:rsid w:val="2156F940"/>
    <w:rsid w:val="215B5A46"/>
    <w:rsid w:val="215BB5EC"/>
    <w:rsid w:val="215C711E"/>
    <w:rsid w:val="2163B664"/>
    <w:rsid w:val="2165547A"/>
    <w:rsid w:val="2167EC7C"/>
    <w:rsid w:val="21689B1B"/>
    <w:rsid w:val="216D7E1C"/>
    <w:rsid w:val="216FA183"/>
    <w:rsid w:val="21729297"/>
    <w:rsid w:val="2173E662"/>
    <w:rsid w:val="21745F6E"/>
    <w:rsid w:val="21746408"/>
    <w:rsid w:val="2175AC17"/>
    <w:rsid w:val="2175CB6E"/>
    <w:rsid w:val="2175EDDD"/>
    <w:rsid w:val="21769AF3"/>
    <w:rsid w:val="217A43B0"/>
    <w:rsid w:val="217A6280"/>
    <w:rsid w:val="217ADA86"/>
    <w:rsid w:val="218129AC"/>
    <w:rsid w:val="21814C48"/>
    <w:rsid w:val="218178A8"/>
    <w:rsid w:val="2181D931"/>
    <w:rsid w:val="21820B8E"/>
    <w:rsid w:val="218257C9"/>
    <w:rsid w:val="2184C2B7"/>
    <w:rsid w:val="21864E24"/>
    <w:rsid w:val="2187986A"/>
    <w:rsid w:val="21895D1C"/>
    <w:rsid w:val="2189C886"/>
    <w:rsid w:val="218B9EC1"/>
    <w:rsid w:val="218DA0F3"/>
    <w:rsid w:val="218DCD0E"/>
    <w:rsid w:val="218DD15F"/>
    <w:rsid w:val="21902EAE"/>
    <w:rsid w:val="2190E69E"/>
    <w:rsid w:val="21926AE1"/>
    <w:rsid w:val="21947C8A"/>
    <w:rsid w:val="2195AD94"/>
    <w:rsid w:val="21964611"/>
    <w:rsid w:val="21966810"/>
    <w:rsid w:val="219686E0"/>
    <w:rsid w:val="2199830B"/>
    <w:rsid w:val="219D7DF6"/>
    <w:rsid w:val="219EE67A"/>
    <w:rsid w:val="219F4B61"/>
    <w:rsid w:val="21A14A4C"/>
    <w:rsid w:val="21A40C57"/>
    <w:rsid w:val="21A5370F"/>
    <w:rsid w:val="21A99525"/>
    <w:rsid w:val="21AAC9A8"/>
    <w:rsid w:val="21AF4782"/>
    <w:rsid w:val="21AFBD5A"/>
    <w:rsid w:val="21B342CD"/>
    <w:rsid w:val="21B4605C"/>
    <w:rsid w:val="21B57B2F"/>
    <w:rsid w:val="21B6243B"/>
    <w:rsid w:val="21B8EA61"/>
    <w:rsid w:val="21BB62F5"/>
    <w:rsid w:val="21BED881"/>
    <w:rsid w:val="21BF499F"/>
    <w:rsid w:val="21C5E6F2"/>
    <w:rsid w:val="21C63C9B"/>
    <w:rsid w:val="21C65A0F"/>
    <w:rsid w:val="21CA9512"/>
    <w:rsid w:val="21CAC657"/>
    <w:rsid w:val="21CAD090"/>
    <w:rsid w:val="21CD9E5E"/>
    <w:rsid w:val="21D2BB02"/>
    <w:rsid w:val="21D2C219"/>
    <w:rsid w:val="21D50170"/>
    <w:rsid w:val="21D81DC4"/>
    <w:rsid w:val="21D958BA"/>
    <w:rsid w:val="21D96110"/>
    <w:rsid w:val="21DC4CD9"/>
    <w:rsid w:val="21DD1B51"/>
    <w:rsid w:val="21DDEC34"/>
    <w:rsid w:val="21E2B1A3"/>
    <w:rsid w:val="21E3E83B"/>
    <w:rsid w:val="21E756C3"/>
    <w:rsid w:val="21E8EC24"/>
    <w:rsid w:val="21EA8EF8"/>
    <w:rsid w:val="21EEA406"/>
    <w:rsid w:val="21EFC190"/>
    <w:rsid w:val="21F2077E"/>
    <w:rsid w:val="21F25961"/>
    <w:rsid w:val="21F3E544"/>
    <w:rsid w:val="21F567F7"/>
    <w:rsid w:val="21F66820"/>
    <w:rsid w:val="21F6DD11"/>
    <w:rsid w:val="21F90DF9"/>
    <w:rsid w:val="21FD0FA8"/>
    <w:rsid w:val="21FE1BB4"/>
    <w:rsid w:val="21FE22E8"/>
    <w:rsid w:val="21FF0675"/>
    <w:rsid w:val="2200105B"/>
    <w:rsid w:val="2205C769"/>
    <w:rsid w:val="220799A8"/>
    <w:rsid w:val="220859CD"/>
    <w:rsid w:val="22093FBB"/>
    <w:rsid w:val="220AE0A6"/>
    <w:rsid w:val="220CFA0F"/>
    <w:rsid w:val="220EA4BB"/>
    <w:rsid w:val="2210909A"/>
    <w:rsid w:val="2212430B"/>
    <w:rsid w:val="221464FE"/>
    <w:rsid w:val="22150E15"/>
    <w:rsid w:val="2215D1E5"/>
    <w:rsid w:val="2215D437"/>
    <w:rsid w:val="22165AFD"/>
    <w:rsid w:val="221684FE"/>
    <w:rsid w:val="221A18BE"/>
    <w:rsid w:val="221AFA9D"/>
    <w:rsid w:val="221EBE93"/>
    <w:rsid w:val="22221FF0"/>
    <w:rsid w:val="222588E4"/>
    <w:rsid w:val="2226FA9F"/>
    <w:rsid w:val="222872DA"/>
    <w:rsid w:val="22291E0C"/>
    <w:rsid w:val="222A7D15"/>
    <w:rsid w:val="222B5E3E"/>
    <w:rsid w:val="222D7D4F"/>
    <w:rsid w:val="222DF477"/>
    <w:rsid w:val="222F4850"/>
    <w:rsid w:val="223A4E14"/>
    <w:rsid w:val="223ED246"/>
    <w:rsid w:val="223FB486"/>
    <w:rsid w:val="22439912"/>
    <w:rsid w:val="22473D97"/>
    <w:rsid w:val="224B2431"/>
    <w:rsid w:val="224F29AF"/>
    <w:rsid w:val="22536F3B"/>
    <w:rsid w:val="225C81A0"/>
    <w:rsid w:val="225D889F"/>
    <w:rsid w:val="225FA34B"/>
    <w:rsid w:val="2263E0E8"/>
    <w:rsid w:val="22646A47"/>
    <w:rsid w:val="2266E298"/>
    <w:rsid w:val="22687613"/>
    <w:rsid w:val="226923E5"/>
    <w:rsid w:val="2269C94B"/>
    <w:rsid w:val="2269DD56"/>
    <w:rsid w:val="226B0CDA"/>
    <w:rsid w:val="226BCA9D"/>
    <w:rsid w:val="226BEBD5"/>
    <w:rsid w:val="22705F8A"/>
    <w:rsid w:val="22737026"/>
    <w:rsid w:val="2279E02F"/>
    <w:rsid w:val="227B33A8"/>
    <w:rsid w:val="227C9717"/>
    <w:rsid w:val="2281AD94"/>
    <w:rsid w:val="22862AF0"/>
    <w:rsid w:val="2287FB51"/>
    <w:rsid w:val="228A1389"/>
    <w:rsid w:val="228BC286"/>
    <w:rsid w:val="2293E856"/>
    <w:rsid w:val="229482B7"/>
    <w:rsid w:val="2295AE9C"/>
    <w:rsid w:val="2298A734"/>
    <w:rsid w:val="229A2510"/>
    <w:rsid w:val="229B6FC2"/>
    <w:rsid w:val="229B7C1B"/>
    <w:rsid w:val="229E4653"/>
    <w:rsid w:val="229FD97D"/>
    <w:rsid w:val="22A18C36"/>
    <w:rsid w:val="22A256FE"/>
    <w:rsid w:val="22A63E9E"/>
    <w:rsid w:val="22A6C6C5"/>
    <w:rsid w:val="22A7D60F"/>
    <w:rsid w:val="22A7F460"/>
    <w:rsid w:val="22AC50D3"/>
    <w:rsid w:val="22AD517A"/>
    <w:rsid w:val="22AD6AB2"/>
    <w:rsid w:val="22AF4D32"/>
    <w:rsid w:val="22AFF81C"/>
    <w:rsid w:val="22B336D2"/>
    <w:rsid w:val="22B4DE48"/>
    <w:rsid w:val="22B4EA8B"/>
    <w:rsid w:val="22B5C61B"/>
    <w:rsid w:val="22BF5642"/>
    <w:rsid w:val="22C2FAF6"/>
    <w:rsid w:val="22C4F353"/>
    <w:rsid w:val="22C63897"/>
    <w:rsid w:val="22C6D0C0"/>
    <w:rsid w:val="22C71421"/>
    <w:rsid w:val="22C85E03"/>
    <w:rsid w:val="22C8BBA9"/>
    <w:rsid w:val="22C9C501"/>
    <w:rsid w:val="22CA6FC0"/>
    <w:rsid w:val="22CB7426"/>
    <w:rsid w:val="22CB7DC0"/>
    <w:rsid w:val="22CBCB73"/>
    <w:rsid w:val="22CC2C46"/>
    <w:rsid w:val="22CE6BCF"/>
    <w:rsid w:val="22D22B8E"/>
    <w:rsid w:val="22D359C7"/>
    <w:rsid w:val="22D4E48F"/>
    <w:rsid w:val="22D5E37B"/>
    <w:rsid w:val="22D67DFA"/>
    <w:rsid w:val="22D83DA1"/>
    <w:rsid w:val="22D8FB2A"/>
    <w:rsid w:val="22DB304B"/>
    <w:rsid w:val="22E23523"/>
    <w:rsid w:val="22E2E62F"/>
    <w:rsid w:val="22E3836E"/>
    <w:rsid w:val="22E3D137"/>
    <w:rsid w:val="22E41068"/>
    <w:rsid w:val="22E516F4"/>
    <w:rsid w:val="22E5F36D"/>
    <w:rsid w:val="22E8D963"/>
    <w:rsid w:val="22EA5E46"/>
    <w:rsid w:val="22F3C4E3"/>
    <w:rsid w:val="22F70A5A"/>
    <w:rsid w:val="22F769FE"/>
    <w:rsid w:val="22F7915E"/>
    <w:rsid w:val="22F7B22C"/>
    <w:rsid w:val="22FAEFB4"/>
    <w:rsid w:val="22FBE332"/>
    <w:rsid w:val="22FCE9E0"/>
    <w:rsid w:val="23045EE6"/>
    <w:rsid w:val="23104D29"/>
    <w:rsid w:val="23130C49"/>
    <w:rsid w:val="23136C84"/>
    <w:rsid w:val="23164502"/>
    <w:rsid w:val="2316FE03"/>
    <w:rsid w:val="23170F3B"/>
    <w:rsid w:val="2317BC6F"/>
    <w:rsid w:val="231821BB"/>
    <w:rsid w:val="231D2F03"/>
    <w:rsid w:val="231D4EFD"/>
    <w:rsid w:val="2321400D"/>
    <w:rsid w:val="232213D7"/>
    <w:rsid w:val="2324C451"/>
    <w:rsid w:val="2326879A"/>
    <w:rsid w:val="232B2614"/>
    <w:rsid w:val="232D6400"/>
    <w:rsid w:val="232DF355"/>
    <w:rsid w:val="2337240F"/>
    <w:rsid w:val="2339BDE6"/>
    <w:rsid w:val="233B49BA"/>
    <w:rsid w:val="233DBB58"/>
    <w:rsid w:val="233E320A"/>
    <w:rsid w:val="233F4C1A"/>
    <w:rsid w:val="23436B4A"/>
    <w:rsid w:val="23475F3A"/>
    <w:rsid w:val="234A8130"/>
    <w:rsid w:val="234CE1B6"/>
    <w:rsid w:val="235487E0"/>
    <w:rsid w:val="23576A84"/>
    <w:rsid w:val="235832FD"/>
    <w:rsid w:val="23592F7F"/>
    <w:rsid w:val="2359DB6E"/>
    <w:rsid w:val="235A4E84"/>
    <w:rsid w:val="235C3D41"/>
    <w:rsid w:val="235F73BB"/>
    <w:rsid w:val="236128D8"/>
    <w:rsid w:val="236613A4"/>
    <w:rsid w:val="2369B220"/>
    <w:rsid w:val="237015A2"/>
    <w:rsid w:val="237035CD"/>
    <w:rsid w:val="23717901"/>
    <w:rsid w:val="2372868D"/>
    <w:rsid w:val="2373E22D"/>
    <w:rsid w:val="2377048E"/>
    <w:rsid w:val="2378BC5C"/>
    <w:rsid w:val="237B1D80"/>
    <w:rsid w:val="237C0791"/>
    <w:rsid w:val="238061C1"/>
    <w:rsid w:val="238113BC"/>
    <w:rsid w:val="23835AE5"/>
    <w:rsid w:val="2386AAEE"/>
    <w:rsid w:val="238922F2"/>
    <w:rsid w:val="238ECD31"/>
    <w:rsid w:val="23918975"/>
    <w:rsid w:val="23932CF1"/>
    <w:rsid w:val="239410CB"/>
    <w:rsid w:val="2394B6D1"/>
    <w:rsid w:val="239585EB"/>
    <w:rsid w:val="23958A22"/>
    <w:rsid w:val="23975BF2"/>
    <w:rsid w:val="23991966"/>
    <w:rsid w:val="239DCA93"/>
    <w:rsid w:val="239E6927"/>
    <w:rsid w:val="23A38204"/>
    <w:rsid w:val="23A4DEFE"/>
    <w:rsid w:val="23A50ADF"/>
    <w:rsid w:val="23AFB55F"/>
    <w:rsid w:val="23B20003"/>
    <w:rsid w:val="23B30C24"/>
    <w:rsid w:val="23B51E41"/>
    <w:rsid w:val="23B5FA64"/>
    <w:rsid w:val="23B6242E"/>
    <w:rsid w:val="23B728C8"/>
    <w:rsid w:val="23B95824"/>
    <w:rsid w:val="23BB63C4"/>
    <w:rsid w:val="23BDEFE5"/>
    <w:rsid w:val="23BE3FAC"/>
    <w:rsid w:val="23BF2CD3"/>
    <w:rsid w:val="23C19314"/>
    <w:rsid w:val="23C1C8B8"/>
    <w:rsid w:val="23C1F625"/>
    <w:rsid w:val="23C56EF9"/>
    <w:rsid w:val="23C8688B"/>
    <w:rsid w:val="23CA2E27"/>
    <w:rsid w:val="23CAD021"/>
    <w:rsid w:val="23CB79F3"/>
    <w:rsid w:val="23CD1864"/>
    <w:rsid w:val="23CDB225"/>
    <w:rsid w:val="23CF14D8"/>
    <w:rsid w:val="23D12AFB"/>
    <w:rsid w:val="23D233D5"/>
    <w:rsid w:val="23D28E90"/>
    <w:rsid w:val="23D2E287"/>
    <w:rsid w:val="23D4CC06"/>
    <w:rsid w:val="23D626B6"/>
    <w:rsid w:val="23D7AB24"/>
    <w:rsid w:val="23DA3135"/>
    <w:rsid w:val="23DABE44"/>
    <w:rsid w:val="23DF2FF7"/>
    <w:rsid w:val="23E3AE01"/>
    <w:rsid w:val="23E9DDD7"/>
    <w:rsid w:val="23EC46E2"/>
    <w:rsid w:val="23EDE442"/>
    <w:rsid w:val="23EDF114"/>
    <w:rsid w:val="23EEBECD"/>
    <w:rsid w:val="23F12D1B"/>
    <w:rsid w:val="23F18BA8"/>
    <w:rsid w:val="23F429CA"/>
    <w:rsid w:val="23F62832"/>
    <w:rsid w:val="23F63F28"/>
    <w:rsid w:val="23F81D87"/>
    <w:rsid w:val="23F9CAF3"/>
    <w:rsid w:val="23FA34C9"/>
    <w:rsid w:val="23FAB659"/>
    <w:rsid w:val="2401DE47"/>
    <w:rsid w:val="24020A51"/>
    <w:rsid w:val="240584DF"/>
    <w:rsid w:val="2409A668"/>
    <w:rsid w:val="240B6670"/>
    <w:rsid w:val="240BB731"/>
    <w:rsid w:val="240CF495"/>
    <w:rsid w:val="24116D22"/>
    <w:rsid w:val="24130FDF"/>
    <w:rsid w:val="24146BA2"/>
    <w:rsid w:val="241485BD"/>
    <w:rsid w:val="24151F98"/>
    <w:rsid w:val="24156861"/>
    <w:rsid w:val="2418776E"/>
    <w:rsid w:val="241961D0"/>
    <w:rsid w:val="241AEBDB"/>
    <w:rsid w:val="241E8FB0"/>
    <w:rsid w:val="242258E5"/>
    <w:rsid w:val="2423E113"/>
    <w:rsid w:val="242833F2"/>
    <w:rsid w:val="2428C67C"/>
    <w:rsid w:val="242E4106"/>
    <w:rsid w:val="242F1EC5"/>
    <w:rsid w:val="242F2A81"/>
    <w:rsid w:val="2431E7F8"/>
    <w:rsid w:val="2432582B"/>
    <w:rsid w:val="243294DB"/>
    <w:rsid w:val="2441FD8A"/>
    <w:rsid w:val="244418BF"/>
    <w:rsid w:val="24451D89"/>
    <w:rsid w:val="2448FBEB"/>
    <w:rsid w:val="24490D84"/>
    <w:rsid w:val="2449F9E7"/>
    <w:rsid w:val="244C4C50"/>
    <w:rsid w:val="244E9C72"/>
    <w:rsid w:val="244EF8C2"/>
    <w:rsid w:val="2452382E"/>
    <w:rsid w:val="2454B34E"/>
    <w:rsid w:val="2456B0DD"/>
    <w:rsid w:val="24573B59"/>
    <w:rsid w:val="245836CD"/>
    <w:rsid w:val="245B3F13"/>
    <w:rsid w:val="245CEEC0"/>
    <w:rsid w:val="246119FE"/>
    <w:rsid w:val="2463EF36"/>
    <w:rsid w:val="2464F7F5"/>
    <w:rsid w:val="246A0D6F"/>
    <w:rsid w:val="246D1447"/>
    <w:rsid w:val="246EF1F6"/>
    <w:rsid w:val="2470A4E3"/>
    <w:rsid w:val="2471AC7B"/>
    <w:rsid w:val="2473FD29"/>
    <w:rsid w:val="2476120A"/>
    <w:rsid w:val="2477CF2B"/>
    <w:rsid w:val="2478D91E"/>
    <w:rsid w:val="247954FA"/>
    <w:rsid w:val="247C7920"/>
    <w:rsid w:val="247CF69E"/>
    <w:rsid w:val="247D58BA"/>
    <w:rsid w:val="2480976A"/>
    <w:rsid w:val="2484738C"/>
    <w:rsid w:val="2487DE60"/>
    <w:rsid w:val="248A095F"/>
    <w:rsid w:val="248BF82A"/>
    <w:rsid w:val="2490AA83"/>
    <w:rsid w:val="2490F222"/>
    <w:rsid w:val="2491592E"/>
    <w:rsid w:val="2492F66E"/>
    <w:rsid w:val="2496028C"/>
    <w:rsid w:val="249734E5"/>
    <w:rsid w:val="249B0960"/>
    <w:rsid w:val="249CF406"/>
    <w:rsid w:val="249E927E"/>
    <w:rsid w:val="249EAC37"/>
    <w:rsid w:val="249EED0D"/>
    <w:rsid w:val="24A20922"/>
    <w:rsid w:val="24A52D1E"/>
    <w:rsid w:val="24AAED16"/>
    <w:rsid w:val="24AC504C"/>
    <w:rsid w:val="24AEE008"/>
    <w:rsid w:val="24B025AA"/>
    <w:rsid w:val="24B13F94"/>
    <w:rsid w:val="24B1C40E"/>
    <w:rsid w:val="24B366E7"/>
    <w:rsid w:val="24BBF79B"/>
    <w:rsid w:val="24BBFDF1"/>
    <w:rsid w:val="24BE566E"/>
    <w:rsid w:val="24BFAFBE"/>
    <w:rsid w:val="24C278E9"/>
    <w:rsid w:val="24C2E7E1"/>
    <w:rsid w:val="24C4DF68"/>
    <w:rsid w:val="24C63774"/>
    <w:rsid w:val="24C9EC19"/>
    <w:rsid w:val="24CD3C2D"/>
    <w:rsid w:val="24D05AB2"/>
    <w:rsid w:val="24D0CBFC"/>
    <w:rsid w:val="24D0DCF2"/>
    <w:rsid w:val="24D32CA6"/>
    <w:rsid w:val="24D330DF"/>
    <w:rsid w:val="24D47BCE"/>
    <w:rsid w:val="24D5A61B"/>
    <w:rsid w:val="24DBC4E0"/>
    <w:rsid w:val="24E1A8CA"/>
    <w:rsid w:val="24E33ACF"/>
    <w:rsid w:val="24E5F864"/>
    <w:rsid w:val="24E9A498"/>
    <w:rsid w:val="24EB6030"/>
    <w:rsid w:val="24EBC2B3"/>
    <w:rsid w:val="24EC7E38"/>
    <w:rsid w:val="24EDD8B8"/>
    <w:rsid w:val="24EE760D"/>
    <w:rsid w:val="24EEE70A"/>
    <w:rsid w:val="24F1D833"/>
    <w:rsid w:val="24F33EE4"/>
    <w:rsid w:val="24F3F026"/>
    <w:rsid w:val="24F67DB5"/>
    <w:rsid w:val="24F971EC"/>
    <w:rsid w:val="24FA3E44"/>
    <w:rsid w:val="24FE3BE1"/>
    <w:rsid w:val="2500FC60"/>
    <w:rsid w:val="25016F55"/>
    <w:rsid w:val="2501B57F"/>
    <w:rsid w:val="2502B509"/>
    <w:rsid w:val="2503176B"/>
    <w:rsid w:val="2503DF80"/>
    <w:rsid w:val="2504F24C"/>
    <w:rsid w:val="25084763"/>
    <w:rsid w:val="250C9078"/>
    <w:rsid w:val="250E52F6"/>
    <w:rsid w:val="25128477"/>
    <w:rsid w:val="251293C0"/>
    <w:rsid w:val="2512C4AB"/>
    <w:rsid w:val="25153753"/>
    <w:rsid w:val="25173C13"/>
    <w:rsid w:val="2517D7F2"/>
    <w:rsid w:val="251ABE6F"/>
    <w:rsid w:val="251F2B46"/>
    <w:rsid w:val="252737CC"/>
    <w:rsid w:val="2527ADA2"/>
    <w:rsid w:val="25285F75"/>
    <w:rsid w:val="252F8A74"/>
    <w:rsid w:val="252F9C8C"/>
    <w:rsid w:val="2530807B"/>
    <w:rsid w:val="2530CB46"/>
    <w:rsid w:val="2532DEFD"/>
    <w:rsid w:val="2532F4C9"/>
    <w:rsid w:val="25344A1B"/>
    <w:rsid w:val="2534F1EF"/>
    <w:rsid w:val="25379B30"/>
    <w:rsid w:val="25394510"/>
    <w:rsid w:val="253A2881"/>
    <w:rsid w:val="253B6E88"/>
    <w:rsid w:val="253B6F5F"/>
    <w:rsid w:val="253CBB47"/>
    <w:rsid w:val="253CF9B4"/>
    <w:rsid w:val="253F118E"/>
    <w:rsid w:val="25420FFC"/>
    <w:rsid w:val="25450D66"/>
    <w:rsid w:val="2545C220"/>
    <w:rsid w:val="2548E2F3"/>
    <w:rsid w:val="254A58F3"/>
    <w:rsid w:val="254A64DA"/>
    <w:rsid w:val="254AC546"/>
    <w:rsid w:val="2552237C"/>
    <w:rsid w:val="25529862"/>
    <w:rsid w:val="255692AD"/>
    <w:rsid w:val="2557CE17"/>
    <w:rsid w:val="255A80E9"/>
    <w:rsid w:val="255FEECE"/>
    <w:rsid w:val="2563FAFA"/>
    <w:rsid w:val="256410B8"/>
    <w:rsid w:val="25649288"/>
    <w:rsid w:val="2564E0F1"/>
    <w:rsid w:val="2564E7AC"/>
    <w:rsid w:val="2565BABA"/>
    <w:rsid w:val="25673AC5"/>
    <w:rsid w:val="25677753"/>
    <w:rsid w:val="25677F45"/>
    <w:rsid w:val="256894B6"/>
    <w:rsid w:val="256BE8B0"/>
    <w:rsid w:val="256C2D0A"/>
    <w:rsid w:val="256DF3A8"/>
    <w:rsid w:val="256EB9C0"/>
    <w:rsid w:val="2571BAE6"/>
    <w:rsid w:val="25739025"/>
    <w:rsid w:val="2574C91D"/>
    <w:rsid w:val="25763F3B"/>
    <w:rsid w:val="25772331"/>
    <w:rsid w:val="257942E3"/>
    <w:rsid w:val="257BE757"/>
    <w:rsid w:val="2581E2A6"/>
    <w:rsid w:val="258395AD"/>
    <w:rsid w:val="2584D0F4"/>
    <w:rsid w:val="25850F11"/>
    <w:rsid w:val="2585E524"/>
    <w:rsid w:val="258843D2"/>
    <w:rsid w:val="2589F638"/>
    <w:rsid w:val="258A3BB6"/>
    <w:rsid w:val="258CB23B"/>
    <w:rsid w:val="258D41E6"/>
    <w:rsid w:val="2590FC74"/>
    <w:rsid w:val="25921310"/>
    <w:rsid w:val="2594122E"/>
    <w:rsid w:val="25948381"/>
    <w:rsid w:val="2595BEA5"/>
    <w:rsid w:val="25989E15"/>
    <w:rsid w:val="259A5A52"/>
    <w:rsid w:val="259B1868"/>
    <w:rsid w:val="259B6752"/>
    <w:rsid w:val="259BD891"/>
    <w:rsid w:val="259DE763"/>
    <w:rsid w:val="259F4BC3"/>
    <w:rsid w:val="25A182EF"/>
    <w:rsid w:val="25A60F25"/>
    <w:rsid w:val="25ABE2F5"/>
    <w:rsid w:val="25AE33F9"/>
    <w:rsid w:val="25B59FBA"/>
    <w:rsid w:val="25B673C1"/>
    <w:rsid w:val="25BAD843"/>
    <w:rsid w:val="25BC43BE"/>
    <w:rsid w:val="25BD0494"/>
    <w:rsid w:val="25C07BCB"/>
    <w:rsid w:val="25C27314"/>
    <w:rsid w:val="25C2D655"/>
    <w:rsid w:val="25C4F262"/>
    <w:rsid w:val="25C68591"/>
    <w:rsid w:val="25C7272B"/>
    <w:rsid w:val="25C8DB16"/>
    <w:rsid w:val="25C965DC"/>
    <w:rsid w:val="25CD1536"/>
    <w:rsid w:val="25CE8FA8"/>
    <w:rsid w:val="25D075AC"/>
    <w:rsid w:val="25D0D35A"/>
    <w:rsid w:val="25D2B1B8"/>
    <w:rsid w:val="25D6CF6D"/>
    <w:rsid w:val="25D7AD15"/>
    <w:rsid w:val="25D954C6"/>
    <w:rsid w:val="25DC1EC8"/>
    <w:rsid w:val="25DD3DB6"/>
    <w:rsid w:val="25DEECF4"/>
    <w:rsid w:val="25E6985F"/>
    <w:rsid w:val="25E8B36E"/>
    <w:rsid w:val="25E8B5B4"/>
    <w:rsid w:val="25EA89CE"/>
    <w:rsid w:val="25EB53B9"/>
    <w:rsid w:val="25ECCAAD"/>
    <w:rsid w:val="25ED75C1"/>
    <w:rsid w:val="25EEB726"/>
    <w:rsid w:val="25F1FB1E"/>
    <w:rsid w:val="25F30953"/>
    <w:rsid w:val="25F6BC2C"/>
    <w:rsid w:val="25F8C9E2"/>
    <w:rsid w:val="25FD4FF8"/>
    <w:rsid w:val="2600577A"/>
    <w:rsid w:val="260165C3"/>
    <w:rsid w:val="2601665B"/>
    <w:rsid w:val="2607969A"/>
    <w:rsid w:val="2609E4EF"/>
    <w:rsid w:val="260BBC04"/>
    <w:rsid w:val="260BC257"/>
    <w:rsid w:val="260C80A2"/>
    <w:rsid w:val="260D5E50"/>
    <w:rsid w:val="26108789"/>
    <w:rsid w:val="26130F7B"/>
    <w:rsid w:val="261AD824"/>
    <w:rsid w:val="261CD1E5"/>
    <w:rsid w:val="261D25DF"/>
    <w:rsid w:val="261DA8E2"/>
    <w:rsid w:val="261DFF2A"/>
    <w:rsid w:val="261EC1B5"/>
    <w:rsid w:val="26211BD4"/>
    <w:rsid w:val="2622142C"/>
    <w:rsid w:val="2626C4D6"/>
    <w:rsid w:val="2627C88B"/>
    <w:rsid w:val="262AC6AA"/>
    <w:rsid w:val="262B3B9C"/>
    <w:rsid w:val="26326B73"/>
    <w:rsid w:val="2634978B"/>
    <w:rsid w:val="2635A761"/>
    <w:rsid w:val="26383948"/>
    <w:rsid w:val="2638BADB"/>
    <w:rsid w:val="2638FDB1"/>
    <w:rsid w:val="263B2E11"/>
    <w:rsid w:val="263B4A9E"/>
    <w:rsid w:val="263B64D9"/>
    <w:rsid w:val="263C8028"/>
    <w:rsid w:val="263D76A0"/>
    <w:rsid w:val="264003A7"/>
    <w:rsid w:val="2644740E"/>
    <w:rsid w:val="2649561B"/>
    <w:rsid w:val="264BA7CC"/>
    <w:rsid w:val="264C1FB5"/>
    <w:rsid w:val="264E0076"/>
    <w:rsid w:val="264E3C64"/>
    <w:rsid w:val="264E7F08"/>
    <w:rsid w:val="264FF85A"/>
    <w:rsid w:val="26506C06"/>
    <w:rsid w:val="2653C2ED"/>
    <w:rsid w:val="26542E75"/>
    <w:rsid w:val="26549044"/>
    <w:rsid w:val="2656CA34"/>
    <w:rsid w:val="265C1C2D"/>
    <w:rsid w:val="265D6D47"/>
    <w:rsid w:val="266002C5"/>
    <w:rsid w:val="26604AF8"/>
    <w:rsid w:val="26606164"/>
    <w:rsid w:val="26623878"/>
    <w:rsid w:val="266535A6"/>
    <w:rsid w:val="2666E65E"/>
    <w:rsid w:val="26674FB6"/>
    <w:rsid w:val="2667E1AF"/>
    <w:rsid w:val="266CAFE0"/>
    <w:rsid w:val="266DBE8F"/>
    <w:rsid w:val="26769F41"/>
    <w:rsid w:val="26784E75"/>
    <w:rsid w:val="26795EE6"/>
    <w:rsid w:val="267AABE5"/>
    <w:rsid w:val="267BA15A"/>
    <w:rsid w:val="267E7AFF"/>
    <w:rsid w:val="26858F3B"/>
    <w:rsid w:val="26862756"/>
    <w:rsid w:val="26879B22"/>
    <w:rsid w:val="2688820C"/>
    <w:rsid w:val="268E7BF7"/>
    <w:rsid w:val="268F4A0A"/>
    <w:rsid w:val="2694F9D0"/>
    <w:rsid w:val="26958AC6"/>
    <w:rsid w:val="269D22AD"/>
    <w:rsid w:val="269EEB11"/>
    <w:rsid w:val="26A02587"/>
    <w:rsid w:val="26A38955"/>
    <w:rsid w:val="26A59E06"/>
    <w:rsid w:val="26A69CB2"/>
    <w:rsid w:val="26B29205"/>
    <w:rsid w:val="26B49FDE"/>
    <w:rsid w:val="26B62CB6"/>
    <w:rsid w:val="26B6326B"/>
    <w:rsid w:val="26B8727E"/>
    <w:rsid w:val="26B91065"/>
    <w:rsid w:val="26C3F0F6"/>
    <w:rsid w:val="26C46ABF"/>
    <w:rsid w:val="26C60F6E"/>
    <w:rsid w:val="26C72AB8"/>
    <w:rsid w:val="26C9F40E"/>
    <w:rsid w:val="26CCD540"/>
    <w:rsid w:val="26D1FCF5"/>
    <w:rsid w:val="26D2E175"/>
    <w:rsid w:val="26D42F9F"/>
    <w:rsid w:val="26D6ED40"/>
    <w:rsid w:val="26D7A383"/>
    <w:rsid w:val="26DAA936"/>
    <w:rsid w:val="26DB9831"/>
    <w:rsid w:val="26DFFCE1"/>
    <w:rsid w:val="26E05222"/>
    <w:rsid w:val="26E086EA"/>
    <w:rsid w:val="26E513A9"/>
    <w:rsid w:val="26E7DDFC"/>
    <w:rsid w:val="26E989BC"/>
    <w:rsid w:val="26EB1306"/>
    <w:rsid w:val="26EE4990"/>
    <w:rsid w:val="26EEA1BD"/>
    <w:rsid w:val="26EED202"/>
    <w:rsid w:val="26F0269B"/>
    <w:rsid w:val="26F34B36"/>
    <w:rsid w:val="26F48B49"/>
    <w:rsid w:val="26F7D181"/>
    <w:rsid w:val="26FB0ABF"/>
    <w:rsid w:val="26FC1A7C"/>
    <w:rsid w:val="26FF6571"/>
    <w:rsid w:val="27008D1F"/>
    <w:rsid w:val="2704A2C9"/>
    <w:rsid w:val="27093FFE"/>
    <w:rsid w:val="270A0E3C"/>
    <w:rsid w:val="270D33E6"/>
    <w:rsid w:val="270E89AA"/>
    <w:rsid w:val="27115D17"/>
    <w:rsid w:val="2712AA6F"/>
    <w:rsid w:val="271C59B5"/>
    <w:rsid w:val="271D3873"/>
    <w:rsid w:val="271DBA4D"/>
    <w:rsid w:val="271DCA2D"/>
    <w:rsid w:val="271ECE49"/>
    <w:rsid w:val="271F88F0"/>
    <w:rsid w:val="27207460"/>
    <w:rsid w:val="2720C185"/>
    <w:rsid w:val="2722AE0E"/>
    <w:rsid w:val="2726AD85"/>
    <w:rsid w:val="2728E8FB"/>
    <w:rsid w:val="2729FBE2"/>
    <w:rsid w:val="272A3537"/>
    <w:rsid w:val="272ABDEE"/>
    <w:rsid w:val="272B242F"/>
    <w:rsid w:val="272B43CE"/>
    <w:rsid w:val="2732085C"/>
    <w:rsid w:val="27325BF3"/>
    <w:rsid w:val="27325C5D"/>
    <w:rsid w:val="273322A8"/>
    <w:rsid w:val="2733CA17"/>
    <w:rsid w:val="2733F73B"/>
    <w:rsid w:val="27345AC3"/>
    <w:rsid w:val="27350A73"/>
    <w:rsid w:val="27354AA6"/>
    <w:rsid w:val="27365478"/>
    <w:rsid w:val="273BA6C6"/>
    <w:rsid w:val="273DF5D0"/>
    <w:rsid w:val="274060F1"/>
    <w:rsid w:val="274419AC"/>
    <w:rsid w:val="274A75EB"/>
    <w:rsid w:val="274A7D1B"/>
    <w:rsid w:val="274ADC19"/>
    <w:rsid w:val="274CD91A"/>
    <w:rsid w:val="274CF8B6"/>
    <w:rsid w:val="274D3B6F"/>
    <w:rsid w:val="274DAE99"/>
    <w:rsid w:val="27510FCA"/>
    <w:rsid w:val="27521843"/>
    <w:rsid w:val="2754E9B2"/>
    <w:rsid w:val="2755F89A"/>
    <w:rsid w:val="2758AFA7"/>
    <w:rsid w:val="2759DE14"/>
    <w:rsid w:val="275D8373"/>
    <w:rsid w:val="275EEB43"/>
    <w:rsid w:val="2760938B"/>
    <w:rsid w:val="2762551B"/>
    <w:rsid w:val="2762AD16"/>
    <w:rsid w:val="27667235"/>
    <w:rsid w:val="27676808"/>
    <w:rsid w:val="276BA3B8"/>
    <w:rsid w:val="276C3167"/>
    <w:rsid w:val="276D3341"/>
    <w:rsid w:val="276E5BAD"/>
    <w:rsid w:val="2770FF10"/>
    <w:rsid w:val="27792D42"/>
    <w:rsid w:val="277A4F4C"/>
    <w:rsid w:val="277F90FA"/>
    <w:rsid w:val="278141A3"/>
    <w:rsid w:val="27823496"/>
    <w:rsid w:val="278305AD"/>
    <w:rsid w:val="2783EBD1"/>
    <w:rsid w:val="27850ED0"/>
    <w:rsid w:val="27875834"/>
    <w:rsid w:val="27879839"/>
    <w:rsid w:val="278C51CB"/>
    <w:rsid w:val="278D1397"/>
    <w:rsid w:val="278E6075"/>
    <w:rsid w:val="278EF990"/>
    <w:rsid w:val="279023FC"/>
    <w:rsid w:val="27906AC2"/>
    <w:rsid w:val="2790E8AE"/>
    <w:rsid w:val="27914AEC"/>
    <w:rsid w:val="2795D684"/>
    <w:rsid w:val="27979247"/>
    <w:rsid w:val="279A4E92"/>
    <w:rsid w:val="279B2148"/>
    <w:rsid w:val="279CDE23"/>
    <w:rsid w:val="279D5E84"/>
    <w:rsid w:val="279DB537"/>
    <w:rsid w:val="27A02D80"/>
    <w:rsid w:val="27A28EDC"/>
    <w:rsid w:val="27A2E68E"/>
    <w:rsid w:val="27A337C6"/>
    <w:rsid w:val="27A392DF"/>
    <w:rsid w:val="27A46B6F"/>
    <w:rsid w:val="27A4F203"/>
    <w:rsid w:val="27A52ECE"/>
    <w:rsid w:val="27A5F686"/>
    <w:rsid w:val="27A86D87"/>
    <w:rsid w:val="27AC6752"/>
    <w:rsid w:val="27B06E48"/>
    <w:rsid w:val="27B07C5E"/>
    <w:rsid w:val="27B2727C"/>
    <w:rsid w:val="27B58E74"/>
    <w:rsid w:val="27B663C7"/>
    <w:rsid w:val="27B7B7EE"/>
    <w:rsid w:val="27BB1936"/>
    <w:rsid w:val="27BBFDEE"/>
    <w:rsid w:val="27BC4048"/>
    <w:rsid w:val="27BCF896"/>
    <w:rsid w:val="27C0B40A"/>
    <w:rsid w:val="27C2BBE7"/>
    <w:rsid w:val="27C39DCD"/>
    <w:rsid w:val="27C41A36"/>
    <w:rsid w:val="27C43D9B"/>
    <w:rsid w:val="27C52582"/>
    <w:rsid w:val="27C640CC"/>
    <w:rsid w:val="27C934DE"/>
    <w:rsid w:val="27C95E3A"/>
    <w:rsid w:val="27D05703"/>
    <w:rsid w:val="27D067E1"/>
    <w:rsid w:val="27D13F1D"/>
    <w:rsid w:val="27D2DC51"/>
    <w:rsid w:val="27D3716B"/>
    <w:rsid w:val="27DAD175"/>
    <w:rsid w:val="27DD53A6"/>
    <w:rsid w:val="27DDF62C"/>
    <w:rsid w:val="27DFD46C"/>
    <w:rsid w:val="27E20F7E"/>
    <w:rsid w:val="27E5B4F2"/>
    <w:rsid w:val="27E6492A"/>
    <w:rsid w:val="27E8FCBE"/>
    <w:rsid w:val="27EA6E4B"/>
    <w:rsid w:val="27EC96F8"/>
    <w:rsid w:val="27ED503C"/>
    <w:rsid w:val="27EE2ECE"/>
    <w:rsid w:val="27EFA42F"/>
    <w:rsid w:val="27F89E05"/>
    <w:rsid w:val="27FD0B93"/>
    <w:rsid w:val="27FE6947"/>
    <w:rsid w:val="28016478"/>
    <w:rsid w:val="2801DA92"/>
    <w:rsid w:val="280398B7"/>
    <w:rsid w:val="2804DF3C"/>
    <w:rsid w:val="2805F14D"/>
    <w:rsid w:val="28069EDE"/>
    <w:rsid w:val="2806B2C2"/>
    <w:rsid w:val="2808AEC3"/>
    <w:rsid w:val="28095F39"/>
    <w:rsid w:val="280B8BEA"/>
    <w:rsid w:val="280C8115"/>
    <w:rsid w:val="280DE56C"/>
    <w:rsid w:val="28109F80"/>
    <w:rsid w:val="281798A2"/>
    <w:rsid w:val="28180953"/>
    <w:rsid w:val="281877A9"/>
    <w:rsid w:val="2819D6D9"/>
    <w:rsid w:val="281F410D"/>
    <w:rsid w:val="2820A15D"/>
    <w:rsid w:val="2821945C"/>
    <w:rsid w:val="28227D59"/>
    <w:rsid w:val="2825BF4F"/>
    <w:rsid w:val="28266F4E"/>
    <w:rsid w:val="282A2BCF"/>
    <w:rsid w:val="282B1324"/>
    <w:rsid w:val="282CCFAE"/>
    <w:rsid w:val="282D331D"/>
    <w:rsid w:val="2836DBD3"/>
    <w:rsid w:val="28370ECE"/>
    <w:rsid w:val="2837858F"/>
    <w:rsid w:val="28389C61"/>
    <w:rsid w:val="283A8753"/>
    <w:rsid w:val="283E01C6"/>
    <w:rsid w:val="283EA52C"/>
    <w:rsid w:val="283EB7E7"/>
    <w:rsid w:val="2840AE74"/>
    <w:rsid w:val="28456035"/>
    <w:rsid w:val="2845B36C"/>
    <w:rsid w:val="284AEF18"/>
    <w:rsid w:val="284D50CA"/>
    <w:rsid w:val="284EF5A8"/>
    <w:rsid w:val="28522510"/>
    <w:rsid w:val="2855BB65"/>
    <w:rsid w:val="285F200D"/>
    <w:rsid w:val="28609CBE"/>
    <w:rsid w:val="28691F93"/>
    <w:rsid w:val="28694DFF"/>
    <w:rsid w:val="28696198"/>
    <w:rsid w:val="2869FA91"/>
    <w:rsid w:val="286A135E"/>
    <w:rsid w:val="286D0BAF"/>
    <w:rsid w:val="28712565"/>
    <w:rsid w:val="28759039"/>
    <w:rsid w:val="2876D527"/>
    <w:rsid w:val="2876DA39"/>
    <w:rsid w:val="2877C11B"/>
    <w:rsid w:val="287912F1"/>
    <w:rsid w:val="287B3CEF"/>
    <w:rsid w:val="287BAD77"/>
    <w:rsid w:val="287F346E"/>
    <w:rsid w:val="288019C6"/>
    <w:rsid w:val="2880D9F0"/>
    <w:rsid w:val="28877CF5"/>
    <w:rsid w:val="288C990C"/>
    <w:rsid w:val="288ED452"/>
    <w:rsid w:val="288FCA53"/>
    <w:rsid w:val="28923B4E"/>
    <w:rsid w:val="2892AC8D"/>
    <w:rsid w:val="28934A9D"/>
    <w:rsid w:val="2898BDB4"/>
    <w:rsid w:val="289C50CF"/>
    <w:rsid w:val="289C6B81"/>
    <w:rsid w:val="289CFA7D"/>
    <w:rsid w:val="289FD7A3"/>
    <w:rsid w:val="28A17E84"/>
    <w:rsid w:val="28A1F570"/>
    <w:rsid w:val="28A4A685"/>
    <w:rsid w:val="28A5808A"/>
    <w:rsid w:val="28A6FAD2"/>
    <w:rsid w:val="28A79E1C"/>
    <w:rsid w:val="28A7C708"/>
    <w:rsid w:val="28AB80EE"/>
    <w:rsid w:val="28AC8FF8"/>
    <w:rsid w:val="28AD839E"/>
    <w:rsid w:val="28AEBF2B"/>
    <w:rsid w:val="28AEC540"/>
    <w:rsid w:val="28B088F9"/>
    <w:rsid w:val="28B187AC"/>
    <w:rsid w:val="28B3D100"/>
    <w:rsid w:val="28B6C4A7"/>
    <w:rsid w:val="28B7A788"/>
    <w:rsid w:val="28B81049"/>
    <w:rsid w:val="28B8C70E"/>
    <w:rsid w:val="28BAA8B7"/>
    <w:rsid w:val="28BC0278"/>
    <w:rsid w:val="28C003A5"/>
    <w:rsid w:val="28C0B658"/>
    <w:rsid w:val="28C3C0D9"/>
    <w:rsid w:val="28C4E2A8"/>
    <w:rsid w:val="28C64ADF"/>
    <w:rsid w:val="28C99813"/>
    <w:rsid w:val="28CA2756"/>
    <w:rsid w:val="28CAF87A"/>
    <w:rsid w:val="28CE1021"/>
    <w:rsid w:val="28CE98C0"/>
    <w:rsid w:val="28D07B16"/>
    <w:rsid w:val="28D4A0F3"/>
    <w:rsid w:val="28D6494F"/>
    <w:rsid w:val="28D6D8DE"/>
    <w:rsid w:val="28D80953"/>
    <w:rsid w:val="28DBBFDA"/>
    <w:rsid w:val="28DC518A"/>
    <w:rsid w:val="28DFF77E"/>
    <w:rsid w:val="28E40E5E"/>
    <w:rsid w:val="28E715F3"/>
    <w:rsid w:val="28E82090"/>
    <w:rsid w:val="28E8D9FE"/>
    <w:rsid w:val="28E9C123"/>
    <w:rsid w:val="28EB6496"/>
    <w:rsid w:val="28EB6FA8"/>
    <w:rsid w:val="28ECE350"/>
    <w:rsid w:val="28EDE3C2"/>
    <w:rsid w:val="28F14BC7"/>
    <w:rsid w:val="28F60F9B"/>
    <w:rsid w:val="28F6CBFD"/>
    <w:rsid w:val="28F92942"/>
    <w:rsid w:val="28F9EA98"/>
    <w:rsid w:val="28FCF968"/>
    <w:rsid w:val="28FD3287"/>
    <w:rsid w:val="28FFCA00"/>
    <w:rsid w:val="2901BC80"/>
    <w:rsid w:val="29032933"/>
    <w:rsid w:val="29060266"/>
    <w:rsid w:val="2908C38B"/>
    <w:rsid w:val="2908D0F8"/>
    <w:rsid w:val="2909F352"/>
    <w:rsid w:val="290BF9D8"/>
    <w:rsid w:val="290C4A47"/>
    <w:rsid w:val="290E702F"/>
    <w:rsid w:val="290F502E"/>
    <w:rsid w:val="291599A5"/>
    <w:rsid w:val="2919D65B"/>
    <w:rsid w:val="291A2EB9"/>
    <w:rsid w:val="291DE1B5"/>
    <w:rsid w:val="291E8940"/>
    <w:rsid w:val="292118E1"/>
    <w:rsid w:val="2922A6A3"/>
    <w:rsid w:val="2927D074"/>
    <w:rsid w:val="29291774"/>
    <w:rsid w:val="292A1E8F"/>
    <w:rsid w:val="292F6D9F"/>
    <w:rsid w:val="292FA7DC"/>
    <w:rsid w:val="2930FE1F"/>
    <w:rsid w:val="2934B85A"/>
    <w:rsid w:val="29387C68"/>
    <w:rsid w:val="293BB8F2"/>
    <w:rsid w:val="293C2456"/>
    <w:rsid w:val="293EE4DC"/>
    <w:rsid w:val="29423F97"/>
    <w:rsid w:val="29492C71"/>
    <w:rsid w:val="29495C24"/>
    <w:rsid w:val="294F26A9"/>
    <w:rsid w:val="2950D541"/>
    <w:rsid w:val="295346C0"/>
    <w:rsid w:val="29562035"/>
    <w:rsid w:val="2956B368"/>
    <w:rsid w:val="2957D23C"/>
    <w:rsid w:val="2957FD33"/>
    <w:rsid w:val="29591F7E"/>
    <w:rsid w:val="295AF226"/>
    <w:rsid w:val="295C5E7E"/>
    <w:rsid w:val="295D2A04"/>
    <w:rsid w:val="295E9D72"/>
    <w:rsid w:val="295FB129"/>
    <w:rsid w:val="295FDDBC"/>
    <w:rsid w:val="29600D5F"/>
    <w:rsid w:val="29611FB4"/>
    <w:rsid w:val="29631625"/>
    <w:rsid w:val="2967009B"/>
    <w:rsid w:val="2967CAB2"/>
    <w:rsid w:val="296ABBDA"/>
    <w:rsid w:val="296B4A27"/>
    <w:rsid w:val="29702D27"/>
    <w:rsid w:val="29703839"/>
    <w:rsid w:val="29709B6A"/>
    <w:rsid w:val="2974855C"/>
    <w:rsid w:val="297DDBC6"/>
    <w:rsid w:val="29830C59"/>
    <w:rsid w:val="2985FB47"/>
    <w:rsid w:val="298B42D3"/>
    <w:rsid w:val="298B9662"/>
    <w:rsid w:val="298C436A"/>
    <w:rsid w:val="298E194E"/>
    <w:rsid w:val="298FC10E"/>
    <w:rsid w:val="2991DCE0"/>
    <w:rsid w:val="29966BE7"/>
    <w:rsid w:val="299690A6"/>
    <w:rsid w:val="29969D79"/>
    <w:rsid w:val="2996C98B"/>
    <w:rsid w:val="299778A5"/>
    <w:rsid w:val="299B61F5"/>
    <w:rsid w:val="299EA5DA"/>
    <w:rsid w:val="29A09B05"/>
    <w:rsid w:val="29A614FD"/>
    <w:rsid w:val="29A95256"/>
    <w:rsid w:val="29A98757"/>
    <w:rsid w:val="29AA68DD"/>
    <w:rsid w:val="29B084A4"/>
    <w:rsid w:val="29BBA0DB"/>
    <w:rsid w:val="29BCA808"/>
    <w:rsid w:val="29BFD00A"/>
    <w:rsid w:val="29C0EFB5"/>
    <w:rsid w:val="29C11317"/>
    <w:rsid w:val="29C11F73"/>
    <w:rsid w:val="29C334FF"/>
    <w:rsid w:val="29C684D4"/>
    <w:rsid w:val="29CDE974"/>
    <w:rsid w:val="29CF4041"/>
    <w:rsid w:val="29D2A990"/>
    <w:rsid w:val="29D7E282"/>
    <w:rsid w:val="29DA46AD"/>
    <w:rsid w:val="29DA8877"/>
    <w:rsid w:val="29DB1A85"/>
    <w:rsid w:val="29DC7EB8"/>
    <w:rsid w:val="29DD8F25"/>
    <w:rsid w:val="29DE20A3"/>
    <w:rsid w:val="29DF0DD4"/>
    <w:rsid w:val="29DF9AF9"/>
    <w:rsid w:val="29E15E6A"/>
    <w:rsid w:val="29E3270C"/>
    <w:rsid w:val="29E4D7B4"/>
    <w:rsid w:val="29E988D7"/>
    <w:rsid w:val="29EA250D"/>
    <w:rsid w:val="29ED5A70"/>
    <w:rsid w:val="29F1418F"/>
    <w:rsid w:val="29F1E622"/>
    <w:rsid w:val="29F336BD"/>
    <w:rsid w:val="29F447B0"/>
    <w:rsid w:val="29F46FE9"/>
    <w:rsid w:val="29F529E0"/>
    <w:rsid w:val="29F8332F"/>
    <w:rsid w:val="29F84636"/>
    <w:rsid w:val="29F9A795"/>
    <w:rsid w:val="29F9DFE7"/>
    <w:rsid w:val="29FAC1A7"/>
    <w:rsid w:val="29FD65E2"/>
    <w:rsid w:val="29FFAA6D"/>
    <w:rsid w:val="2A028554"/>
    <w:rsid w:val="2A02B54E"/>
    <w:rsid w:val="2A058A80"/>
    <w:rsid w:val="2A07F450"/>
    <w:rsid w:val="2A0817EB"/>
    <w:rsid w:val="2A0DE035"/>
    <w:rsid w:val="2A0DE097"/>
    <w:rsid w:val="2A0E89BB"/>
    <w:rsid w:val="2A10B2F3"/>
    <w:rsid w:val="2A12AF43"/>
    <w:rsid w:val="2A12EBAA"/>
    <w:rsid w:val="2A137651"/>
    <w:rsid w:val="2A1539E8"/>
    <w:rsid w:val="2A17A56C"/>
    <w:rsid w:val="2A1989E0"/>
    <w:rsid w:val="2A1B11DA"/>
    <w:rsid w:val="2A1CBEC4"/>
    <w:rsid w:val="2A1E85F7"/>
    <w:rsid w:val="2A22184E"/>
    <w:rsid w:val="2A2227E8"/>
    <w:rsid w:val="2A239D1A"/>
    <w:rsid w:val="2A253A2F"/>
    <w:rsid w:val="2A257F70"/>
    <w:rsid w:val="2A2A7043"/>
    <w:rsid w:val="2A2C113D"/>
    <w:rsid w:val="2A2C95DF"/>
    <w:rsid w:val="2A303F78"/>
    <w:rsid w:val="2A35491E"/>
    <w:rsid w:val="2A366C79"/>
    <w:rsid w:val="2A3D4E48"/>
    <w:rsid w:val="2A3FA778"/>
    <w:rsid w:val="2A3FB964"/>
    <w:rsid w:val="2A4096F4"/>
    <w:rsid w:val="2A40B892"/>
    <w:rsid w:val="2A462A6C"/>
    <w:rsid w:val="2A49E8F2"/>
    <w:rsid w:val="2A4AB1FB"/>
    <w:rsid w:val="2A4BC344"/>
    <w:rsid w:val="2A4EE4C0"/>
    <w:rsid w:val="2A545FB2"/>
    <w:rsid w:val="2A5880F1"/>
    <w:rsid w:val="2A600B6E"/>
    <w:rsid w:val="2A6EB718"/>
    <w:rsid w:val="2A6FDB37"/>
    <w:rsid w:val="2A781286"/>
    <w:rsid w:val="2A78EE47"/>
    <w:rsid w:val="2A7A06BA"/>
    <w:rsid w:val="2A7C692B"/>
    <w:rsid w:val="2A7CE38D"/>
    <w:rsid w:val="2A87F206"/>
    <w:rsid w:val="2A8AFE5C"/>
    <w:rsid w:val="2A8CA535"/>
    <w:rsid w:val="2A908116"/>
    <w:rsid w:val="2A955123"/>
    <w:rsid w:val="2A960EBB"/>
    <w:rsid w:val="2A9B6F36"/>
    <w:rsid w:val="2A9CCD14"/>
    <w:rsid w:val="2A9E86BB"/>
    <w:rsid w:val="2A9FBA08"/>
    <w:rsid w:val="2AA15EE7"/>
    <w:rsid w:val="2AA300F2"/>
    <w:rsid w:val="2AA5AD35"/>
    <w:rsid w:val="2AA622EF"/>
    <w:rsid w:val="2AA8A1D5"/>
    <w:rsid w:val="2AAA099D"/>
    <w:rsid w:val="2AABDDF4"/>
    <w:rsid w:val="2AABE0D6"/>
    <w:rsid w:val="2AAC032F"/>
    <w:rsid w:val="2AAF614B"/>
    <w:rsid w:val="2AB2CD46"/>
    <w:rsid w:val="2AB4C9EF"/>
    <w:rsid w:val="2AB4F4D1"/>
    <w:rsid w:val="2AB7CB95"/>
    <w:rsid w:val="2ABAFAB9"/>
    <w:rsid w:val="2ABE63F4"/>
    <w:rsid w:val="2ABFD1E0"/>
    <w:rsid w:val="2AC1F187"/>
    <w:rsid w:val="2ACB5B3A"/>
    <w:rsid w:val="2ACC585A"/>
    <w:rsid w:val="2ACE1B14"/>
    <w:rsid w:val="2AD19F5B"/>
    <w:rsid w:val="2AD3A6C3"/>
    <w:rsid w:val="2AD54CDA"/>
    <w:rsid w:val="2AD5595B"/>
    <w:rsid w:val="2AD5C117"/>
    <w:rsid w:val="2AD8BBC1"/>
    <w:rsid w:val="2ADAFA03"/>
    <w:rsid w:val="2ADB7C9A"/>
    <w:rsid w:val="2ADEEDA1"/>
    <w:rsid w:val="2AE4BEBE"/>
    <w:rsid w:val="2AE5D07A"/>
    <w:rsid w:val="2AEC214C"/>
    <w:rsid w:val="2AEE09CF"/>
    <w:rsid w:val="2AEE4C0B"/>
    <w:rsid w:val="2AF15DA9"/>
    <w:rsid w:val="2AF24E1A"/>
    <w:rsid w:val="2AF4762B"/>
    <w:rsid w:val="2AF551D9"/>
    <w:rsid w:val="2AF96D01"/>
    <w:rsid w:val="2AF9E1E8"/>
    <w:rsid w:val="2AFCD2C0"/>
    <w:rsid w:val="2AFCD634"/>
    <w:rsid w:val="2AFE357B"/>
    <w:rsid w:val="2AFF77F9"/>
    <w:rsid w:val="2B0314A0"/>
    <w:rsid w:val="2B04FAB9"/>
    <w:rsid w:val="2B0A5899"/>
    <w:rsid w:val="2B0AE8F8"/>
    <w:rsid w:val="2B0D8C25"/>
    <w:rsid w:val="2B109D6D"/>
    <w:rsid w:val="2B10FFA3"/>
    <w:rsid w:val="2B123CB6"/>
    <w:rsid w:val="2B12FC14"/>
    <w:rsid w:val="2B1397DB"/>
    <w:rsid w:val="2B145CF0"/>
    <w:rsid w:val="2B16C0B4"/>
    <w:rsid w:val="2B19ABF6"/>
    <w:rsid w:val="2B1DA004"/>
    <w:rsid w:val="2B1EEE83"/>
    <w:rsid w:val="2B2352C8"/>
    <w:rsid w:val="2B2518D5"/>
    <w:rsid w:val="2B2704E7"/>
    <w:rsid w:val="2B2AB79E"/>
    <w:rsid w:val="2B2B58E6"/>
    <w:rsid w:val="2B2E5D29"/>
    <w:rsid w:val="2B301FF7"/>
    <w:rsid w:val="2B30A8C1"/>
    <w:rsid w:val="2B31F44E"/>
    <w:rsid w:val="2B348E6C"/>
    <w:rsid w:val="2B369C92"/>
    <w:rsid w:val="2B39B565"/>
    <w:rsid w:val="2B3AEFD7"/>
    <w:rsid w:val="2B3E579A"/>
    <w:rsid w:val="2B3E75DA"/>
    <w:rsid w:val="2B3EC250"/>
    <w:rsid w:val="2B3EC591"/>
    <w:rsid w:val="2B434335"/>
    <w:rsid w:val="2B443D82"/>
    <w:rsid w:val="2B44C235"/>
    <w:rsid w:val="2B4714D9"/>
    <w:rsid w:val="2B47EEE9"/>
    <w:rsid w:val="2B48755B"/>
    <w:rsid w:val="2B4A6B4E"/>
    <w:rsid w:val="2B4FFA42"/>
    <w:rsid w:val="2B542F40"/>
    <w:rsid w:val="2B5431F5"/>
    <w:rsid w:val="2B573949"/>
    <w:rsid w:val="2B581083"/>
    <w:rsid w:val="2B59351E"/>
    <w:rsid w:val="2B5A2B48"/>
    <w:rsid w:val="2B6258EC"/>
    <w:rsid w:val="2B6497A1"/>
    <w:rsid w:val="2B6645EE"/>
    <w:rsid w:val="2B6B38F2"/>
    <w:rsid w:val="2B6DC790"/>
    <w:rsid w:val="2B6FCA47"/>
    <w:rsid w:val="2B70B835"/>
    <w:rsid w:val="2B730BFE"/>
    <w:rsid w:val="2B7487C4"/>
    <w:rsid w:val="2B7AD268"/>
    <w:rsid w:val="2B7F403D"/>
    <w:rsid w:val="2B7FC4B7"/>
    <w:rsid w:val="2B819017"/>
    <w:rsid w:val="2B81C17A"/>
    <w:rsid w:val="2B833854"/>
    <w:rsid w:val="2B87A574"/>
    <w:rsid w:val="2B87A82E"/>
    <w:rsid w:val="2B88CE75"/>
    <w:rsid w:val="2B8A6342"/>
    <w:rsid w:val="2B9761D1"/>
    <w:rsid w:val="2B98433A"/>
    <w:rsid w:val="2B991C81"/>
    <w:rsid w:val="2B9A76AC"/>
    <w:rsid w:val="2B9B5802"/>
    <w:rsid w:val="2B9CF1BF"/>
    <w:rsid w:val="2B9E131A"/>
    <w:rsid w:val="2B9FBE58"/>
    <w:rsid w:val="2BA13C4A"/>
    <w:rsid w:val="2BA22289"/>
    <w:rsid w:val="2BA2EE2F"/>
    <w:rsid w:val="2BA68674"/>
    <w:rsid w:val="2BAA856A"/>
    <w:rsid w:val="2BAB206F"/>
    <w:rsid w:val="2BAD3292"/>
    <w:rsid w:val="2BAE356F"/>
    <w:rsid w:val="2BB0B981"/>
    <w:rsid w:val="2BB0EE8B"/>
    <w:rsid w:val="2BB1FC63"/>
    <w:rsid w:val="2BB24472"/>
    <w:rsid w:val="2BB44B5F"/>
    <w:rsid w:val="2BB6D0F6"/>
    <w:rsid w:val="2BB72D03"/>
    <w:rsid w:val="2BB7E4F3"/>
    <w:rsid w:val="2BBB98BD"/>
    <w:rsid w:val="2BBC7948"/>
    <w:rsid w:val="2BBF7F21"/>
    <w:rsid w:val="2BBFD6CC"/>
    <w:rsid w:val="2BC00579"/>
    <w:rsid w:val="2BC056F8"/>
    <w:rsid w:val="2BC28598"/>
    <w:rsid w:val="2BC3E61B"/>
    <w:rsid w:val="2BC80A80"/>
    <w:rsid w:val="2BCC067B"/>
    <w:rsid w:val="2BCC8A04"/>
    <w:rsid w:val="2BCF2386"/>
    <w:rsid w:val="2BD06393"/>
    <w:rsid w:val="2BD406DB"/>
    <w:rsid w:val="2BD4D947"/>
    <w:rsid w:val="2BD75104"/>
    <w:rsid w:val="2BDBB26E"/>
    <w:rsid w:val="2BDEA0B7"/>
    <w:rsid w:val="2BE336AB"/>
    <w:rsid w:val="2BE48B3A"/>
    <w:rsid w:val="2BE74A78"/>
    <w:rsid w:val="2BE79E55"/>
    <w:rsid w:val="2BE94144"/>
    <w:rsid w:val="2BEA20A5"/>
    <w:rsid w:val="2BEB4E7B"/>
    <w:rsid w:val="2BEC9DE9"/>
    <w:rsid w:val="2BED4680"/>
    <w:rsid w:val="2BF04C16"/>
    <w:rsid w:val="2BF231DC"/>
    <w:rsid w:val="2BF6AF5A"/>
    <w:rsid w:val="2BF76084"/>
    <w:rsid w:val="2BFA3A2D"/>
    <w:rsid w:val="2BFC2B30"/>
    <w:rsid w:val="2BFC5A9A"/>
    <w:rsid w:val="2BFCD3C2"/>
    <w:rsid w:val="2BFF40AF"/>
    <w:rsid w:val="2C005576"/>
    <w:rsid w:val="2C06600D"/>
    <w:rsid w:val="2C07D066"/>
    <w:rsid w:val="2C0B2F57"/>
    <w:rsid w:val="2C0C1577"/>
    <w:rsid w:val="2C0DC7B6"/>
    <w:rsid w:val="2C0E74DA"/>
    <w:rsid w:val="2C0EC1EA"/>
    <w:rsid w:val="2C0FB25F"/>
    <w:rsid w:val="2C168689"/>
    <w:rsid w:val="2C1AD90B"/>
    <w:rsid w:val="2C1B093E"/>
    <w:rsid w:val="2C1ED504"/>
    <w:rsid w:val="2C2027BA"/>
    <w:rsid w:val="2C2186CC"/>
    <w:rsid w:val="2C21EFA7"/>
    <w:rsid w:val="2C23727A"/>
    <w:rsid w:val="2C23992C"/>
    <w:rsid w:val="2C27AE2D"/>
    <w:rsid w:val="2C2B2231"/>
    <w:rsid w:val="2C2CBDBF"/>
    <w:rsid w:val="2C3195A4"/>
    <w:rsid w:val="2C324D8E"/>
    <w:rsid w:val="2C32F7DE"/>
    <w:rsid w:val="2C351274"/>
    <w:rsid w:val="2C373DFB"/>
    <w:rsid w:val="2C3B8C0C"/>
    <w:rsid w:val="2C3C1571"/>
    <w:rsid w:val="2C3DDCE2"/>
    <w:rsid w:val="2C3EB32F"/>
    <w:rsid w:val="2C3F1579"/>
    <w:rsid w:val="2C44D85C"/>
    <w:rsid w:val="2C4550F5"/>
    <w:rsid w:val="2C4684CD"/>
    <w:rsid w:val="2C49081B"/>
    <w:rsid w:val="2C4BDA79"/>
    <w:rsid w:val="2C4BFA4D"/>
    <w:rsid w:val="2C502B3B"/>
    <w:rsid w:val="2C537878"/>
    <w:rsid w:val="2C544859"/>
    <w:rsid w:val="2C58D28C"/>
    <w:rsid w:val="2C5C657F"/>
    <w:rsid w:val="2C61BC29"/>
    <w:rsid w:val="2C62A4E6"/>
    <w:rsid w:val="2C6372D0"/>
    <w:rsid w:val="2C64F71A"/>
    <w:rsid w:val="2C673C44"/>
    <w:rsid w:val="2C686C47"/>
    <w:rsid w:val="2C6958C2"/>
    <w:rsid w:val="2C6A7B5F"/>
    <w:rsid w:val="2C712937"/>
    <w:rsid w:val="2C730872"/>
    <w:rsid w:val="2C75785D"/>
    <w:rsid w:val="2C78FB4C"/>
    <w:rsid w:val="2C7F6BEA"/>
    <w:rsid w:val="2C813F48"/>
    <w:rsid w:val="2C84CADA"/>
    <w:rsid w:val="2C8B333D"/>
    <w:rsid w:val="2C8B9BC2"/>
    <w:rsid w:val="2C8F76A6"/>
    <w:rsid w:val="2C91BA30"/>
    <w:rsid w:val="2C940DA7"/>
    <w:rsid w:val="2C94CBBC"/>
    <w:rsid w:val="2C96DBA3"/>
    <w:rsid w:val="2C9C0DA1"/>
    <w:rsid w:val="2C9CB733"/>
    <w:rsid w:val="2CA1EE21"/>
    <w:rsid w:val="2CA2A268"/>
    <w:rsid w:val="2CA55F71"/>
    <w:rsid w:val="2CA6E322"/>
    <w:rsid w:val="2CA996D1"/>
    <w:rsid w:val="2CAB84F2"/>
    <w:rsid w:val="2CAC1F0D"/>
    <w:rsid w:val="2CAD1A65"/>
    <w:rsid w:val="2CAEA9DD"/>
    <w:rsid w:val="2CB0CDBF"/>
    <w:rsid w:val="2CB681C5"/>
    <w:rsid w:val="2CB71A82"/>
    <w:rsid w:val="2CB948C1"/>
    <w:rsid w:val="2CB9562F"/>
    <w:rsid w:val="2CBAAD1B"/>
    <w:rsid w:val="2CBBBB9D"/>
    <w:rsid w:val="2CBD48D1"/>
    <w:rsid w:val="2CBFEE3E"/>
    <w:rsid w:val="2CC13570"/>
    <w:rsid w:val="2CC1BE4A"/>
    <w:rsid w:val="2CC287E1"/>
    <w:rsid w:val="2CC777CF"/>
    <w:rsid w:val="2CC92CF0"/>
    <w:rsid w:val="2CC97DA2"/>
    <w:rsid w:val="2CCA2B95"/>
    <w:rsid w:val="2CCA80C2"/>
    <w:rsid w:val="2CCBB28C"/>
    <w:rsid w:val="2CCD3DCF"/>
    <w:rsid w:val="2CCDCA0C"/>
    <w:rsid w:val="2CCE807E"/>
    <w:rsid w:val="2CD1968B"/>
    <w:rsid w:val="2CD3F187"/>
    <w:rsid w:val="2CD684B5"/>
    <w:rsid w:val="2CD9D10A"/>
    <w:rsid w:val="2CDAB308"/>
    <w:rsid w:val="2CDC2054"/>
    <w:rsid w:val="2CDCB8B3"/>
    <w:rsid w:val="2CE05035"/>
    <w:rsid w:val="2CE0755E"/>
    <w:rsid w:val="2CE0AD83"/>
    <w:rsid w:val="2CE3D113"/>
    <w:rsid w:val="2CE46048"/>
    <w:rsid w:val="2CE66774"/>
    <w:rsid w:val="2CE8C7D4"/>
    <w:rsid w:val="2CEA2AF9"/>
    <w:rsid w:val="2CEADD48"/>
    <w:rsid w:val="2CEAF470"/>
    <w:rsid w:val="2CEBDF0A"/>
    <w:rsid w:val="2CEEAE23"/>
    <w:rsid w:val="2CEEC032"/>
    <w:rsid w:val="2CEF9187"/>
    <w:rsid w:val="2CF0DE45"/>
    <w:rsid w:val="2CF15A77"/>
    <w:rsid w:val="2CF16507"/>
    <w:rsid w:val="2CF1A9F7"/>
    <w:rsid w:val="2CF286A7"/>
    <w:rsid w:val="2CF32BB7"/>
    <w:rsid w:val="2CF8F58F"/>
    <w:rsid w:val="2CFA198D"/>
    <w:rsid w:val="2CFAE974"/>
    <w:rsid w:val="2CFDBD7B"/>
    <w:rsid w:val="2D00A998"/>
    <w:rsid w:val="2D01A436"/>
    <w:rsid w:val="2D035019"/>
    <w:rsid w:val="2D04DAFD"/>
    <w:rsid w:val="2D108121"/>
    <w:rsid w:val="2D162E59"/>
    <w:rsid w:val="2D17309D"/>
    <w:rsid w:val="2D192127"/>
    <w:rsid w:val="2D1B8287"/>
    <w:rsid w:val="2D1CF82E"/>
    <w:rsid w:val="2D1D10B6"/>
    <w:rsid w:val="2D1EF331"/>
    <w:rsid w:val="2D2102AA"/>
    <w:rsid w:val="2D21EDC3"/>
    <w:rsid w:val="2D240239"/>
    <w:rsid w:val="2D272BB2"/>
    <w:rsid w:val="2D27426A"/>
    <w:rsid w:val="2D295564"/>
    <w:rsid w:val="2D2E6705"/>
    <w:rsid w:val="2D2FEAAB"/>
    <w:rsid w:val="2D309AC4"/>
    <w:rsid w:val="2D338943"/>
    <w:rsid w:val="2D3516C3"/>
    <w:rsid w:val="2D39CF26"/>
    <w:rsid w:val="2D3B92F7"/>
    <w:rsid w:val="2D3CB68C"/>
    <w:rsid w:val="2D3D97B3"/>
    <w:rsid w:val="2D3DC21A"/>
    <w:rsid w:val="2D40882D"/>
    <w:rsid w:val="2D410A1C"/>
    <w:rsid w:val="2D415B78"/>
    <w:rsid w:val="2D44DF4B"/>
    <w:rsid w:val="2D4727AA"/>
    <w:rsid w:val="2D4C2177"/>
    <w:rsid w:val="2D4C67D8"/>
    <w:rsid w:val="2D4CD07A"/>
    <w:rsid w:val="2D4D5AC7"/>
    <w:rsid w:val="2D4ECE6E"/>
    <w:rsid w:val="2D4FB7EB"/>
    <w:rsid w:val="2D538460"/>
    <w:rsid w:val="2D53D59C"/>
    <w:rsid w:val="2D5430AE"/>
    <w:rsid w:val="2D5AF4A2"/>
    <w:rsid w:val="2D5BC461"/>
    <w:rsid w:val="2D61B4AE"/>
    <w:rsid w:val="2D636507"/>
    <w:rsid w:val="2D65B98B"/>
    <w:rsid w:val="2D6772F9"/>
    <w:rsid w:val="2D688379"/>
    <w:rsid w:val="2D6A7466"/>
    <w:rsid w:val="2D700A04"/>
    <w:rsid w:val="2D770796"/>
    <w:rsid w:val="2D7772C3"/>
    <w:rsid w:val="2D785874"/>
    <w:rsid w:val="2D7AC275"/>
    <w:rsid w:val="2D7BBBD2"/>
    <w:rsid w:val="2D7C122F"/>
    <w:rsid w:val="2D7CE432"/>
    <w:rsid w:val="2D7DCE5B"/>
    <w:rsid w:val="2D7EEEEC"/>
    <w:rsid w:val="2D80686E"/>
    <w:rsid w:val="2D817ECA"/>
    <w:rsid w:val="2D8450B1"/>
    <w:rsid w:val="2D85C981"/>
    <w:rsid w:val="2D865FF0"/>
    <w:rsid w:val="2D89E332"/>
    <w:rsid w:val="2D8B74C3"/>
    <w:rsid w:val="2D8DF077"/>
    <w:rsid w:val="2D8ED11E"/>
    <w:rsid w:val="2D8F509C"/>
    <w:rsid w:val="2D9054A9"/>
    <w:rsid w:val="2D91D1EB"/>
    <w:rsid w:val="2D94F620"/>
    <w:rsid w:val="2D997AA6"/>
    <w:rsid w:val="2D9A0881"/>
    <w:rsid w:val="2D9CAE3F"/>
    <w:rsid w:val="2D9D0B26"/>
    <w:rsid w:val="2DA09A6C"/>
    <w:rsid w:val="2DA09F0F"/>
    <w:rsid w:val="2DA1CF4A"/>
    <w:rsid w:val="2DA2D981"/>
    <w:rsid w:val="2DA85D07"/>
    <w:rsid w:val="2DABC27C"/>
    <w:rsid w:val="2DAC0A3B"/>
    <w:rsid w:val="2DB0B1DF"/>
    <w:rsid w:val="2DB88CD1"/>
    <w:rsid w:val="2DB8D6AC"/>
    <w:rsid w:val="2DBA0C2E"/>
    <w:rsid w:val="2DBA1D9D"/>
    <w:rsid w:val="2DBCC46E"/>
    <w:rsid w:val="2DBEFAB7"/>
    <w:rsid w:val="2DC0E097"/>
    <w:rsid w:val="2DC42444"/>
    <w:rsid w:val="2DCA6D43"/>
    <w:rsid w:val="2DCF9FCB"/>
    <w:rsid w:val="2DD1ED7F"/>
    <w:rsid w:val="2DD4C293"/>
    <w:rsid w:val="2DD5B369"/>
    <w:rsid w:val="2DD5B5AE"/>
    <w:rsid w:val="2DD671F2"/>
    <w:rsid w:val="2DD6DE36"/>
    <w:rsid w:val="2DD7597E"/>
    <w:rsid w:val="2DD82B3C"/>
    <w:rsid w:val="2DE328F7"/>
    <w:rsid w:val="2DE7B74A"/>
    <w:rsid w:val="2DE8D972"/>
    <w:rsid w:val="2DE91392"/>
    <w:rsid w:val="2DE9280C"/>
    <w:rsid w:val="2DEC1D93"/>
    <w:rsid w:val="2DEEDBB4"/>
    <w:rsid w:val="2DF01040"/>
    <w:rsid w:val="2DF1228C"/>
    <w:rsid w:val="2DF199D1"/>
    <w:rsid w:val="2DF3A36E"/>
    <w:rsid w:val="2DF7DD10"/>
    <w:rsid w:val="2DFA3D30"/>
    <w:rsid w:val="2DFA5220"/>
    <w:rsid w:val="2DFB36E2"/>
    <w:rsid w:val="2E00C75B"/>
    <w:rsid w:val="2E022CDA"/>
    <w:rsid w:val="2E024813"/>
    <w:rsid w:val="2E03C258"/>
    <w:rsid w:val="2E03C842"/>
    <w:rsid w:val="2E03F7FD"/>
    <w:rsid w:val="2E040398"/>
    <w:rsid w:val="2E055786"/>
    <w:rsid w:val="2E0C41A5"/>
    <w:rsid w:val="2E0CC402"/>
    <w:rsid w:val="2E0DA53F"/>
    <w:rsid w:val="2E0E30DA"/>
    <w:rsid w:val="2E10BD01"/>
    <w:rsid w:val="2E124126"/>
    <w:rsid w:val="2E128490"/>
    <w:rsid w:val="2E12FDB6"/>
    <w:rsid w:val="2E174C0C"/>
    <w:rsid w:val="2E18885B"/>
    <w:rsid w:val="2E199E28"/>
    <w:rsid w:val="2E19EF7C"/>
    <w:rsid w:val="2E1B397B"/>
    <w:rsid w:val="2E1EE2F6"/>
    <w:rsid w:val="2E1F3480"/>
    <w:rsid w:val="2E2183BF"/>
    <w:rsid w:val="2E22479E"/>
    <w:rsid w:val="2E22A0ED"/>
    <w:rsid w:val="2E26D5A0"/>
    <w:rsid w:val="2E2AA880"/>
    <w:rsid w:val="2E2C3C17"/>
    <w:rsid w:val="2E300BBF"/>
    <w:rsid w:val="2E339F3D"/>
    <w:rsid w:val="2E424964"/>
    <w:rsid w:val="2E42CE60"/>
    <w:rsid w:val="2E4859C0"/>
    <w:rsid w:val="2E489CA0"/>
    <w:rsid w:val="2E4DC879"/>
    <w:rsid w:val="2E55EDCF"/>
    <w:rsid w:val="2E58C8CE"/>
    <w:rsid w:val="2E5A411E"/>
    <w:rsid w:val="2E5EA1BE"/>
    <w:rsid w:val="2E60CFC3"/>
    <w:rsid w:val="2E6228AB"/>
    <w:rsid w:val="2E6402D6"/>
    <w:rsid w:val="2E647F43"/>
    <w:rsid w:val="2E6A6F12"/>
    <w:rsid w:val="2E6B5EC6"/>
    <w:rsid w:val="2E6D78A3"/>
    <w:rsid w:val="2E73A5D3"/>
    <w:rsid w:val="2E7536BE"/>
    <w:rsid w:val="2E75404A"/>
    <w:rsid w:val="2E76A26F"/>
    <w:rsid w:val="2E785E76"/>
    <w:rsid w:val="2E7B57BC"/>
    <w:rsid w:val="2E7CCE2F"/>
    <w:rsid w:val="2E7EB59B"/>
    <w:rsid w:val="2E8C65E0"/>
    <w:rsid w:val="2E8C9B89"/>
    <w:rsid w:val="2E8D9BF2"/>
    <w:rsid w:val="2E8E3C5E"/>
    <w:rsid w:val="2E9224D8"/>
    <w:rsid w:val="2E9242DB"/>
    <w:rsid w:val="2E947649"/>
    <w:rsid w:val="2E94CEEE"/>
    <w:rsid w:val="2E954322"/>
    <w:rsid w:val="2E989A5C"/>
    <w:rsid w:val="2E9AAF4B"/>
    <w:rsid w:val="2E9B0C54"/>
    <w:rsid w:val="2E9C2F04"/>
    <w:rsid w:val="2EA00D1B"/>
    <w:rsid w:val="2EA0CA7C"/>
    <w:rsid w:val="2EA1C4F7"/>
    <w:rsid w:val="2EA2A769"/>
    <w:rsid w:val="2EA55999"/>
    <w:rsid w:val="2EA8FDE8"/>
    <w:rsid w:val="2EAB73E2"/>
    <w:rsid w:val="2EAEC033"/>
    <w:rsid w:val="2EB109A7"/>
    <w:rsid w:val="2EB99E61"/>
    <w:rsid w:val="2EBBD0D3"/>
    <w:rsid w:val="2EBC13AA"/>
    <w:rsid w:val="2EBC3E7F"/>
    <w:rsid w:val="2EBCFCBF"/>
    <w:rsid w:val="2EBE899B"/>
    <w:rsid w:val="2EC02AC1"/>
    <w:rsid w:val="2EC096E2"/>
    <w:rsid w:val="2EC3D8A2"/>
    <w:rsid w:val="2EC5A9E4"/>
    <w:rsid w:val="2EC836E2"/>
    <w:rsid w:val="2EC945BC"/>
    <w:rsid w:val="2ECA9FEB"/>
    <w:rsid w:val="2ECEBA38"/>
    <w:rsid w:val="2ED0BDB0"/>
    <w:rsid w:val="2ED3C7C8"/>
    <w:rsid w:val="2ED3FF66"/>
    <w:rsid w:val="2ED813DC"/>
    <w:rsid w:val="2ED95ED8"/>
    <w:rsid w:val="2EDB65EE"/>
    <w:rsid w:val="2EDC8B95"/>
    <w:rsid w:val="2EDEF55A"/>
    <w:rsid w:val="2EE00A36"/>
    <w:rsid w:val="2EE24180"/>
    <w:rsid w:val="2EE4B379"/>
    <w:rsid w:val="2EE5C4BF"/>
    <w:rsid w:val="2EE96903"/>
    <w:rsid w:val="2EEAF587"/>
    <w:rsid w:val="2EF0A242"/>
    <w:rsid w:val="2EF321C5"/>
    <w:rsid w:val="2EF82BD1"/>
    <w:rsid w:val="2EF89B59"/>
    <w:rsid w:val="2EFB7BFF"/>
    <w:rsid w:val="2EFB86D7"/>
    <w:rsid w:val="2EFD3663"/>
    <w:rsid w:val="2EFD6737"/>
    <w:rsid w:val="2F04E3C7"/>
    <w:rsid w:val="2F090133"/>
    <w:rsid w:val="2F09280A"/>
    <w:rsid w:val="2F09B7CB"/>
    <w:rsid w:val="2F0A0445"/>
    <w:rsid w:val="2F0D2FE5"/>
    <w:rsid w:val="2F109BC0"/>
    <w:rsid w:val="2F12AAF9"/>
    <w:rsid w:val="2F165DFC"/>
    <w:rsid w:val="2F168F50"/>
    <w:rsid w:val="2F17C929"/>
    <w:rsid w:val="2F187BF9"/>
    <w:rsid w:val="2F1F4FBC"/>
    <w:rsid w:val="2F202EB8"/>
    <w:rsid w:val="2F213762"/>
    <w:rsid w:val="2F22A4EB"/>
    <w:rsid w:val="2F26F597"/>
    <w:rsid w:val="2F285A1F"/>
    <w:rsid w:val="2F2C250A"/>
    <w:rsid w:val="2F2C4279"/>
    <w:rsid w:val="2F39BF36"/>
    <w:rsid w:val="2F39ECC2"/>
    <w:rsid w:val="2F3D44AA"/>
    <w:rsid w:val="2F4A6043"/>
    <w:rsid w:val="2F4BD38C"/>
    <w:rsid w:val="2F4C861F"/>
    <w:rsid w:val="2F4D896C"/>
    <w:rsid w:val="2F4EC3FA"/>
    <w:rsid w:val="2F4F52DF"/>
    <w:rsid w:val="2F4F6304"/>
    <w:rsid w:val="2F548470"/>
    <w:rsid w:val="2F553CAE"/>
    <w:rsid w:val="2F559634"/>
    <w:rsid w:val="2F584399"/>
    <w:rsid w:val="2F586ADA"/>
    <w:rsid w:val="2F5C035B"/>
    <w:rsid w:val="2F5F4114"/>
    <w:rsid w:val="2F5F4EEF"/>
    <w:rsid w:val="2F6270DB"/>
    <w:rsid w:val="2F66C5A4"/>
    <w:rsid w:val="2F68C383"/>
    <w:rsid w:val="2F691A98"/>
    <w:rsid w:val="2F693093"/>
    <w:rsid w:val="2F6AE598"/>
    <w:rsid w:val="2F6B7FB8"/>
    <w:rsid w:val="2F6D200A"/>
    <w:rsid w:val="2F6D413F"/>
    <w:rsid w:val="2F6DC21E"/>
    <w:rsid w:val="2F700B04"/>
    <w:rsid w:val="2F704A15"/>
    <w:rsid w:val="2F721621"/>
    <w:rsid w:val="2F725DE5"/>
    <w:rsid w:val="2F72CDF7"/>
    <w:rsid w:val="2F73A29C"/>
    <w:rsid w:val="2F7A7632"/>
    <w:rsid w:val="2F7C59E0"/>
    <w:rsid w:val="2F7F4D9D"/>
    <w:rsid w:val="2F833588"/>
    <w:rsid w:val="2F886586"/>
    <w:rsid w:val="2F88CD5D"/>
    <w:rsid w:val="2F8B223A"/>
    <w:rsid w:val="2F8B79C9"/>
    <w:rsid w:val="2F8C1D6E"/>
    <w:rsid w:val="2F8C24F5"/>
    <w:rsid w:val="2F8EA604"/>
    <w:rsid w:val="2F8F8B6D"/>
    <w:rsid w:val="2F919132"/>
    <w:rsid w:val="2F940641"/>
    <w:rsid w:val="2F97ACBD"/>
    <w:rsid w:val="2F98DC5A"/>
    <w:rsid w:val="2F9D31D4"/>
    <w:rsid w:val="2F9D7344"/>
    <w:rsid w:val="2F9EDD06"/>
    <w:rsid w:val="2FA1040B"/>
    <w:rsid w:val="2FA26450"/>
    <w:rsid w:val="2FA2A3D0"/>
    <w:rsid w:val="2FABC9DF"/>
    <w:rsid w:val="2FB098A9"/>
    <w:rsid w:val="2FB347CB"/>
    <w:rsid w:val="2FB38CF8"/>
    <w:rsid w:val="2FB3CFCA"/>
    <w:rsid w:val="2FB423AD"/>
    <w:rsid w:val="2FB772A1"/>
    <w:rsid w:val="2FB87D23"/>
    <w:rsid w:val="2FB897E1"/>
    <w:rsid w:val="2FB8FFAA"/>
    <w:rsid w:val="2FBC9C63"/>
    <w:rsid w:val="2FC2A601"/>
    <w:rsid w:val="2FC362DF"/>
    <w:rsid w:val="2FC7A031"/>
    <w:rsid w:val="2FCBCDA8"/>
    <w:rsid w:val="2FCBF2F6"/>
    <w:rsid w:val="2FD2A93C"/>
    <w:rsid w:val="2FD2D1B5"/>
    <w:rsid w:val="2FD349DD"/>
    <w:rsid w:val="2FD3F1FE"/>
    <w:rsid w:val="2FD556D3"/>
    <w:rsid w:val="2FD566DA"/>
    <w:rsid w:val="2FD61FC7"/>
    <w:rsid w:val="2FD97C7E"/>
    <w:rsid w:val="2FD9F4F2"/>
    <w:rsid w:val="2FDC4429"/>
    <w:rsid w:val="2FDD4658"/>
    <w:rsid w:val="2FDD5AE8"/>
    <w:rsid w:val="2FDFA13E"/>
    <w:rsid w:val="2FE2DAA4"/>
    <w:rsid w:val="2FE647AF"/>
    <w:rsid w:val="2FE9A7C5"/>
    <w:rsid w:val="2FEC0BBC"/>
    <w:rsid w:val="2FED45EB"/>
    <w:rsid w:val="2FF08663"/>
    <w:rsid w:val="2FF4CD16"/>
    <w:rsid w:val="2FF66FD8"/>
    <w:rsid w:val="2FF6D90C"/>
    <w:rsid w:val="2FF7AA12"/>
    <w:rsid w:val="2FF84753"/>
    <w:rsid w:val="2FFBB6FC"/>
    <w:rsid w:val="30030AF8"/>
    <w:rsid w:val="30074B2E"/>
    <w:rsid w:val="30096D7E"/>
    <w:rsid w:val="300AAA99"/>
    <w:rsid w:val="300B75F1"/>
    <w:rsid w:val="300D440F"/>
    <w:rsid w:val="3014C85A"/>
    <w:rsid w:val="301609AE"/>
    <w:rsid w:val="3017D2E5"/>
    <w:rsid w:val="3019782F"/>
    <w:rsid w:val="301A2992"/>
    <w:rsid w:val="301EDE09"/>
    <w:rsid w:val="301F43C7"/>
    <w:rsid w:val="30259353"/>
    <w:rsid w:val="3027084C"/>
    <w:rsid w:val="3027DE03"/>
    <w:rsid w:val="30281FE0"/>
    <w:rsid w:val="3029509E"/>
    <w:rsid w:val="302A9A4B"/>
    <w:rsid w:val="302C534F"/>
    <w:rsid w:val="3031CBD5"/>
    <w:rsid w:val="3033A7CF"/>
    <w:rsid w:val="30373224"/>
    <w:rsid w:val="30377901"/>
    <w:rsid w:val="3037AC17"/>
    <w:rsid w:val="303AB5BA"/>
    <w:rsid w:val="303AEEC8"/>
    <w:rsid w:val="303C5001"/>
    <w:rsid w:val="303EDBEB"/>
    <w:rsid w:val="3041687E"/>
    <w:rsid w:val="30447007"/>
    <w:rsid w:val="3045F5C9"/>
    <w:rsid w:val="30475BB7"/>
    <w:rsid w:val="3047779D"/>
    <w:rsid w:val="3047F9AD"/>
    <w:rsid w:val="304BB88E"/>
    <w:rsid w:val="304ED629"/>
    <w:rsid w:val="304F0F2F"/>
    <w:rsid w:val="30508EDC"/>
    <w:rsid w:val="3051B1B9"/>
    <w:rsid w:val="305226C1"/>
    <w:rsid w:val="30554DDA"/>
    <w:rsid w:val="3055E3FD"/>
    <w:rsid w:val="30585333"/>
    <w:rsid w:val="305912C6"/>
    <w:rsid w:val="305B2FC4"/>
    <w:rsid w:val="305D79E9"/>
    <w:rsid w:val="305E26F0"/>
    <w:rsid w:val="3060D59B"/>
    <w:rsid w:val="30640EF1"/>
    <w:rsid w:val="30643D62"/>
    <w:rsid w:val="3064D9D2"/>
    <w:rsid w:val="3066414D"/>
    <w:rsid w:val="3066CE18"/>
    <w:rsid w:val="306A4165"/>
    <w:rsid w:val="306A41B3"/>
    <w:rsid w:val="306BC239"/>
    <w:rsid w:val="306D30D9"/>
    <w:rsid w:val="306F1EEE"/>
    <w:rsid w:val="3070BB89"/>
    <w:rsid w:val="3072C9C0"/>
    <w:rsid w:val="30745066"/>
    <w:rsid w:val="30764362"/>
    <w:rsid w:val="30765F52"/>
    <w:rsid w:val="30778933"/>
    <w:rsid w:val="3078CFFC"/>
    <w:rsid w:val="307A73AE"/>
    <w:rsid w:val="307AB1E9"/>
    <w:rsid w:val="307C5EDC"/>
    <w:rsid w:val="307DC0A6"/>
    <w:rsid w:val="307FB97B"/>
    <w:rsid w:val="30808657"/>
    <w:rsid w:val="308254BB"/>
    <w:rsid w:val="3084F868"/>
    <w:rsid w:val="30858E40"/>
    <w:rsid w:val="30887112"/>
    <w:rsid w:val="30894FB1"/>
    <w:rsid w:val="308B685D"/>
    <w:rsid w:val="308D87A6"/>
    <w:rsid w:val="308E0381"/>
    <w:rsid w:val="309160C9"/>
    <w:rsid w:val="3093AE91"/>
    <w:rsid w:val="30964642"/>
    <w:rsid w:val="30985299"/>
    <w:rsid w:val="309B52C1"/>
    <w:rsid w:val="309CFC04"/>
    <w:rsid w:val="309EB32B"/>
    <w:rsid w:val="30A24267"/>
    <w:rsid w:val="30A59E06"/>
    <w:rsid w:val="30A8278A"/>
    <w:rsid w:val="30A95C4D"/>
    <w:rsid w:val="30A9A5A2"/>
    <w:rsid w:val="30AAE9C8"/>
    <w:rsid w:val="30ADF37B"/>
    <w:rsid w:val="30AE7377"/>
    <w:rsid w:val="30AE7B6E"/>
    <w:rsid w:val="30AEFF9F"/>
    <w:rsid w:val="30AFC192"/>
    <w:rsid w:val="30B40499"/>
    <w:rsid w:val="30BAD505"/>
    <w:rsid w:val="30BB80EF"/>
    <w:rsid w:val="30BDE181"/>
    <w:rsid w:val="30BE03F4"/>
    <w:rsid w:val="30BF6EA7"/>
    <w:rsid w:val="30C07EF9"/>
    <w:rsid w:val="30C1020C"/>
    <w:rsid w:val="30C15C7A"/>
    <w:rsid w:val="30C200C4"/>
    <w:rsid w:val="30C3AB57"/>
    <w:rsid w:val="30C45075"/>
    <w:rsid w:val="30C4AFB4"/>
    <w:rsid w:val="30C51D58"/>
    <w:rsid w:val="30C5B327"/>
    <w:rsid w:val="30C697B6"/>
    <w:rsid w:val="30C7D3A5"/>
    <w:rsid w:val="30C97DB8"/>
    <w:rsid w:val="30C9A1B9"/>
    <w:rsid w:val="30CA7C7F"/>
    <w:rsid w:val="30CAFCC5"/>
    <w:rsid w:val="30CD0DD1"/>
    <w:rsid w:val="30CFA423"/>
    <w:rsid w:val="30D06F9F"/>
    <w:rsid w:val="30D0B979"/>
    <w:rsid w:val="30D3415A"/>
    <w:rsid w:val="30D46301"/>
    <w:rsid w:val="30D4B931"/>
    <w:rsid w:val="30DE7236"/>
    <w:rsid w:val="30DF81F6"/>
    <w:rsid w:val="30E09A2E"/>
    <w:rsid w:val="30E2F6A4"/>
    <w:rsid w:val="30E3B53C"/>
    <w:rsid w:val="30E98A3E"/>
    <w:rsid w:val="30EC1E4B"/>
    <w:rsid w:val="30ECDF92"/>
    <w:rsid w:val="30EE9163"/>
    <w:rsid w:val="30EF8C08"/>
    <w:rsid w:val="30F33091"/>
    <w:rsid w:val="30F4A624"/>
    <w:rsid w:val="30F5EC80"/>
    <w:rsid w:val="30F87727"/>
    <w:rsid w:val="30F95250"/>
    <w:rsid w:val="30FB1F50"/>
    <w:rsid w:val="30FB4770"/>
    <w:rsid w:val="30FD2550"/>
    <w:rsid w:val="30FDFE12"/>
    <w:rsid w:val="30FEBEC1"/>
    <w:rsid w:val="30FFFDB6"/>
    <w:rsid w:val="3101C787"/>
    <w:rsid w:val="310A3F94"/>
    <w:rsid w:val="310AB269"/>
    <w:rsid w:val="3114CE50"/>
    <w:rsid w:val="311E61F9"/>
    <w:rsid w:val="311E84AA"/>
    <w:rsid w:val="311FD213"/>
    <w:rsid w:val="311FE304"/>
    <w:rsid w:val="31210FD4"/>
    <w:rsid w:val="31217C3B"/>
    <w:rsid w:val="31219463"/>
    <w:rsid w:val="3122E916"/>
    <w:rsid w:val="312350CB"/>
    <w:rsid w:val="31238E8A"/>
    <w:rsid w:val="312661C0"/>
    <w:rsid w:val="3128DE33"/>
    <w:rsid w:val="312D5752"/>
    <w:rsid w:val="312FD6A2"/>
    <w:rsid w:val="31335312"/>
    <w:rsid w:val="3137EB1E"/>
    <w:rsid w:val="31427848"/>
    <w:rsid w:val="314B1412"/>
    <w:rsid w:val="314EE902"/>
    <w:rsid w:val="314F3F83"/>
    <w:rsid w:val="31501C5A"/>
    <w:rsid w:val="31515EA8"/>
    <w:rsid w:val="315B8128"/>
    <w:rsid w:val="315C6DEB"/>
    <w:rsid w:val="315C7D15"/>
    <w:rsid w:val="315D1F13"/>
    <w:rsid w:val="316436E3"/>
    <w:rsid w:val="31652502"/>
    <w:rsid w:val="31655A5E"/>
    <w:rsid w:val="316890B6"/>
    <w:rsid w:val="316D8B75"/>
    <w:rsid w:val="316D9EBF"/>
    <w:rsid w:val="316F7297"/>
    <w:rsid w:val="3170794B"/>
    <w:rsid w:val="317290E1"/>
    <w:rsid w:val="3172E34A"/>
    <w:rsid w:val="31763980"/>
    <w:rsid w:val="31769C09"/>
    <w:rsid w:val="3179A074"/>
    <w:rsid w:val="317A5FE9"/>
    <w:rsid w:val="317AA729"/>
    <w:rsid w:val="317DDF3F"/>
    <w:rsid w:val="317EAB05"/>
    <w:rsid w:val="317F95E6"/>
    <w:rsid w:val="3181AAD4"/>
    <w:rsid w:val="3185AA82"/>
    <w:rsid w:val="3185B1F8"/>
    <w:rsid w:val="3187F022"/>
    <w:rsid w:val="31880045"/>
    <w:rsid w:val="318B94DA"/>
    <w:rsid w:val="318BF0E8"/>
    <w:rsid w:val="31916413"/>
    <w:rsid w:val="3191F512"/>
    <w:rsid w:val="3195B424"/>
    <w:rsid w:val="31974A75"/>
    <w:rsid w:val="3197592B"/>
    <w:rsid w:val="3197EB33"/>
    <w:rsid w:val="319CB72B"/>
    <w:rsid w:val="319D5FC9"/>
    <w:rsid w:val="319DE7F4"/>
    <w:rsid w:val="31A0AA5D"/>
    <w:rsid w:val="31A3171B"/>
    <w:rsid w:val="31A3968B"/>
    <w:rsid w:val="31A4A1D8"/>
    <w:rsid w:val="31A5A527"/>
    <w:rsid w:val="31A62C6F"/>
    <w:rsid w:val="31A761DF"/>
    <w:rsid w:val="31A78DA7"/>
    <w:rsid w:val="31A8B124"/>
    <w:rsid w:val="31A94ADF"/>
    <w:rsid w:val="31AF9324"/>
    <w:rsid w:val="31B21ED2"/>
    <w:rsid w:val="31B317D2"/>
    <w:rsid w:val="31B348E2"/>
    <w:rsid w:val="31B351FB"/>
    <w:rsid w:val="31B3F15F"/>
    <w:rsid w:val="31B5C0D0"/>
    <w:rsid w:val="31B628AC"/>
    <w:rsid w:val="31B62941"/>
    <w:rsid w:val="31B6AB2F"/>
    <w:rsid w:val="31B82AB8"/>
    <w:rsid w:val="31C12BE6"/>
    <w:rsid w:val="31C5495D"/>
    <w:rsid w:val="31C5786A"/>
    <w:rsid w:val="31CAF457"/>
    <w:rsid w:val="31CC0677"/>
    <w:rsid w:val="31CDB1EE"/>
    <w:rsid w:val="31CE5E7F"/>
    <w:rsid w:val="31D4AB22"/>
    <w:rsid w:val="31D7759E"/>
    <w:rsid w:val="31DC0959"/>
    <w:rsid w:val="31DD55F4"/>
    <w:rsid w:val="31DE91F1"/>
    <w:rsid w:val="31E13467"/>
    <w:rsid w:val="31E227A0"/>
    <w:rsid w:val="31E26E41"/>
    <w:rsid w:val="31E39462"/>
    <w:rsid w:val="31E496D3"/>
    <w:rsid w:val="31E585AE"/>
    <w:rsid w:val="31E66EBD"/>
    <w:rsid w:val="31E694CF"/>
    <w:rsid w:val="31E994D6"/>
    <w:rsid w:val="31EFB8B1"/>
    <w:rsid w:val="31F2CFF2"/>
    <w:rsid w:val="31F52634"/>
    <w:rsid w:val="31F7B779"/>
    <w:rsid w:val="31F9465C"/>
    <w:rsid w:val="31F995F9"/>
    <w:rsid w:val="32056813"/>
    <w:rsid w:val="320966C6"/>
    <w:rsid w:val="320C1126"/>
    <w:rsid w:val="320DE45C"/>
    <w:rsid w:val="32103045"/>
    <w:rsid w:val="3210BE18"/>
    <w:rsid w:val="3212AEF6"/>
    <w:rsid w:val="3212AFC0"/>
    <w:rsid w:val="32142C57"/>
    <w:rsid w:val="32158761"/>
    <w:rsid w:val="32186D1A"/>
    <w:rsid w:val="32187BBA"/>
    <w:rsid w:val="32189F18"/>
    <w:rsid w:val="321BBB93"/>
    <w:rsid w:val="321BDA83"/>
    <w:rsid w:val="321FD822"/>
    <w:rsid w:val="3225E505"/>
    <w:rsid w:val="3226AEA8"/>
    <w:rsid w:val="3234EC66"/>
    <w:rsid w:val="32372D75"/>
    <w:rsid w:val="323B43A4"/>
    <w:rsid w:val="323C7255"/>
    <w:rsid w:val="323D4DE2"/>
    <w:rsid w:val="323E9357"/>
    <w:rsid w:val="32418566"/>
    <w:rsid w:val="3244AB55"/>
    <w:rsid w:val="3244E373"/>
    <w:rsid w:val="3245ACCF"/>
    <w:rsid w:val="3247C8B5"/>
    <w:rsid w:val="3249EBF0"/>
    <w:rsid w:val="324E1E55"/>
    <w:rsid w:val="324E2930"/>
    <w:rsid w:val="324ED95F"/>
    <w:rsid w:val="3250CBEB"/>
    <w:rsid w:val="32520E42"/>
    <w:rsid w:val="325F2C1D"/>
    <w:rsid w:val="3265FABD"/>
    <w:rsid w:val="326C9127"/>
    <w:rsid w:val="326CA1AE"/>
    <w:rsid w:val="327232C9"/>
    <w:rsid w:val="32758FE4"/>
    <w:rsid w:val="327620E6"/>
    <w:rsid w:val="3278ABBF"/>
    <w:rsid w:val="3278DB56"/>
    <w:rsid w:val="327A97C1"/>
    <w:rsid w:val="327A9FDB"/>
    <w:rsid w:val="327CCDB0"/>
    <w:rsid w:val="327E219E"/>
    <w:rsid w:val="327FE57E"/>
    <w:rsid w:val="3284A8E1"/>
    <w:rsid w:val="32862F67"/>
    <w:rsid w:val="3287B713"/>
    <w:rsid w:val="328E0BD4"/>
    <w:rsid w:val="3295E53E"/>
    <w:rsid w:val="329D61CA"/>
    <w:rsid w:val="329EE191"/>
    <w:rsid w:val="32A2C0EA"/>
    <w:rsid w:val="32A3C26A"/>
    <w:rsid w:val="32AA8822"/>
    <w:rsid w:val="32ACABCB"/>
    <w:rsid w:val="32ADAA72"/>
    <w:rsid w:val="32AF351C"/>
    <w:rsid w:val="32B1F5F3"/>
    <w:rsid w:val="32B5D414"/>
    <w:rsid w:val="32B9EE4B"/>
    <w:rsid w:val="32C24886"/>
    <w:rsid w:val="32C7006A"/>
    <w:rsid w:val="32C797D8"/>
    <w:rsid w:val="32C84409"/>
    <w:rsid w:val="32CBA703"/>
    <w:rsid w:val="32CD5E00"/>
    <w:rsid w:val="32DA09CA"/>
    <w:rsid w:val="32DB3347"/>
    <w:rsid w:val="32DB408C"/>
    <w:rsid w:val="32DD4FCA"/>
    <w:rsid w:val="32DE03D4"/>
    <w:rsid w:val="32DF11C9"/>
    <w:rsid w:val="32E508B6"/>
    <w:rsid w:val="32E738E4"/>
    <w:rsid w:val="32E7775F"/>
    <w:rsid w:val="32E8C162"/>
    <w:rsid w:val="32ED2F09"/>
    <w:rsid w:val="32EEF94F"/>
    <w:rsid w:val="32EF202F"/>
    <w:rsid w:val="32F2A4C7"/>
    <w:rsid w:val="32F4AA87"/>
    <w:rsid w:val="32F4C42D"/>
    <w:rsid w:val="32F4FA41"/>
    <w:rsid w:val="32F77147"/>
    <w:rsid w:val="32F824EF"/>
    <w:rsid w:val="32F83E4C"/>
    <w:rsid w:val="32F91A74"/>
    <w:rsid w:val="32F94090"/>
    <w:rsid w:val="32F9C04A"/>
    <w:rsid w:val="32FA237F"/>
    <w:rsid w:val="32FA3CB1"/>
    <w:rsid w:val="32FDC5D1"/>
    <w:rsid w:val="32FFED4A"/>
    <w:rsid w:val="33028499"/>
    <w:rsid w:val="330537BC"/>
    <w:rsid w:val="330E515A"/>
    <w:rsid w:val="3311C6B9"/>
    <w:rsid w:val="3313D984"/>
    <w:rsid w:val="3313F17A"/>
    <w:rsid w:val="33163806"/>
    <w:rsid w:val="3316A087"/>
    <w:rsid w:val="331F362B"/>
    <w:rsid w:val="3321A1C6"/>
    <w:rsid w:val="3321AD10"/>
    <w:rsid w:val="3322211B"/>
    <w:rsid w:val="3323AC92"/>
    <w:rsid w:val="33251DF8"/>
    <w:rsid w:val="33254E09"/>
    <w:rsid w:val="3325AEC1"/>
    <w:rsid w:val="332847B6"/>
    <w:rsid w:val="332871D6"/>
    <w:rsid w:val="3328E7B6"/>
    <w:rsid w:val="3329847D"/>
    <w:rsid w:val="332B0D1A"/>
    <w:rsid w:val="332C46DB"/>
    <w:rsid w:val="332C88C2"/>
    <w:rsid w:val="332D0DA1"/>
    <w:rsid w:val="332DA186"/>
    <w:rsid w:val="3336553E"/>
    <w:rsid w:val="333744B9"/>
    <w:rsid w:val="3337F066"/>
    <w:rsid w:val="333B0F04"/>
    <w:rsid w:val="333C0FE1"/>
    <w:rsid w:val="333DD94B"/>
    <w:rsid w:val="33428452"/>
    <w:rsid w:val="33428C75"/>
    <w:rsid w:val="3342AFB8"/>
    <w:rsid w:val="3342CE16"/>
    <w:rsid w:val="3344AEC5"/>
    <w:rsid w:val="3346BD9F"/>
    <w:rsid w:val="33483DC7"/>
    <w:rsid w:val="33484791"/>
    <w:rsid w:val="334AB16A"/>
    <w:rsid w:val="334AC5D4"/>
    <w:rsid w:val="334E6F57"/>
    <w:rsid w:val="334FB37B"/>
    <w:rsid w:val="335557E3"/>
    <w:rsid w:val="33558406"/>
    <w:rsid w:val="33558F8F"/>
    <w:rsid w:val="33573F27"/>
    <w:rsid w:val="33577D41"/>
    <w:rsid w:val="3359433D"/>
    <w:rsid w:val="335C435A"/>
    <w:rsid w:val="335CBFEB"/>
    <w:rsid w:val="335DE255"/>
    <w:rsid w:val="335F8941"/>
    <w:rsid w:val="33609DD6"/>
    <w:rsid w:val="3365AFA4"/>
    <w:rsid w:val="3367E14F"/>
    <w:rsid w:val="336BF005"/>
    <w:rsid w:val="336C2611"/>
    <w:rsid w:val="33717757"/>
    <w:rsid w:val="3377F563"/>
    <w:rsid w:val="33831F77"/>
    <w:rsid w:val="3388270A"/>
    <w:rsid w:val="338861C5"/>
    <w:rsid w:val="338E6A4F"/>
    <w:rsid w:val="339387DA"/>
    <w:rsid w:val="33944FCF"/>
    <w:rsid w:val="3396EED5"/>
    <w:rsid w:val="33970339"/>
    <w:rsid w:val="339BAC3D"/>
    <w:rsid w:val="339CF931"/>
    <w:rsid w:val="339D21C1"/>
    <w:rsid w:val="339D9829"/>
    <w:rsid w:val="339EBB27"/>
    <w:rsid w:val="33A0B841"/>
    <w:rsid w:val="33A0D60C"/>
    <w:rsid w:val="33A1EF3F"/>
    <w:rsid w:val="33A302A8"/>
    <w:rsid w:val="33A353E7"/>
    <w:rsid w:val="33A41665"/>
    <w:rsid w:val="33A6EBBA"/>
    <w:rsid w:val="33A8C310"/>
    <w:rsid w:val="33A8E9C5"/>
    <w:rsid w:val="33A9CDDD"/>
    <w:rsid w:val="33AD3027"/>
    <w:rsid w:val="33AD9390"/>
    <w:rsid w:val="33AE2B91"/>
    <w:rsid w:val="33B34B28"/>
    <w:rsid w:val="33B98560"/>
    <w:rsid w:val="33B98A16"/>
    <w:rsid w:val="33B9E349"/>
    <w:rsid w:val="33BDF50A"/>
    <w:rsid w:val="33BE51D8"/>
    <w:rsid w:val="33C1B51B"/>
    <w:rsid w:val="33C368C0"/>
    <w:rsid w:val="33C418FE"/>
    <w:rsid w:val="33D17941"/>
    <w:rsid w:val="33D32076"/>
    <w:rsid w:val="33D40FFB"/>
    <w:rsid w:val="33D41081"/>
    <w:rsid w:val="33D59CFB"/>
    <w:rsid w:val="33E16AB3"/>
    <w:rsid w:val="33E5183F"/>
    <w:rsid w:val="33E5808A"/>
    <w:rsid w:val="33E6A217"/>
    <w:rsid w:val="33E78AAF"/>
    <w:rsid w:val="33E98D63"/>
    <w:rsid w:val="33ECC5EA"/>
    <w:rsid w:val="33EEAED4"/>
    <w:rsid w:val="33F63D12"/>
    <w:rsid w:val="33F81FBB"/>
    <w:rsid w:val="33F8B6C0"/>
    <w:rsid w:val="33FA20E8"/>
    <w:rsid w:val="33FB65BE"/>
    <w:rsid w:val="33FB7D64"/>
    <w:rsid w:val="33FED5D4"/>
    <w:rsid w:val="3404C51A"/>
    <w:rsid w:val="340D4CFF"/>
    <w:rsid w:val="340EF6F5"/>
    <w:rsid w:val="340F190B"/>
    <w:rsid w:val="3410B520"/>
    <w:rsid w:val="3412E2F3"/>
    <w:rsid w:val="3415712E"/>
    <w:rsid w:val="3415E6A1"/>
    <w:rsid w:val="3417CA3B"/>
    <w:rsid w:val="3418E928"/>
    <w:rsid w:val="34199E35"/>
    <w:rsid w:val="341A0227"/>
    <w:rsid w:val="341A48F9"/>
    <w:rsid w:val="341BB8D0"/>
    <w:rsid w:val="341C2D36"/>
    <w:rsid w:val="341DE338"/>
    <w:rsid w:val="341EB181"/>
    <w:rsid w:val="341F9A57"/>
    <w:rsid w:val="342192DE"/>
    <w:rsid w:val="3422DB76"/>
    <w:rsid w:val="3424864D"/>
    <w:rsid w:val="3425237F"/>
    <w:rsid w:val="3427C9A2"/>
    <w:rsid w:val="342A3ACB"/>
    <w:rsid w:val="342B4A22"/>
    <w:rsid w:val="342B9F60"/>
    <w:rsid w:val="34322358"/>
    <w:rsid w:val="3437409D"/>
    <w:rsid w:val="343EE558"/>
    <w:rsid w:val="3440BFAC"/>
    <w:rsid w:val="344558E4"/>
    <w:rsid w:val="34466BAE"/>
    <w:rsid w:val="344743E6"/>
    <w:rsid w:val="3448FA4D"/>
    <w:rsid w:val="34494617"/>
    <w:rsid w:val="344A08E4"/>
    <w:rsid w:val="344B4B72"/>
    <w:rsid w:val="344DA77A"/>
    <w:rsid w:val="344F5612"/>
    <w:rsid w:val="344F686A"/>
    <w:rsid w:val="3452D069"/>
    <w:rsid w:val="34551B0B"/>
    <w:rsid w:val="34552DE8"/>
    <w:rsid w:val="345627E8"/>
    <w:rsid w:val="34579044"/>
    <w:rsid w:val="3458BBF9"/>
    <w:rsid w:val="345AEF5B"/>
    <w:rsid w:val="345AFBF1"/>
    <w:rsid w:val="345C6751"/>
    <w:rsid w:val="345DCE9F"/>
    <w:rsid w:val="345E5D44"/>
    <w:rsid w:val="3462AD67"/>
    <w:rsid w:val="3462B4C0"/>
    <w:rsid w:val="34635CDE"/>
    <w:rsid w:val="3463D107"/>
    <w:rsid w:val="34640FEC"/>
    <w:rsid w:val="346559D8"/>
    <w:rsid w:val="3465AD97"/>
    <w:rsid w:val="34685804"/>
    <w:rsid w:val="3469454E"/>
    <w:rsid w:val="346CDE67"/>
    <w:rsid w:val="346DF660"/>
    <w:rsid w:val="34715C81"/>
    <w:rsid w:val="34719A9C"/>
    <w:rsid w:val="3471A6A2"/>
    <w:rsid w:val="3471FC7E"/>
    <w:rsid w:val="347208DB"/>
    <w:rsid w:val="34721F4E"/>
    <w:rsid w:val="34758A6C"/>
    <w:rsid w:val="3475F19D"/>
    <w:rsid w:val="347728CD"/>
    <w:rsid w:val="347782B4"/>
    <w:rsid w:val="3478E1A5"/>
    <w:rsid w:val="347B3A3D"/>
    <w:rsid w:val="347D61FE"/>
    <w:rsid w:val="3480419A"/>
    <w:rsid w:val="34830945"/>
    <w:rsid w:val="34889AAA"/>
    <w:rsid w:val="3488AED3"/>
    <w:rsid w:val="3488E84B"/>
    <w:rsid w:val="34899BDF"/>
    <w:rsid w:val="348B8FEB"/>
    <w:rsid w:val="348CF2B7"/>
    <w:rsid w:val="348FB795"/>
    <w:rsid w:val="3491D790"/>
    <w:rsid w:val="34922C19"/>
    <w:rsid w:val="3492A0D0"/>
    <w:rsid w:val="34930528"/>
    <w:rsid w:val="3493E321"/>
    <w:rsid w:val="34946C85"/>
    <w:rsid w:val="3495D2F9"/>
    <w:rsid w:val="3498D08D"/>
    <w:rsid w:val="3499C2C6"/>
    <w:rsid w:val="349A1969"/>
    <w:rsid w:val="34A441C7"/>
    <w:rsid w:val="34A51032"/>
    <w:rsid w:val="34A57D5A"/>
    <w:rsid w:val="34A61940"/>
    <w:rsid w:val="34A652F0"/>
    <w:rsid w:val="34A852D0"/>
    <w:rsid w:val="34A8F6F6"/>
    <w:rsid w:val="34A9F9B7"/>
    <w:rsid w:val="34ABE683"/>
    <w:rsid w:val="34ABE908"/>
    <w:rsid w:val="34AD547C"/>
    <w:rsid w:val="34AD56E5"/>
    <w:rsid w:val="34ADEDFC"/>
    <w:rsid w:val="34AF0179"/>
    <w:rsid w:val="34B2CEEA"/>
    <w:rsid w:val="34B671AB"/>
    <w:rsid w:val="34B83FFF"/>
    <w:rsid w:val="34BA99F8"/>
    <w:rsid w:val="34BAE5E7"/>
    <w:rsid w:val="34BCF1BC"/>
    <w:rsid w:val="34BF20E1"/>
    <w:rsid w:val="34C53EB9"/>
    <w:rsid w:val="34C8D4F4"/>
    <w:rsid w:val="34CACBF4"/>
    <w:rsid w:val="34CE45CE"/>
    <w:rsid w:val="34CECFAA"/>
    <w:rsid w:val="34CF7868"/>
    <w:rsid w:val="34D0EB6C"/>
    <w:rsid w:val="34D414B5"/>
    <w:rsid w:val="34D69702"/>
    <w:rsid w:val="34D79034"/>
    <w:rsid w:val="34D8D4F5"/>
    <w:rsid w:val="34E24E11"/>
    <w:rsid w:val="34E27452"/>
    <w:rsid w:val="34E443A4"/>
    <w:rsid w:val="34E5AB96"/>
    <w:rsid w:val="34E742C6"/>
    <w:rsid w:val="34E84B40"/>
    <w:rsid w:val="34E8AD56"/>
    <w:rsid w:val="34EA0AD7"/>
    <w:rsid w:val="34EADA54"/>
    <w:rsid w:val="34EEE702"/>
    <w:rsid w:val="34EEEE20"/>
    <w:rsid w:val="34F0938D"/>
    <w:rsid w:val="34F1936D"/>
    <w:rsid w:val="34F33E63"/>
    <w:rsid w:val="34F34EE4"/>
    <w:rsid w:val="34F4C1D0"/>
    <w:rsid w:val="3502A531"/>
    <w:rsid w:val="350345FA"/>
    <w:rsid w:val="35055FC3"/>
    <w:rsid w:val="3506C54A"/>
    <w:rsid w:val="3507A87D"/>
    <w:rsid w:val="3507C793"/>
    <w:rsid w:val="350B74A7"/>
    <w:rsid w:val="350C9C8E"/>
    <w:rsid w:val="3510308D"/>
    <w:rsid w:val="35127F2E"/>
    <w:rsid w:val="351774E0"/>
    <w:rsid w:val="3518D03D"/>
    <w:rsid w:val="351A5F54"/>
    <w:rsid w:val="351E7C90"/>
    <w:rsid w:val="351FF5A3"/>
    <w:rsid w:val="3525D49A"/>
    <w:rsid w:val="3525EBD5"/>
    <w:rsid w:val="352621B4"/>
    <w:rsid w:val="352D573F"/>
    <w:rsid w:val="353246D2"/>
    <w:rsid w:val="3534B662"/>
    <w:rsid w:val="3536B101"/>
    <w:rsid w:val="35370B56"/>
    <w:rsid w:val="3538959E"/>
    <w:rsid w:val="35393A7A"/>
    <w:rsid w:val="353A9ED4"/>
    <w:rsid w:val="353C8E03"/>
    <w:rsid w:val="353D45CF"/>
    <w:rsid w:val="353FCF59"/>
    <w:rsid w:val="3540E609"/>
    <w:rsid w:val="3541230C"/>
    <w:rsid w:val="35422A43"/>
    <w:rsid w:val="35429915"/>
    <w:rsid w:val="3545D995"/>
    <w:rsid w:val="3546C862"/>
    <w:rsid w:val="3546F65A"/>
    <w:rsid w:val="35471048"/>
    <w:rsid w:val="35483BFC"/>
    <w:rsid w:val="35492D72"/>
    <w:rsid w:val="354CD5C1"/>
    <w:rsid w:val="354F9C90"/>
    <w:rsid w:val="35543410"/>
    <w:rsid w:val="355610A3"/>
    <w:rsid w:val="3556DD11"/>
    <w:rsid w:val="355872ED"/>
    <w:rsid w:val="3559E533"/>
    <w:rsid w:val="355CA8BC"/>
    <w:rsid w:val="35623FF6"/>
    <w:rsid w:val="3569168F"/>
    <w:rsid w:val="356CD54B"/>
    <w:rsid w:val="356D4567"/>
    <w:rsid w:val="35702F6D"/>
    <w:rsid w:val="3572B261"/>
    <w:rsid w:val="35732D0F"/>
    <w:rsid w:val="3573A761"/>
    <w:rsid w:val="3576D015"/>
    <w:rsid w:val="357873BC"/>
    <w:rsid w:val="3578F94F"/>
    <w:rsid w:val="357A0C94"/>
    <w:rsid w:val="357C0866"/>
    <w:rsid w:val="357E4973"/>
    <w:rsid w:val="3580250F"/>
    <w:rsid w:val="3583ECC5"/>
    <w:rsid w:val="358532EC"/>
    <w:rsid w:val="35859B9A"/>
    <w:rsid w:val="35876251"/>
    <w:rsid w:val="358BBF51"/>
    <w:rsid w:val="358F4388"/>
    <w:rsid w:val="358FC527"/>
    <w:rsid w:val="3595BC5A"/>
    <w:rsid w:val="35971A34"/>
    <w:rsid w:val="3598BFCC"/>
    <w:rsid w:val="359B5B51"/>
    <w:rsid w:val="359B8027"/>
    <w:rsid w:val="359C13C5"/>
    <w:rsid w:val="359C2FB2"/>
    <w:rsid w:val="359E1E80"/>
    <w:rsid w:val="359E36FF"/>
    <w:rsid w:val="359EDD1D"/>
    <w:rsid w:val="35A42673"/>
    <w:rsid w:val="35AFA23F"/>
    <w:rsid w:val="35B4AFB1"/>
    <w:rsid w:val="35B59DC8"/>
    <w:rsid w:val="35B6DA62"/>
    <w:rsid w:val="35B99FCA"/>
    <w:rsid w:val="35BD7971"/>
    <w:rsid w:val="35BF6A7C"/>
    <w:rsid w:val="35C09E6C"/>
    <w:rsid w:val="35C1B86D"/>
    <w:rsid w:val="35C42E0A"/>
    <w:rsid w:val="35C5666A"/>
    <w:rsid w:val="35C7CAF5"/>
    <w:rsid w:val="35C9B19A"/>
    <w:rsid w:val="35C9D94B"/>
    <w:rsid w:val="35CC17D6"/>
    <w:rsid w:val="35CFDB42"/>
    <w:rsid w:val="35D23D9D"/>
    <w:rsid w:val="35DAC7B8"/>
    <w:rsid w:val="35DDC68C"/>
    <w:rsid w:val="35DF2C42"/>
    <w:rsid w:val="35E09E8E"/>
    <w:rsid w:val="35E88D8F"/>
    <w:rsid w:val="35EBE50A"/>
    <w:rsid w:val="35ED8833"/>
    <w:rsid w:val="35F21681"/>
    <w:rsid w:val="35F4FA5B"/>
    <w:rsid w:val="35F63A2D"/>
    <w:rsid w:val="35FA3727"/>
    <w:rsid w:val="35FD6DD9"/>
    <w:rsid w:val="35FF4104"/>
    <w:rsid w:val="360547B5"/>
    <w:rsid w:val="36062E7C"/>
    <w:rsid w:val="3606BB72"/>
    <w:rsid w:val="3607ECFA"/>
    <w:rsid w:val="3608CD20"/>
    <w:rsid w:val="36096C78"/>
    <w:rsid w:val="360CDBBA"/>
    <w:rsid w:val="360F5769"/>
    <w:rsid w:val="36133799"/>
    <w:rsid w:val="36191BD8"/>
    <w:rsid w:val="361C5EDD"/>
    <w:rsid w:val="361D15BA"/>
    <w:rsid w:val="361F7D32"/>
    <w:rsid w:val="36228A31"/>
    <w:rsid w:val="3625B2B1"/>
    <w:rsid w:val="3625F0E3"/>
    <w:rsid w:val="36262A16"/>
    <w:rsid w:val="36289B0E"/>
    <w:rsid w:val="3628B264"/>
    <w:rsid w:val="36297C2E"/>
    <w:rsid w:val="362A16D4"/>
    <w:rsid w:val="362CCD85"/>
    <w:rsid w:val="362D361E"/>
    <w:rsid w:val="362ECC11"/>
    <w:rsid w:val="363694A5"/>
    <w:rsid w:val="3643F14C"/>
    <w:rsid w:val="364406D8"/>
    <w:rsid w:val="3644D2B4"/>
    <w:rsid w:val="36463336"/>
    <w:rsid w:val="364848B8"/>
    <w:rsid w:val="3649B3D9"/>
    <w:rsid w:val="364C512F"/>
    <w:rsid w:val="364E9F4B"/>
    <w:rsid w:val="364F1024"/>
    <w:rsid w:val="365C79AA"/>
    <w:rsid w:val="366498F6"/>
    <w:rsid w:val="3666607B"/>
    <w:rsid w:val="3667DAD6"/>
    <w:rsid w:val="3668F0AA"/>
    <w:rsid w:val="36699661"/>
    <w:rsid w:val="3669A584"/>
    <w:rsid w:val="366AA05D"/>
    <w:rsid w:val="366B99DF"/>
    <w:rsid w:val="366EC226"/>
    <w:rsid w:val="366F48E3"/>
    <w:rsid w:val="367A23D0"/>
    <w:rsid w:val="367A2770"/>
    <w:rsid w:val="3685E978"/>
    <w:rsid w:val="3686DE49"/>
    <w:rsid w:val="3686EA5B"/>
    <w:rsid w:val="36873209"/>
    <w:rsid w:val="368A1B57"/>
    <w:rsid w:val="368AABA2"/>
    <w:rsid w:val="368CE290"/>
    <w:rsid w:val="368ED067"/>
    <w:rsid w:val="368FCA36"/>
    <w:rsid w:val="369095DD"/>
    <w:rsid w:val="3693E41C"/>
    <w:rsid w:val="3695FC35"/>
    <w:rsid w:val="36967928"/>
    <w:rsid w:val="3696B9D2"/>
    <w:rsid w:val="36978AFC"/>
    <w:rsid w:val="3698C292"/>
    <w:rsid w:val="3699A4BE"/>
    <w:rsid w:val="369E423E"/>
    <w:rsid w:val="369ED8A2"/>
    <w:rsid w:val="369FF2A4"/>
    <w:rsid w:val="36A23F2D"/>
    <w:rsid w:val="36A71B83"/>
    <w:rsid w:val="36A72F9B"/>
    <w:rsid w:val="36A74CCF"/>
    <w:rsid w:val="36A78DE7"/>
    <w:rsid w:val="36A86CEF"/>
    <w:rsid w:val="36A89B68"/>
    <w:rsid w:val="36AA3FDE"/>
    <w:rsid w:val="36AEF083"/>
    <w:rsid w:val="36B3C776"/>
    <w:rsid w:val="36B57929"/>
    <w:rsid w:val="36B693AD"/>
    <w:rsid w:val="36B6D482"/>
    <w:rsid w:val="36B9137B"/>
    <w:rsid w:val="36B96B7B"/>
    <w:rsid w:val="36BDD88E"/>
    <w:rsid w:val="36BE8E2C"/>
    <w:rsid w:val="36C0BC19"/>
    <w:rsid w:val="36C12A35"/>
    <w:rsid w:val="36C16238"/>
    <w:rsid w:val="36C174D8"/>
    <w:rsid w:val="36C2BB37"/>
    <w:rsid w:val="36C4DDED"/>
    <w:rsid w:val="36C53060"/>
    <w:rsid w:val="36C85412"/>
    <w:rsid w:val="36C8C356"/>
    <w:rsid w:val="36C9943F"/>
    <w:rsid w:val="36CB289C"/>
    <w:rsid w:val="36CD5EE2"/>
    <w:rsid w:val="36CE0FF0"/>
    <w:rsid w:val="36CE81E0"/>
    <w:rsid w:val="36D9F0DF"/>
    <w:rsid w:val="36DA55ED"/>
    <w:rsid w:val="36DB7683"/>
    <w:rsid w:val="36E023F2"/>
    <w:rsid w:val="36E09ACF"/>
    <w:rsid w:val="36E0A698"/>
    <w:rsid w:val="36E1EC7C"/>
    <w:rsid w:val="36E40C5D"/>
    <w:rsid w:val="36E60511"/>
    <w:rsid w:val="36E905F0"/>
    <w:rsid w:val="36EB3A93"/>
    <w:rsid w:val="36ED5365"/>
    <w:rsid w:val="36EED74F"/>
    <w:rsid w:val="36F5AFF2"/>
    <w:rsid w:val="36F63D9C"/>
    <w:rsid w:val="36FD3276"/>
    <w:rsid w:val="36FE8892"/>
    <w:rsid w:val="36FFF1DF"/>
    <w:rsid w:val="37022521"/>
    <w:rsid w:val="3703262E"/>
    <w:rsid w:val="3707A932"/>
    <w:rsid w:val="37088D5F"/>
    <w:rsid w:val="370BA27A"/>
    <w:rsid w:val="370FB43D"/>
    <w:rsid w:val="370FF5AC"/>
    <w:rsid w:val="37102D6D"/>
    <w:rsid w:val="3711D875"/>
    <w:rsid w:val="371281CB"/>
    <w:rsid w:val="37136A90"/>
    <w:rsid w:val="37139A21"/>
    <w:rsid w:val="3714C9B0"/>
    <w:rsid w:val="37159413"/>
    <w:rsid w:val="3715E653"/>
    <w:rsid w:val="3716180C"/>
    <w:rsid w:val="3719BBB1"/>
    <w:rsid w:val="371C4614"/>
    <w:rsid w:val="371EF7FC"/>
    <w:rsid w:val="37200684"/>
    <w:rsid w:val="37204930"/>
    <w:rsid w:val="3720A815"/>
    <w:rsid w:val="37234785"/>
    <w:rsid w:val="372B61BD"/>
    <w:rsid w:val="3730203E"/>
    <w:rsid w:val="37305B5F"/>
    <w:rsid w:val="3731166F"/>
    <w:rsid w:val="37314156"/>
    <w:rsid w:val="3736629B"/>
    <w:rsid w:val="3737AB63"/>
    <w:rsid w:val="3738B238"/>
    <w:rsid w:val="373AAD7E"/>
    <w:rsid w:val="373B9E3C"/>
    <w:rsid w:val="373BF391"/>
    <w:rsid w:val="37486191"/>
    <w:rsid w:val="37491DD4"/>
    <w:rsid w:val="374C2ACF"/>
    <w:rsid w:val="374C75D7"/>
    <w:rsid w:val="374E82BC"/>
    <w:rsid w:val="3750B95E"/>
    <w:rsid w:val="3753F88A"/>
    <w:rsid w:val="37568AAF"/>
    <w:rsid w:val="3757C62D"/>
    <w:rsid w:val="375B1B5F"/>
    <w:rsid w:val="375D21F0"/>
    <w:rsid w:val="375E37A1"/>
    <w:rsid w:val="3762F54E"/>
    <w:rsid w:val="37633348"/>
    <w:rsid w:val="37648F42"/>
    <w:rsid w:val="37688ED4"/>
    <w:rsid w:val="3769AFEC"/>
    <w:rsid w:val="3769C0E3"/>
    <w:rsid w:val="376B9A11"/>
    <w:rsid w:val="376BE10F"/>
    <w:rsid w:val="376D332F"/>
    <w:rsid w:val="37702AFF"/>
    <w:rsid w:val="377236E3"/>
    <w:rsid w:val="3772F50B"/>
    <w:rsid w:val="377857B2"/>
    <w:rsid w:val="377B7660"/>
    <w:rsid w:val="377C6437"/>
    <w:rsid w:val="377C736D"/>
    <w:rsid w:val="377E98DF"/>
    <w:rsid w:val="377F948D"/>
    <w:rsid w:val="378453D1"/>
    <w:rsid w:val="3786A4B3"/>
    <w:rsid w:val="378AA0C7"/>
    <w:rsid w:val="378BAFDB"/>
    <w:rsid w:val="378E115C"/>
    <w:rsid w:val="37902006"/>
    <w:rsid w:val="37913E63"/>
    <w:rsid w:val="3792C4CC"/>
    <w:rsid w:val="37938FFD"/>
    <w:rsid w:val="3793C91C"/>
    <w:rsid w:val="37949FC2"/>
    <w:rsid w:val="379665B7"/>
    <w:rsid w:val="3796DC3D"/>
    <w:rsid w:val="3797FF64"/>
    <w:rsid w:val="379BEEAE"/>
    <w:rsid w:val="379DAA86"/>
    <w:rsid w:val="379E851E"/>
    <w:rsid w:val="37A37816"/>
    <w:rsid w:val="37A484F8"/>
    <w:rsid w:val="37A699D3"/>
    <w:rsid w:val="37A98771"/>
    <w:rsid w:val="37AA66AE"/>
    <w:rsid w:val="37AD8213"/>
    <w:rsid w:val="37AE9B79"/>
    <w:rsid w:val="37AFC72A"/>
    <w:rsid w:val="37B10410"/>
    <w:rsid w:val="37B22524"/>
    <w:rsid w:val="37B39D51"/>
    <w:rsid w:val="37B94751"/>
    <w:rsid w:val="37BAF8DE"/>
    <w:rsid w:val="37BC07EC"/>
    <w:rsid w:val="37BF6D22"/>
    <w:rsid w:val="37C379FB"/>
    <w:rsid w:val="37C44AA9"/>
    <w:rsid w:val="37C4A408"/>
    <w:rsid w:val="37C5D7B2"/>
    <w:rsid w:val="37C73C63"/>
    <w:rsid w:val="37C91CEE"/>
    <w:rsid w:val="37C97F5E"/>
    <w:rsid w:val="37CAC4F6"/>
    <w:rsid w:val="37CBDF49"/>
    <w:rsid w:val="37CBED85"/>
    <w:rsid w:val="37CE6EA1"/>
    <w:rsid w:val="37CEBC82"/>
    <w:rsid w:val="37D0E72A"/>
    <w:rsid w:val="37D3DA42"/>
    <w:rsid w:val="37D50D27"/>
    <w:rsid w:val="37D552F8"/>
    <w:rsid w:val="37D733A7"/>
    <w:rsid w:val="37D7373C"/>
    <w:rsid w:val="37DB327A"/>
    <w:rsid w:val="37DCBC77"/>
    <w:rsid w:val="37DD2987"/>
    <w:rsid w:val="37DE144D"/>
    <w:rsid w:val="37DE4F59"/>
    <w:rsid w:val="37E1AC95"/>
    <w:rsid w:val="37E27916"/>
    <w:rsid w:val="37E5BFF4"/>
    <w:rsid w:val="37EFACB0"/>
    <w:rsid w:val="37EFE9DA"/>
    <w:rsid w:val="37F13EE8"/>
    <w:rsid w:val="37F157A1"/>
    <w:rsid w:val="37F50FC1"/>
    <w:rsid w:val="37F739E9"/>
    <w:rsid w:val="37F891F9"/>
    <w:rsid w:val="37FA242C"/>
    <w:rsid w:val="37FB6706"/>
    <w:rsid w:val="37FC30F7"/>
    <w:rsid w:val="37FDFDE5"/>
    <w:rsid w:val="37FF6E07"/>
    <w:rsid w:val="37FFF882"/>
    <w:rsid w:val="3800F3A1"/>
    <w:rsid w:val="3801B29A"/>
    <w:rsid w:val="3803BD9C"/>
    <w:rsid w:val="380571EC"/>
    <w:rsid w:val="3805A5EC"/>
    <w:rsid w:val="38088F5F"/>
    <w:rsid w:val="380A646E"/>
    <w:rsid w:val="380BDD3B"/>
    <w:rsid w:val="380DF311"/>
    <w:rsid w:val="381327CF"/>
    <w:rsid w:val="38142392"/>
    <w:rsid w:val="38154F00"/>
    <w:rsid w:val="381B886B"/>
    <w:rsid w:val="381E1571"/>
    <w:rsid w:val="381E3C6A"/>
    <w:rsid w:val="381F26B2"/>
    <w:rsid w:val="3820453B"/>
    <w:rsid w:val="382070C6"/>
    <w:rsid w:val="38209E8E"/>
    <w:rsid w:val="382227D3"/>
    <w:rsid w:val="3824E35B"/>
    <w:rsid w:val="3825D86E"/>
    <w:rsid w:val="3829EBEB"/>
    <w:rsid w:val="382D90A9"/>
    <w:rsid w:val="382F3DAC"/>
    <w:rsid w:val="382FD202"/>
    <w:rsid w:val="3836F7E7"/>
    <w:rsid w:val="38382F67"/>
    <w:rsid w:val="3838C196"/>
    <w:rsid w:val="384133E4"/>
    <w:rsid w:val="38419782"/>
    <w:rsid w:val="3842A057"/>
    <w:rsid w:val="3842B4D7"/>
    <w:rsid w:val="3844223F"/>
    <w:rsid w:val="3844A15B"/>
    <w:rsid w:val="3848D54E"/>
    <w:rsid w:val="38491E48"/>
    <w:rsid w:val="3850CFE9"/>
    <w:rsid w:val="3851D736"/>
    <w:rsid w:val="38557E01"/>
    <w:rsid w:val="385890A5"/>
    <w:rsid w:val="38590794"/>
    <w:rsid w:val="385B78A4"/>
    <w:rsid w:val="385B7FC7"/>
    <w:rsid w:val="385D7B0D"/>
    <w:rsid w:val="385DC15A"/>
    <w:rsid w:val="3860551D"/>
    <w:rsid w:val="3862F305"/>
    <w:rsid w:val="3865C99F"/>
    <w:rsid w:val="386A1BD9"/>
    <w:rsid w:val="386CE8D4"/>
    <w:rsid w:val="386D76A0"/>
    <w:rsid w:val="386F65E2"/>
    <w:rsid w:val="387078D4"/>
    <w:rsid w:val="38744F80"/>
    <w:rsid w:val="38762FA0"/>
    <w:rsid w:val="38773705"/>
    <w:rsid w:val="38773E76"/>
    <w:rsid w:val="3877F7F0"/>
    <w:rsid w:val="3878D9E7"/>
    <w:rsid w:val="387935A5"/>
    <w:rsid w:val="387B0A82"/>
    <w:rsid w:val="387B9DA9"/>
    <w:rsid w:val="387BDC43"/>
    <w:rsid w:val="387C5816"/>
    <w:rsid w:val="387CA47D"/>
    <w:rsid w:val="387D1918"/>
    <w:rsid w:val="387D7CF5"/>
    <w:rsid w:val="387E8FF5"/>
    <w:rsid w:val="388135D9"/>
    <w:rsid w:val="3884DFB7"/>
    <w:rsid w:val="388CEB2C"/>
    <w:rsid w:val="3890D437"/>
    <w:rsid w:val="3897BBDE"/>
    <w:rsid w:val="389E14AD"/>
    <w:rsid w:val="389EBEC0"/>
    <w:rsid w:val="389F26B7"/>
    <w:rsid w:val="389F3916"/>
    <w:rsid w:val="38A91B34"/>
    <w:rsid w:val="38A94347"/>
    <w:rsid w:val="38AB2400"/>
    <w:rsid w:val="38ABC60D"/>
    <w:rsid w:val="38ABEC0B"/>
    <w:rsid w:val="38AF14E2"/>
    <w:rsid w:val="38B0A71B"/>
    <w:rsid w:val="38B0BE3A"/>
    <w:rsid w:val="38B33A2D"/>
    <w:rsid w:val="38B3910F"/>
    <w:rsid w:val="38B3C468"/>
    <w:rsid w:val="38B47789"/>
    <w:rsid w:val="38B5F418"/>
    <w:rsid w:val="38B83DB6"/>
    <w:rsid w:val="38B9E7C8"/>
    <w:rsid w:val="38BF17E6"/>
    <w:rsid w:val="38C0CBDC"/>
    <w:rsid w:val="38C3A24D"/>
    <w:rsid w:val="38C421C3"/>
    <w:rsid w:val="38CBE91A"/>
    <w:rsid w:val="38CFBAB3"/>
    <w:rsid w:val="38D0849A"/>
    <w:rsid w:val="38D2C1EC"/>
    <w:rsid w:val="38DB0661"/>
    <w:rsid w:val="38DB1E16"/>
    <w:rsid w:val="38DB24BF"/>
    <w:rsid w:val="38DD14D7"/>
    <w:rsid w:val="38E6CADF"/>
    <w:rsid w:val="38EC9991"/>
    <w:rsid w:val="38EE3534"/>
    <w:rsid w:val="38F16816"/>
    <w:rsid w:val="38F4F9E0"/>
    <w:rsid w:val="38F51D34"/>
    <w:rsid w:val="38F74D52"/>
    <w:rsid w:val="38F9B391"/>
    <w:rsid w:val="38FC36D3"/>
    <w:rsid w:val="38FE1589"/>
    <w:rsid w:val="38FFFFEC"/>
    <w:rsid w:val="39013ED2"/>
    <w:rsid w:val="39014A30"/>
    <w:rsid w:val="3903EEDA"/>
    <w:rsid w:val="39061433"/>
    <w:rsid w:val="390ABBE0"/>
    <w:rsid w:val="390C5EAD"/>
    <w:rsid w:val="390DF39E"/>
    <w:rsid w:val="390F3E6C"/>
    <w:rsid w:val="39116B4A"/>
    <w:rsid w:val="39126D60"/>
    <w:rsid w:val="39173DE6"/>
    <w:rsid w:val="3920163D"/>
    <w:rsid w:val="3920C7AA"/>
    <w:rsid w:val="3921E9E2"/>
    <w:rsid w:val="39225DB5"/>
    <w:rsid w:val="3922B5DB"/>
    <w:rsid w:val="39239331"/>
    <w:rsid w:val="39239FBA"/>
    <w:rsid w:val="3925596D"/>
    <w:rsid w:val="3925DAA8"/>
    <w:rsid w:val="39266296"/>
    <w:rsid w:val="3926D39B"/>
    <w:rsid w:val="3927EFAC"/>
    <w:rsid w:val="39285AF2"/>
    <w:rsid w:val="3928FEAA"/>
    <w:rsid w:val="392D5A02"/>
    <w:rsid w:val="392E0F78"/>
    <w:rsid w:val="3930056B"/>
    <w:rsid w:val="3930E517"/>
    <w:rsid w:val="3932215C"/>
    <w:rsid w:val="3932BF5E"/>
    <w:rsid w:val="39359B1D"/>
    <w:rsid w:val="393F17CF"/>
    <w:rsid w:val="3944A998"/>
    <w:rsid w:val="394C8341"/>
    <w:rsid w:val="394C9708"/>
    <w:rsid w:val="394DBE82"/>
    <w:rsid w:val="394E4082"/>
    <w:rsid w:val="394EEE05"/>
    <w:rsid w:val="394F5DF7"/>
    <w:rsid w:val="394FF8DC"/>
    <w:rsid w:val="39502ED2"/>
    <w:rsid w:val="39508CA1"/>
    <w:rsid w:val="3951AAE7"/>
    <w:rsid w:val="39577FD8"/>
    <w:rsid w:val="3957839B"/>
    <w:rsid w:val="39584B73"/>
    <w:rsid w:val="395ADA60"/>
    <w:rsid w:val="395C0BCD"/>
    <w:rsid w:val="395C46F3"/>
    <w:rsid w:val="395D325F"/>
    <w:rsid w:val="395D4F40"/>
    <w:rsid w:val="3962A338"/>
    <w:rsid w:val="3962CA0D"/>
    <w:rsid w:val="396679C9"/>
    <w:rsid w:val="39677965"/>
    <w:rsid w:val="3968205F"/>
    <w:rsid w:val="3969C60C"/>
    <w:rsid w:val="396CFE1C"/>
    <w:rsid w:val="396ED2D2"/>
    <w:rsid w:val="396F8D22"/>
    <w:rsid w:val="397201D8"/>
    <w:rsid w:val="39721AEB"/>
    <w:rsid w:val="3972B32B"/>
    <w:rsid w:val="3976FD35"/>
    <w:rsid w:val="397785D8"/>
    <w:rsid w:val="397AC12D"/>
    <w:rsid w:val="397BBA2A"/>
    <w:rsid w:val="397C67E7"/>
    <w:rsid w:val="397EB427"/>
    <w:rsid w:val="397FAEF8"/>
    <w:rsid w:val="398007C6"/>
    <w:rsid w:val="398123D4"/>
    <w:rsid w:val="39829507"/>
    <w:rsid w:val="39842BB8"/>
    <w:rsid w:val="39858A31"/>
    <w:rsid w:val="39874F41"/>
    <w:rsid w:val="3988B8BE"/>
    <w:rsid w:val="398A1A98"/>
    <w:rsid w:val="398B148D"/>
    <w:rsid w:val="398B1B4C"/>
    <w:rsid w:val="398B833C"/>
    <w:rsid w:val="398BEAEF"/>
    <w:rsid w:val="3991ADE3"/>
    <w:rsid w:val="399445C6"/>
    <w:rsid w:val="3996A764"/>
    <w:rsid w:val="3997D916"/>
    <w:rsid w:val="399AF021"/>
    <w:rsid w:val="399BF205"/>
    <w:rsid w:val="399C08CF"/>
    <w:rsid w:val="39A1CCA4"/>
    <w:rsid w:val="39A35F7A"/>
    <w:rsid w:val="39A89D64"/>
    <w:rsid w:val="39A9772F"/>
    <w:rsid w:val="39ABA9D5"/>
    <w:rsid w:val="39AC379D"/>
    <w:rsid w:val="39AED1B6"/>
    <w:rsid w:val="39AEDC06"/>
    <w:rsid w:val="39B31405"/>
    <w:rsid w:val="39B59387"/>
    <w:rsid w:val="39B61AFA"/>
    <w:rsid w:val="39B8886A"/>
    <w:rsid w:val="39BB87F7"/>
    <w:rsid w:val="39BC6731"/>
    <w:rsid w:val="39BD6A8F"/>
    <w:rsid w:val="39BFBA69"/>
    <w:rsid w:val="39C21CD3"/>
    <w:rsid w:val="39C27057"/>
    <w:rsid w:val="39C33FBA"/>
    <w:rsid w:val="39C53E7C"/>
    <w:rsid w:val="39C6D82E"/>
    <w:rsid w:val="39CC00A6"/>
    <w:rsid w:val="39CCF1B1"/>
    <w:rsid w:val="39CD3688"/>
    <w:rsid w:val="39CD5248"/>
    <w:rsid w:val="39CD59E1"/>
    <w:rsid w:val="39D00CA5"/>
    <w:rsid w:val="39D28669"/>
    <w:rsid w:val="39D2880B"/>
    <w:rsid w:val="39D2EAF8"/>
    <w:rsid w:val="39D45A78"/>
    <w:rsid w:val="39D598AA"/>
    <w:rsid w:val="39D5B9E3"/>
    <w:rsid w:val="39D76ADA"/>
    <w:rsid w:val="39D8EA05"/>
    <w:rsid w:val="39D98D97"/>
    <w:rsid w:val="39DADAAE"/>
    <w:rsid w:val="39DB527E"/>
    <w:rsid w:val="39DC199E"/>
    <w:rsid w:val="39DC7955"/>
    <w:rsid w:val="39DD7A7B"/>
    <w:rsid w:val="39DDCA00"/>
    <w:rsid w:val="39DEF0BA"/>
    <w:rsid w:val="39DF9245"/>
    <w:rsid w:val="39E03D08"/>
    <w:rsid w:val="39E0B392"/>
    <w:rsid w:val="39E0D0F7"/>
    <w:rsid w:val="39E10C02"/>
    <w:rsid w:val="39E25A20"/>
    <w:rsid w:val="39E4C525"/>
    <w:rsid w:val="39E5DB19"/>
    <w:rsid w:val="39E816FF"/>
    <w:rsid w:val="39EC4D8B"/>
    <w:rsid w:val="39EF3536"/>
    <w:rsid w:val="39F031E1"/>
    <w:rsid w:val="39F1359E"/>
    <w:rsid w:val="39F1800A"/>
    <w:rsid w:val="39F41335"/>
    <w:rsid w:val="39F60942"/>
    <w:rsid w:val="39F93870"/>
    <w:rsid w:val="39FA95DC"/>
    <w:rsid w:val="39FD02EA"/>
    <w:rsid w:val="39FD0D7B"/>
    <w:rsid w:val="39FD9384"/>
    <w:rsid w:val="39FF981F"/>
    <w:rsid w:val="3A00A0B9"/>
    <w:rsid w:val="3A01121E"/>
    <w:rsid w:val="3A05F841"/>
    <w:rsid w:val="3A077BD9"/>
    <w:rsid w:val="3A09FF79"/>
    <w:rsid w:val="3A0BEE76"/>
    <w:rsid w:val="3A0C7E96"/>
    <w:rsid w:val="3A121D80"/>
    <w:rsid w:val="3A167ADF"/>
    <w:rsid w:val="3A18073B"/>
    <w:rsid w:val="3A1E2AF8"/>
    <w:rsid w:val="3A1E4C51"/>
    <w:rsid w:val="3A235F3C"/>
    <w:rsid w:val="3A24AEAE"/>
    <w:rsid w:val="3A261E3F"/>
    <w:rsid w:val="3A285708"/>
    <w:rsid w:val="3A28DB7F"/>
    <w:rsid w:val="3A298C39"/>
    <w:rsid w:val="3A298F8D"/>
    <w:rsid w:val="3A2E7AD7"/>
    <w:rsid w:val="3A2FEF38"/>
    <w:rsid w:val="3A3309C0"/>
    <w:rsid w:val="3A3411C6"/>
    <w:rsid w:val="3A3534AB"/>
    <w:rsid w:val="3A35B172"/>
    <w:rsid w:val="3A365037"/>
    <w:rsid w:val="3A37B8FF"/>
    <w:rsid w:val="3A3E314A"/>
    <w:rsid w:val="3A423507"/>
    <w:rsid w:val="3A4355B1"/>
    <w:rsid w:val="3A459366"/>
    <w:rsid w:val="3A47DEB5"/>
    <w:rsid w:val="3A4B1475"/>
    <w:rsid w:val="3A4D0434"/>
    <w:rsid w:val="3A51DD04"/>
    <w:rsid w:val="3A5349E7"/>
    <w:rsid w:val="3A55EBC5"/>
    <w:rsid w:val="3A5865F1"/>
    <w:rsid w:val="3A599219"/>
    <w:rsid w:val="3A5AE1D0"/>
    <w:rsid w:val="3A5BB592"/>
    <w:rsid w:val="3A5BC443"/>
    <w:rsid w:val="3A63D845"/>
    <w:rsid w:val="3A65F29C"/>
    <w:rsid w:val="3A665A45"/>
    <w:rsid w:val="3A677539"/>
    <w:rsid w:val="3A677D34"/>
    <w:rsid w:val="3A67F844"/>
    <w:rsid w:val="3A683ECF"/>
    <w:rsid w:val="3A6CAB9A"/>
    <w:rsid w:val="3A6DA416"/>
    <w:rsid w:val="3A6E4713"/>
    <w:rsid w:val="3A6FBA86"/>
    <w:rsid w:val="3A77BE2F"/>
    <w:rsid w:val="3A7BF43D"/>
    <w:rsid w:val="3A81077F"/>
    <w:rsid w:val="3A81C650"/>
    <w:rsid w:val="3A823218"/>
    <w:rsid w:val="3A82E062"/>
    <w:rsid w:val="3A8458E6"/>
    <w:rsid w:val="3A85058F"/>
    <w:rsid w:val="3A85A54B"/>
    <w:rsid w:val="3A880FA6"/>
    <w:rsid w:val="3A88D263"/>
    <w:rsid w:val="3A890EEB"/>
    <w:rsid w:val="3A926B9B"/>
    <w:rsid w:val="3A944193"/>
    <w:rsid w:val="3A97DAA8"/>
    <w:rsid w:val="3A9884C4"/>
    <w:rsid w:val="3A98ED9F"/>
    <w:rsid w:val="3A98F1FE"/>
    <w:rsid w:val="3A991643"/>
    <w:rsid w:val="3A991E2A"/>
    <w:rsid w:val="3A9B2A18"/>
    <w:rsid w:val="3A9CD592"/>
    <w:rsid w:val="3A9EABA4"/>
    <w:rsid w:val="3AA43DDA"/>
    <w:rsid w:val="3AA4568A"/>
    <w:rsid w:val="3AA67CAA"/>
    <w:rsid w:val="3AA7605C"/>
    <w:rsid w:val="3AA9CDA1"/>
    <w:rsid w:val="3AB1F3D1"/>
    <w:rsid w:val="3AB7F666"/>
    <w:rsid w:val="3ABB89CA"/>
    <w:rsid w:val="3ABB8C39"/>
    <w:rsid w:val="3ABF9A2A"/>
    <w:rsid w:val="3AC019CB"/>
    <w:rsid w:val="3AC18FFA"/>
    <w:rsid w:val="3AC75907"/>
    <w:rsid w:val="3ACA9CA3"/>
    <w:rsid w:val="3ACB3D1E"/>
    <w:rsid w:val="3ACB57D6"/>
    <w:rsid w:val="3ACCB2AA"/>
    <w:rsid w:val="3ACF06FF"/>
    <w:rsid w:val="3AD04BAB"/>
    <w:rsid w:val="3AD24251"/>
    <w:rsid w:val="3AD2AD5D"/>
    <w:rsid w:val="3AD2B942"/>
    <w:rsid w:val="3AD33899"/>
    <w:rsid w:val="3AD9226C"/>
    <w:rsid w:val="3ADC9E38"/>
    <w:rsid w:val="3ADC9F8D"/>
    <w:rsid w:val="3ADEAC8F"/>
    <w:rsid w:val="3AE1225A"/>
    <w:rsid w:val="3AE1E2C3"/>
    <w:rsid w:val="3AE5373C"/>
    <w:rsid w:val="3AE5BC0C"/>
    <w:rsid w:val="3AE6079F"/>
    <w:rsid w:val="3AE6CBFC"/>
    <w:rsid w:val="3AE799C2"/>
    <w:rsid w:val="3AE7B34D"/>
    <w:rsid w:val="3AE87AA9"/>
    <w:rsid w:val="3AE8CF8C"/>
    <w:rsid w:val="3AE93293"/>
    <w:rsid w:val="3AE9A09D"/>
    <w:rsid w:val="3AEBFD1C"/>
    <w:rsid w:val="3AEE9AA1"/>
    <w:rsid w:val="3AF2D136"/>
    <w:rsid w:val="3AF39CBE"/>
    <w:rsid w:val="3AF3D315"/>
    <w:rsid w:val="3AF3F09B"/>
    <w:rsid w:val="3AF75939"/>
    <w:rsid w:val="3AF7DC2E"/>
    <w:rsid w:val="3AF8A7B1"/>
    <w:rsid w:val="3AFA4C7C"/>
    <w:rsid w:val="3AFAE609"/>
    <w:rsid w:val="3AFFEC39"/>
    <w:rsid w:val="3B030AD4"/>
    <w:rsid w:val="3B036B2F"/>
    <w:rsid w:val="3B049BC2"/>
    <w:rsid w:val="3B067B28"/>
    <w:rsid w:val="3B0A2646"/>
    <w:rsid w:val="3B0A897B"/>
    <w:rsid w:val="3B0CAF86"/>
    <w:rsid w:val="3B0EEB40"/>
    <w:rsid w:val="3B0F9A3A"/>
    <w:rsid w:val="3B10DF3C"/>
    <w:rsid w:val="3B116747"/>
    <w:rsid w:val="3B15BE9E"/>
    <w:rsid w:val="3B17169E"/>
    <w:rsid w:val="3B1CDED9"/>
    <w:rsid w:val="3B1DD04C"/>
    <w:rsid w:val="3B1F0809"/>
    <w:rsid w:val="3B1FAA11"/>
    <w:rsid w:val="3B2010F5"/>
    <w:rsid w:val="3B211D14"/>
    <w:rsid w:val="3B23164B"/>
    <w:rsid w:val="3B26B49B"/>
    <w:rsid w:val="3B30C188"/>
    <w:rsid w:val="3B326E84"/>
    <w:rsid w:val="3B39CB8C"/>
    <w:rsid w:val="3B40AD0A"/>
    <w:rsid w:val="3B4232C3"/>
    <w:rsid w:val="3B43A193"/>
    <w:rsid w:val="3B44E8AA"/>
    <w:rsid w:val="3B4540F6"/>
    <w:rsid w:val="3B45BE25"/>
    <w:rsid w:val="3B45F84B"/>
    <w:rsid w:val="3B4673DB"/>
    <w:rsid w:val="3B47E9B8"/>
    <w:rsid w:val="3B489315"/>
    <w:rsid w:val="3B4920A7"/>
    <w:rsid w:val="3B4E2F26"/>
    <w:rsid w:val="3B51E251"/>
    <w:rsid w:val="3B55700F"/>
    <w:rsid w:val="3B5815EC"/>
    <w:rsid w:val="3B590C6A"/>
    <w:rsid w:val="3B6064AF"/>
    <w:rsid w:val="3B6274BB"/>
    <w:rsid w:val="3B65DE35"/>
    <w:rsid w:val="3B662976"/>
    <w:rsid w:val="3B665D8C"/>
    <w:rsid w:val="3B6742FE"/>
    <w:rsid w:val="3B696770"/>
    <w:rsid w:val="3B6994C8"/>
    <w:rsid w:val="3B6B2608"/>
    <w:rsid w:val="3B6CF7F2"/>
    <w:rsid w:val="3B6ED09C"/>
    <w:rsid w:val="3B6EF3F5"/>
    <w:rsid w:val="3B7138EB"/>
    <w:rsid w:val="3B71A3EE"/>
    <w:rsid w:val="3B72321D"/>
    <w:rsid w:val="3B72677F"/>
    <w:rsid w:val="3B732490"/>
    <w:rsid w:val="3B78774E"/>
    <w:rsid w:val="3B79003A"/>
    <w:rsid w:val="3B791381"/>
    <w:rsid w:val="3B7D6C91"/>
    <w:rsid w:val="3B7DF5A0"/>
    <w:rsid w:val="3B7EDE0A"/>
    <w:rsid w:val="3B82E233"/>
    <w:rsid w:val="3B883FAA"/>
    <w:rsid w:val="3B8D98F3"/>
    <w:rsid w:val="3B8EBDC7"/>
    <w:rsid w:val="3B926F9D"/>
    <w:rsid w:val="3B93A12E"/>
    <w:rsid w:val="3B949E30"/>
    <w:rsid w:val="3B954959"/>
    <w:rsid w:val="3B9A46C3"/>
    <w:rsid w:val="3B9B4846"/>
    <w:rsid w:val="3B9E237D"/>
    <w:rsid w:val="3B9F239C"/>
    <w:rsid w:val="3BA01F93"/>
    <w:rsid w:val="3BA2B086"/>
    <w:rsid w:val="3BA315A7"/>
    <w:rsid w:val="3BA34916"/>
    <w:rsid w:val="3BA5FBA1"/>
    <w:rsid w:val="3BA642B3"/>
    <w:rsid w:val="3BA79C2B"/>
    <w:rsid w:val="3BA85681"/>
    <w:rsid w:val="3BA87492"/>
    <w:rsid w:val="3BAEDF38"/>
    <w:rsid w:val="3BB01AF1"/>
    <w:rsid w:val="3BB0D3AD"/>
    <w:rsid w:val="3BB46176"/>
    <w:rsid w:val="3BB72568"/>
    <w:rsid w:val="3BBB3369"/>
    <w:rsid w:val="3BC398AB"/>
    <w:rsid w:val="3BC626A2"/>
    <w:rsid w:val="3BC670BA"/>
    <w:rsid w:val="3BC75685"/>
    <w:rsid w:val="3BD2E8E0"/>
    <w:rsid w:val="3BD41376"/>
    <w:rsid w:val="3BD4DFB6"/>
    <w:rsid w:val="3BD6CAEA"/>
    <w:rsid w:val="3BDAF5C3"/>
    <w:rsid w:val="3BDC16CF"/>
    <w:rsid w:val="3BDDA986"/>
    <w:rsid w:val="3BDEBA4F"/>
    <w:rsid w:val="3BE33136"/>
    <w:rsid w:val="3BE4C1C9"/>
    <w:rsid w:val="3BE68D30"/>
    <w:rsid w:val="3BE6BB76"/>
    <w:rsid w:val="3BEEC7D9"/>
    <w:rsid w:val="3BEF77D3"/>
    <w:rsid w:val="3BEFDE78"/>
    <w:rsid w:val="3BF0A79D"/>
    <w:rsid w:val="3BF14C57"/>
    <w:rsid w:val="3BF5386E"/>
    <w:rsid w:val="3BF58040"/>
    <w:rsid w:val="3BF589E2"/>
    <w:rsid w:val="3BFA12D8"/>
    <w:rsid w:val="3BFB6C9E"/>
    <w:rsid w:val="3BFB78C6"/>
    <w:rsid w:val="3BFB7B34"/>
    <w:rsid w:val="3C062B7F"/>
    <w:rsid w:val="3C146C5B"/>
    <w:rsid w:val="3C1506A2"/>
    <w:rsid w:val="3C16F5B2"/>
    <w:rsid w:val="3C17ADCD"/>
    <w:rsid w:val="3C1A94BA"/>
    <w:rsid w:val="3C23D98E"/>
    <w:rsid w:val="3C2638EA"/>
    <w:rsid w:val="3C287470"/>
    <w:rsid w:val="3C2A307C"/>
    <w:rsid w:val="3C2EAE49"/>
    <w:rsid w:val="3C305704"/>
    <w:rsid w:val="3C3459B9"/>
    <w:rsid w:val="3C35AA97"/>
    <w:rsid w:val="3C3AC57C"/>
    <w:rsid w:val="3C3C51B7"/>
    <w:rsid w:val="3C3E4F54"/>
    <w:rsid w:val="3C42654F"/>
    <w:rsid w:val="3C4493C5"/>
    <w:rsid w:val="3C46DA86"/>
    <w:rsid w:val="3C498D8B"/>
    <w:rsid w:val="3C49BFD0"/>
    <w:rsid w:val="3C4B824B"/>
    <w:rsid w:val="3C4B9580"/>
    <w:rsid w:val="3C4C69AB"/>
    <w:rsid w:val="3C50A8E4"/>
    <w:rsid w:val="3C510C72"/>
    <w:rsid w:val="3C540203"/>
    <w:rsid w:val="3C56743C"/>
    <w:rsid w:val="3C5A72DA"/>
    <w:rsid w:val="3C5B90BF"/>
    <w:rsid w:val="3C5D903E"/>
    <w:rsid w:val="3C5DF1AE"/>
    <w:rsid w:val="3C5EB706"/>
    <w:rsid w:val="3C61773C"/>
    <w:rsid w:val="3C630744"/>
    <w:rsid w:val="3C63BF51"/>
    <w:rsid w:val="3C644D4A"/>
    <w:rsid w:val="3C64896A"/>
    <w:rsid w:val="3C66F966"/>
    <w:rsid w:val="3C670A28"/>
    <w:rsid w:val="3C6EA583"/>
    <w:rsid w:val="3C6EE519"/>
    <w:rsid w:val="3C721DF4"/>
    <w:rsid w:val="3C73DEAF"/>
    <w:rsid w:val="3C73E0EC"/>
    <w:rsid w:val="3C74706A"/>
    <w:rsid w:val="3C758A02"/>
    <w:rsid w:val="3C776CA7"/>
    <w:rsid w:val="3C7779E9"/>
    <w:rsid w:val="3C780840"/>
    <w:rsid w:val="3C79FDB3"/>
    <w:rsid w:val="3C7F0650"/>
    <w:rsid w:val="3C7F191E"/>
    <w:rsid w:val="3C7F41E1"/>
    <w:rsid w:val="3C83B2D6"/>
    <w:rsid w:val="3C862586"/>
    <w:rsid w:val="3C870F7A"/>
    <w:rsid w:val="3C88BC06"/>
    <w:rsid w:val="3C8CDED5"/>
    <w:rsid w:val="3C8DFE0A"/>
    <w:rsid w:val="3C8E039A"/>
    <w:rsid w:val="3C8FE7A8"/>
    <w:rsid w:val="3C8FF503"/>
    <w:rsid w:val="3C907D14"/>
    <w:rsid w:val="3C93E850"/>
    <w:rsid w:val="3C9555FB"/>
    <w:rsid w:val="3C986C16"/>
    <w:rsid w:val="3C9CCE37"/>
    <w:rsid w:val="3CA4047D"/>
    <w:rsid w:val="3CA7AB67"/>
    <w:rsid w:val="3CAAB967"/>
    <w:rsid w:val="3CAD37A8"/>
    <w:rsid w:val="3CAEA16D"/>
    <w:rsid w:val="3CAF3825"/>
    <w:rsid w:val="3CB23A89"/>
    <w:rsid w:val="3CB2C510"/>
    <w:rsid w:val="3CB2F54A"/>
    <w:rsid w:val="3CB521DA"/>
    <w:rsid w:val="3CB60E27"/>
    <w:rsid w:val="3CB91BE6"/>
    <w:rsid w:val="3CBAA420"/>
    <w:rsid w:val="3CBC995A"/>
    <w:rsid w:val="3CBFE3DE"/>
    <w:rsid w:val="3CBFE62F"/>
    <w:rsid w:val="3CC8109B"/>
    <w:rsid w:val="3CCCB109"/>
    <w:rsid w:val="3CCFE43C"/>
    <w:rsid w:val="3CD0877B"/>
    <w:rsid w:val="3CD1E8CE"/>
    <w:rsid w:val="3CD537B8"/>
    <w:rsid w:val="3CD5709F"/>
    <w:rsid w:val="3CD90A43"/>
    <w:rsid w:val="3CDD3A9C"/>
    <w:rsid w:val="3CDE0324"/>
    <w:rsid w:val="3CDEDDCD"/>
    <w:rsid w:val="3CE0F6B5"/>
    <w:rsid w:val="3CE4D1C2"/>
    <w:rsid w:val="3CE673C1"/>
    <w:rsid w:val="3CE77072"/>
    <w:rsid w:val="3CE78EF2"/>
    <w:rsid w:val="3CE843D5"/>
    <w:rsid w:val="3CE9A002"/>
    <w:rsid w:val="3CEA4763"/>
    <w:rsid w:val="3CECB953"/>
    <w:rsid w:val="3CEF19FD"/>
    <w:rsid w:val="3CF125B2"/>
    <w:rsid w:val="3CF29AA6"/>
    <w:rsid w:val="3CF876BB"/>
    <w:rsid w:val="3CF91320"/>
    <w:rsid w:val="3CFBC5E4"/>
    <w:rsid w:val="3CFFDF84"/>
    <w:rsid w:val="3D00020C"/>
    <w:rsid w:val="3D004233"/>
    <w:rsid w:val="3D009DB8"/>
    <w:rsid w:val="3D01D42F"/>
    <w:rsid w:val="3D0202A4"/>
    <w:rsid w:val="3D02ED1E"/>
    <w:rsid w:val="3D0325A0"/>
    <w:rsid w:val="3D05DE1A"/>
    <w:rsid w:val="3D08D994"/>
    <w:rsid w:val="3D0BCDD3"/>
    <w:rsid w:val="3D0CB1DF"/>
    <w:rsid w:val="3D0F0B9C"/>
    <w:rsid w:val="3D11DA37"/>
    <w:rsid w:val="3D140CF9"/>
    <w:rsid w:val="3D14F832"/>
    <w:rsid w:val="3D16C9AA"/>
    <w:rsid w:val="3D193CF2"/>
    <w:rsid w:val="3D1D8507"/>
    <w:rsid w:val="3D1DADDE"/>
    <w:rsid w:val="3D1FA0B6"/>
    <w:rsid w:val="3D1FD84A"/>
    <w:rsid w:val="3D2207CA"/>
    <w:rsid w:val="3D239225"/>
    <w:rsid w:val="3D292DEC"/>
    <w:rsid w:val="3D2B5E79"/>
    <w:rsid w:val="3D2BC593"/>
    <w:rsid w:val="3D2C9709"/>
    <w:rsid w:val="3D34E414"/>
    <w:rsid w:val="3D357886"/>
    <w:rsid w:val="3D375C69"/>
    <w:rsid w:val="3D3D2266"/>
    <w:rsid w:val="3D3E80E7"/>
    <w:rsid w:val="3D401312"/>
    <w:rsid w:val="3D418725"/>
    <w:rsid w:val="3D451604"/>
    <w:rsid w:val="3D47EE74"/>
    <w:rsid w:val="3D4B8DBA"/>
    <w:rsid w:val="3D519CDE"/>
    <w:rsid w:val="3D542432"/>
    <w:rsid w:val="3D55A843"/>
    <w:rsid w:val="3D5A819A"/>
    <w:rsid w:val="3D5EF9B6"/>
    <w:rsid w:val="3D6105C2"/>
    <w:rsid w:val="3D615D2E"/>
    <w:rsid w:val="3D637208"/>
    <w:rsid w:val="3D6DF780"/>
    <w:rsid w:val="3D6E7985"/>
    <w:rsid w:val="3D74F230"/>
    <w:rsid w:val="3D76756B"/>
    <w:rsid w:val="3D7DC28A"/>
    <w:rsid w:val="3D7E5F1C"/>
    <w:rsid w:val="3D801FB0"/>
    <w:rsid w:val="3D80F4F6"/>
    <w:rsid w:val="3D815FE1"/>
    <w:rsid w:val="3D831C01"/>
    <w:rsid w:val="3D8661E3"/>
    <w:rsid w:val="3D871F3C"/>
    <w:rsid w:val="3D8BE79C"/>
    <w:rsid w:val="3D917247"/>
    <w:rsid w:val="3D93C916"/>
    <w:rsid w:val="3D93E611"/>
    <w:rsid w:val="3D96037A"/>
    <w:rsid w:val="3D979D00"/>
    <w:rsid w:val="3D97CA57"/>
    <w:rsid w:val="3D984807"/>
    <w:rsid w:val="3D99A171"/>
    <w:rsid w:val="3D9AC11C"/>
    <w:rsid w:val="3DA09CDC"/>
    <w:rsid w:val="3DA3E037"/>
    <w:rsid w:val="3DA4459A"/>
    <w:rsid w:val="3DA46B5F"/>
    <w:rsid w:val="3DA70319"/>
    <w:rsid w:val="3DA7333F"/>
    <w:rsid w:val="3DA7A6CB"/>
    <w:rsid w:val="3DA898ED"/>
    <w:rsid w:val="3DA89B9E"/>
    <w:rsid w:val="3DA8ACB2"/>
    <w:rsid w:val="3DA96301"/>
    <w:rsid w:val="3DAA7B7A"/>
    <w:rsid w:val="3DABD449"/>
    <w:rsid w:val="3DAC0D98"/>
    <w:rsid w:val="3DAC7BA1"/>
    <w:rsid w:val="3DAD8588"/>
    <w:rsid w:val="3DADB68F"/>
    <w:rsid w:val="3DAEC40F"/>
    <w:rsid w:val="3DAECDB8"/>
    <w:rsid w:val="3DB19521"/>
    <w:rsid w:val="3DB464E1"/>
    <w:rsid w:val="3DB4C4B0"/>
    <w:rsid w:val="3DB642C6"/>
    <w:rsid w:val="3DB67CBF"/>
    <w:rsid w:val="3DB8B940"/>
    <w:rsid w:val="3DBA3767"/>
    <w:rsid w:val="3DBC4C43"/>
    <w:rsid w:val="3DBE9215"/>
    <w:rsid w:val="3DBED96B"/>
    <w:rsid w:val="3DBEF7AB"/>
    <w:rsid w:val="3DC11802"/>
    <w:rsid w:val="3DC2AD58"/>
    <w:rsid w:val="3DC4FF10"/>
    <w:rsid w:val="3DC504A6"/>
    <w:rsid w:val="3DC51783"/>
    <w:rsid w:val="3DC58C87"/>
    <w:rsid w:val="3DC593FB"/>
    <w:rsid w:val="3DC600C7"/>
    <w:rsid w:val="3DC62E2C"/>
    <w:rsid w:val="3DC9BEFC"/>
    <w:rsid w:val="3DCA6471"/>
    <w:rsid w:val="3DCE2D82"/>
    <w:rsid w:val="3DD14F7D"/>
    <w:rsid w:val="3DD1EBBE"/>
    <w:rsid w:val="3DD20059"/>
    <w:rsid w:val="3DD23599"/>
    <w:rsid w:val="3DD308B8"/>
    <w:rsid w:val="3DD36E57"/>
    <w:rsid w:val="3DD7AFED"/>
    <w:rsid w:val="3DDABCD9"/>
    <w:rsid w:val="3DDB1F96"/>
    <w:rsid w:val="3DDB6027"/>
    <w:rsid w:val="3DDDDA72"/>
    <w:rsid w:val="3DE0E724"/>
    <w:rsid w:val="3DE23374"/>
    <w:rsid w:val="3DE358CA"/>
    <w:rsid w:val="3DE3711C"/>
    <w:rsid w:val="3DE6A28F"/>
    <w:rsid w:val="3DF0B48B"/>
    <w:rsid w:val="3DF22EE1"/>
    <w:rsid w:val="3DF3B80B"/>
    <w:rsid w:val="3DF63417"/>
    <w:rsid w:val="3DF75CFE"/>
    <w:rsid w:val="3DFAD102"/>
    <w:rsid w:val="3DFED9A2"/>
    <w:rsid w:val="3E01D25E"/>
    <w:rsid w:val="3E07A26E"/>
    <w:rsid w:val="3E092D2F"/>
    <w:rsid w:val="3E0D6205"/>
    <w:rsid w:val="3E0DF304"/>
    <w:rsid w:val="3E11B8F2"/>
    <w:rsid w:val="3E129EAF"/>
    <w:rsid w:val="3E136801"/>
    <w:rsid w:val="3E15E675"/>
    <w:rsid w:val="3E16E674"/>
    <w:rsid w:val="3E1893EF"/>
    <w:rsid w:val="3E1A5A8D"/>
    <w:rsid w:val="3E1C9A79"/>
    <w:rsid w:val="3E1DFB1D"/>
    <w:rsid w:val="3E1E8EDC"/>
    <w:rsid w:val="3E1F5183"/>
    <w:rsid w:val="3E20A14A"/>
    <w:rsid w:val="3E21AE7A"/>
    <w:rsid w:val="3E346C85"/>
    <w:rsid w:val="3E349EEC"/>
    <w:rsid w:val="3E355E15"/>
    <w:rsid w:val="3E3591C4"/>
    <w:rsid w:val="3E36A690"/>
    <w:rsid w:val="3E375C18"/>
    <w:rsid w:val="3E38A6A5"/>
    <w:rsid w:val="3E3BAA36"/>
    <w:rsid w:val="3E3D7565"/>
    <w:rsid w:val="3E3D9BD6"/>
    <w:rsid w:val="3E3DC877"/>
    <w:rsid w:val="3E409435"/>
    <w:rsid w:val="3E44B0AC"/>
    <w:rsid w:val="3E47414A"/>
    <w:rsid w:val="3E477FCB"/>
    <w:rsid w:val="3E478756"/>
    <w:rsid w:val="3E47B53E"/>
    <w:rsid w:val="3E4A05E4"/>
    <w:rsid w:val="3E4AC150"/>
    <w:rsid w:val="3E4EB151"/>
    <w:rsid w:val="3E4EEDCB"/>
    <w:rsid w:val="3E5391C5"/>
    <w:rsid w:val="3E53C3E7"/>
    <w:rsid w:val="3E55EA85"/>
    <w:rsid w:val="3E56F28C"/>
    <w:rsid w:val="3E573C8B"/>
    <w:rsid w:val="3E5ABCD9"/>
    <w:rsid w:val="3E5E4F50"/>
    <w:rsid w:val="3E5FA9BB"/>
    <w:rsid w:val="3E61BC97"/>
    <w:rsid w:val="3E62240C"/>
    <w:rsid w:val="3E623080"/>
    <w:rsid w:val="3E62E78F"/>
    <w:rsid w:val="3E63E05F"/>
    <w:rsid w:val="3E64B64F"/>
    <w:rsid w:val="3E67EE08"/>
    <w:rsid w:val="3E6A36F6"/>
    <w:rsid w:val="3E70BC0F"/>
    <w:rsid w:val="3E725E19"/>
    <w:rsid w:val="3E72AF79"/>
    <w:rsid w:val="3E74588B"/>
    <w:rsid w:val="3E764EE9"/>
    <w:rsid w:val="3E765E3B"/>
    <w:rsid w:val="3E7AF42A"/>
    <w:rsid w:val="3E7B2803"/>
    <w:rsid w:val="3E7D7948"/>
    <w:rsid w:val="3E81F3EC"/>
    <w:rsid w:val="3E8B67C6"/>
    <w:rsid w:val="3E8E0529"/>
    <w:rsid w:val="3E9224CC"/>
    <w:rsid w:val="3E9278C7"/>
    <w:rsid w:val="3E93E56B"/>
    <w:rsid w:val="3E992BB1"/>
    <w:rsid w:val="3E9AB112"/>
    <w:rsid w:val="3E9C83E4"/>
    <w:rsid w:val="3E9D3B5F"/>
    <w:rsid w:val="3E9EF601"/>
    <w:rsid w:val="3E9FDD2E"/>
    <w:rsid w:val="3EA2C10B"/>
    <w:rsid w:val="3EA2CD99"/>
    <w:rsid w:val="3EA2E665"/>
    <w:rsid w:val="3EA6F1E3"/>
    <w:rsid w:val="3EA776B2"/>
    <w:rsid w:val="3EAD64C5"/>
    <w:rsid w:val="3EAF7904"/>
    <w:rsid w:val="3EAFDD5A"/>
    <w:rsid w:val="3EB01108"/>
    <w:rsid w:val="3EB04C56"/>
    <w:rsid w:val="3EB1E125"/>
    <w:rsid w:val="3EB5E7B0"/>
    <w:rsid w:val="3EB645EB"/>
    <w:rsid w:val="3EB73D9A"/>
    <w:rsid w:val="3EB89107"/>
    <w:rsid w:val="3EBAFC31"/>
    <w:rsid w:val="3EBBC98B"/>
    <w:rsid w:val="3EBCE5E7"/>
    <w:rsid w:val="3EBD2EA3"/>
    <w:rsid w:val="3EBD9C7C"/>
    <w:rsid w:val="3ECBCB9F"/>
    <w:rsid w:val="3ECEEC59"/>
    <w:rsid w:val="3ECF1AF7"/>
    <w:rsid w:val="3ED0133C"/>
    <w:rsid w:val="3ED47EB6"/>
    <w:rsid w:val="3ED6C458"/>
    <w:rsid w:val="3ED7CDCA"/>
    <w:rsid w:val="3EDCACB4"/>
    <w:rsid w:val="3EDD5786"/>
    <w:rsid w:val="3EDE59DE"/>
    <w:rsid w:val="3EDF38CE"/>
    <w:rsid w:val="3EE01554"/>
    <w:rsid w:val="3EE1E91F"/>
    <w:rsid w:val="3EE46B48"/>
    <w:rsid w:val="3EE50DD8"/>
    <w:rsid w:val="3EE52064"/>
    <w:rsid w:val="3EE58C6B"/>
    <w:rsid w:val="3EE68BB4"/>
    <w:rsid w:val="3EE789B0"/>
    <w:rsid w:val="3EEC548C"/>
    <w:rsid w:val="3EED4433"/>
    <w:rsid w:val="3EEE9A34"/>
    <w:rsid w:val="3EF40E78"/>
    <w:rsid w:val="3EF730C5"/>
    <w:rsid w:val="3EF8F400"/>
    <w:rsid w:val="3EFC3886"/>
    <w:rsid w:val="3EFCCAB7"/>
    <w:rsid w:val="3EFD96BE"/>
    <w:rsid w:val="3F01289C"/>
    <w:rsid w:val="3F013979"/>
    <w:rsid w:val="3F01DF34"/>
    <w:rsid w:val="3F07F8E7"/>
    <w:rsid w:val="3F091161"/>
    <w:rsid w:val="3F097E78"/>
    <w:rsid w:val="3F09A3AA"/>
    <w:rsid w:val="3F0F78C1"/>
    <w:rsid w:val="3F16EA3C"/>
    <w:rsid w:val="3F188E92"/>
    <w:rsid w:val="3F235EE7"/>
    <w:rsid w:val="3F236E83"/>
    <w:rsid w:val="3F24D598"/>
    <w:rsid w:val="3F260A10"/>
    <w:rsid w:val="3F2662B5"/>
    <w:rsid w:val="3F2735EA"/>
    <w:rsid w:val="3F277F3A"/>
    <w:rsid w:val="3F2989A1"/>
    <w:rsid w:val="3F2B2ECF"/>
    <w:rsid w:val="3F2CC9F0"/>
    <w:rsid w:val="3F312E17"/>
    <w:rsid w:val="3F32141A"/>
    <w:rsid w:val="3F353A69"/>
    <w:rsid w:val="3F354456"/>
    <w:rsid w:val="3F36563D"/>
    <w:rsid w:val="3F38F093"/>
    <w:rsid w:val="3F3B3223"/>
    <w:rsid w:val="3F3BB27A"/>
    <w:rsid w:val="3F3D296B"/>
    <w:rsid w:val="3F3D2E7B"/>
    <w:rsid w:val="3F3D9206"/>
    <w:rsid w:val="3F42F9FD"/>
    <w:rsid w:val="3F43ED45"/>
    <w:rsid w:val="3F450F5E"/>
    <w:rsid w:val="3F45D496"/>
    <w:rsid w:val="3F4A0B7D"/>
    <w:rsid w:val="3F4C6004"/>
    <w:rsid w:val="3F4EB49C"/>
    <w:rsid w:val="3F55AC1F"/>
    <w:rsid w:val="3F56775D"/>
    <w:rsid w:val="3F585DF8"/>
    <w:rsid w:val="3F5A9816"/>
    <w:rsid w:val="3F5B3D27"/>
    <w:rsid w:val="3F5D976E"/>
    <w:rsid w:val="3F5E617C"/>
    <w:rsid w:val="3F61645C"/>
    <w:rsid w:val="3F63446E"/>
    <w:rsid w:val="3F652E0E"/>
    <w:rsid w:val="3F672F39"/>
    <w:rsid w:val="3F681227"/>
    <w:rsid w:val="3F692A8C"/>
    <w:rsid w:val="3F692C86"/>
    <w:rsid w:val="3F6B5DA4"/>
    <w:rsid w:val="3F73D0FD"/>
    <w:rsid w:val="3F74EFAE"/>
    <w:rsid w:val="3F7662BB"/>
    <w:rsid w:val="3F77261F"/>
    <w:rsid w:val="3F7B4396"/>
    <w:rsid w:val="3F7BA580"/>
    <w:rsid w:val="3F7C39CA"/>
    <w:rsid w:val="3F7E7BD1"/>
    <w:rsid w:val="3F7E93FF"/>
    <w:rsid w:val="3F7EB049"/>
    <w:rsid w:val="3F7EC57B"/>
    <w:rsid w:val="3F8096D5"/>
    <w:rsid w:val="3F825CCE"/>
    <w:rsid w:val="3F82E9A8"/>
    <w:rsid w:val="3F865490"/>
    <w:rsid w:val="3F867AEE"/>
    <w:rsid w:val="3F86F15C"/>
    <w:rsid w:val="3F887585"/>
    <w:rsid w:val="3F8BE5B2"/>
    <w:rsid w:val="3F8C70A1"/>
    <w:rsid w:val="3F8EBCA8"/>
    <w:rsid w:val="3F8F17DA"/>
    <w:rsid w:val="3F8FB5E0"/>
    <w:rsid w:val="3F9320C2"/>
    <w:rsid w:val="3F9374EE"/>
    <w:rsid w:val="3F949039"/>
    <w:rsid w:val="3F9CA95E"/>
    <w:rsid w:val="3F9F339D"/>
    <w:rsid w:val="3FA5DEAC"/>
    <w:rsid w:val="3FA63E11"/>
    <w:rsid w:val="3FAD63AE"/>
    <w:rsid w:val="3FAE17EB"/>
    <w:rsid w:val="3FAF376E"/>
    <w:rsid w:val="3FB0F73B"/>
    <w:rsid w:val="3FB128DF"/>
    <w:rsid w:val="3FB4F027"/>
    <w:rsid w:val="3FB5402A"/>
    <w:rsid w:val="3FBB2470"/>
    <w:rsid w:val="3FBC917B"/>
    <w:rsid w:val="3FBEAB9A"/>
    <w:rsid w:val="3FC3636F"/>
    <w:rsid w:val="3FC363AF"/>
    <w:rsid w:val="3FC4FA7C"/>
    <w:rsid w:val="3FC7D0C3"/>
    <w:rsid w:val="3FC9AF32"/>
    <w:rsid w:val="3FCA88F4"/>
    <w:rsid w:val="3FCBF8A4"/>
    <w:rsid w:val="3FCC0614"/>
    <w:rsid w:val="3FCC5AFB"/>
    <w:rsid w:val="3FCF61E4"/>
    <w:rsid w:val="3FD01575"/>
    <w:rsid w:val="3FD2549E"/>
    <w:rsid w:val="3FD2B68D"/>
    <w:rsid w:val="3FD6B655"/>
    <w:rsid w:val="3FD6F241"/>
    <w:rsid w:val="3FD72164"/>
    <w:rsid w:val="3FDAC035"/>
    <w:rsid w:val="3FDCE330"/>
    <w:rsid w:val="3FDD7E87"/>
    <w:rsid w:val="3FDFE416"/>
    <w:rsid w:val="3FE07ECE"/>
    <w:rsid w:val="3FE1E71B"/>
    <w:rsid w:val="3FE2BBEC"/>
    <w:rsid w:val="3FE336E4"/>
    <w:rsid w:val="3FE4D86A"/>
    <w:rsid w:val="3FE83760"/>
    <w:rsid w:val="3FE958EA"/>
    <w:rsid w:val="3FEF521E"/>
    <w:rsid w:val="3FF07A12"/>
    <w:rsid w:val="3FF1576E"/>
    <w:rsid w:val="3FF30CEC"/>
    <w:rsid w:val="3FF585C7"/>
    <w:rsid w:val="3FF6A2E4"/>
    <w:rsid w:val="3FFB69B7"/>
    <w:rsid w:val="4000BEFC"/>
    <w:rsid w:val="40088281"/>
    <w:rsid w:val="4008C18B"/>
    <w:rsid w:val="400B4A53"/>
    <w:rsid w:val="4010271B"/>
    <w:rsid w:val="40130538"/>
    <w:rsid w:val="4014685C"/>
    <w:rsid w:val="40151FC8"/>
    <w:rsid w:val="4016AD00"/>
    <w:rsid w:val="4019A182"/>
    <w:rsid w:val="401A5D70"/>
    <w:rsid w:val="401B456D"/>
    <w:rsid w:val="401C28A6"/>
    <w:rsid w:val="401E2D71"/>
    <w:rsid w:val="401EF0E1"/>
    <w:rsid w:val="401F0E7C"/>
    <w:rsid w:val="40207AD5"/>
    <w:rsid w:val="4020C8F7"/>
    <w:rsid w:val="402127C2"/>
    <w:rsid w:val="4022F5E6"/>
    <w:rsid w:val="402419AE"/>
    <w:rsid w:val="40247866"/>
    <w:rsid w:val="40249DF5"/>
    <w:rsid w:val="40269E3E"/>
    <w:rsid w:val="40279AE2"/>
    <w:rsid w:val="402A6B31"/>
    <w:rsid w:val="4031D9DE"/>
    <w:rsid w:val="403469FF"/>
    <w:rsid w:val="4034A73E"/>
    <w:rsid w:val="4034AF72"/>
    <w:rsid w:val="40351998"/>
    <w:rsid w:val="4037E5D9"/>
    <w:rsid w:val="403B0C05"/>
    <w:rsid w:val="403BE3C5"/>
    <w:rsid w:val="403D673A"/>
    <w:rsid w:val="403D979E"/>
    <w:rsid w:val="40418CFA"/>
    <w:rsid w:val="4046E88E"/>
    <w:rsid w:val="40472242"/>
    <w:rsid w:val="40472B46"/>
    <w:rsid w:val="40489978"/>
    <w:rsid w:val="404E8D14"/>
    <w:rsid w:val="40545B60"/>
    <w:rsid w:val="4054FFB6"/>
    <w:rsid w:val="40556C8B"/>
    <w:rsid w:val="4055C4A7"/>
    <w:rsid w:val="40561BFA"/>
    <w:rsid w:val="40567A0E"/>
    <w:rsid w:val="405C7D1A"/>
    <w:rsid w:val="4063C945"/>
    <w:rsid w:val="40649EA3"/>
    <w:rsid w:val="406694ED"/>
    <w:rsid w:val="4066BEFC"/>
    <w:rsid w:val="406968DE"/>
    <w:rsid w:val="406B3BAC"/>
    <w:rsid w:val="406BF88D"/>
    <w:rsid w:val="406FFD23"/>
    <w:rsid w:val="407101B7"/>
    <w:rsid w:val="4071EB1A"/>
    <w:rsid w:val="407213A2"/>
    <w:rsid w:val="4072F340"/>
    <w:rsid w:val="40786C46"/>
    <w:rsid w:val="407E876E"/>
    <w:rsid w:val="4080E157"/>
    <w:rsid w:val="4081363C"/>
    <w:rsid w:val="4083B2A0"/>
    <w:rsid w:val="40846DA3"/>
    <w:rsid w:val="40856B39"/>
    <w:rsid w:val="4089788C"/>
    <w:rsid w:val="408BC60F"/>
    <w:rsid w:val="408C154B"/>
    <w:rsid w:val="408CE8BA"/>
    <w:rsid w:val="408CF5B3"/>
    <w:rsid w:val="408D6947"/>
    <w:rsid w:val="408DD618"/>
    <w:rsid w:val="408EE71B"/>
    <w:rsid w:val="408F10FA"/>
    <w:rsid w:val="40906C70"/>
    <w:rsid w:val="4091F70D"/>
    <w:rsid w:val="40927134"/>
    <w:rsid w:val="40993C52"/>
    <w:rsid w:val="409DEE0C"/>
    <w:rsid w:val="40A0937C"/>
    <w:rsid w:val="40A16FB1"/>
    <w:rsid w:val="40A35E9B"/>
    <w:rsid w:val="40A38CF8"/>
    <w:rsid w:val="40A3C12C"/>
    <w:rsid w:val="40A56F71"/>
    <w:rsid w:val="40A789E3"/>
    <w:rsid w:val="40ABA731"/>
    <w:rsid w:val="40ADBA5F"/>
    <w:rsid w:val="40AFFD47"/>
    <w:rsid w:val="40B16BC3"/>
    <w:rsid w:val="40B29F43"/>
    <w:rsid w:val="40B507FE"/>
    <w:rsid w:val="40B5AD22"/>
    <w:rsid w:val="40B865FA"/>
    <w:rsid w:val="40B99963"/>
    <w:rsid w:val="40BF2F48"/>
    <w:rsid w:val="40BF8BE4"/>
    <w:rsid w:val="40C13079"/>
    <w:rsid w:val="40C3064B"/>
    <w:rsid w:val="40C34F9B"/>
    <w:rsid w:val="40C8DD29"/>
    <w:rsid w:val="40C8F0AB"/>
    <w:rsid w:val="40C8F492"/>
    <w:rsid w:val="40CB398D"/>
    <w:rsid w:val="40CC04DF"/>
    <w:rsid w:val="40D12858"/>
    <w:rsid w:val="40D4B2E1"/>
    <w:rsid w:val="40D5A531"/>
    <w:rsid w:val="40D90A4D"/>
    <w:rsid w:val="40D9A2B1"/>
    <w:rsid w:val="40E0A456"/>
    <w:rsid w:val="40E2202C"/>
    <w:rsid w:val="40EAADF6"/>
    <w:rsid w:val="40EC715F"/>
    <w:rsid w:val="40EEDE8B"/>
    <w:rsid w:val="40F409D1"/>
    <w:rsid w:val="40F441BE"/>
    <w:rsid w:val="40F49D50"/>
    <w:rsid w:val="40F67726"/>
    <w:rsid w:val="40F782FE"/>
    <w:rsid w:val="40FC1AEB"/>
    <w:rsid w:val="41021F6C"/>
    <w:rsid w:val="410B16BA"/>
    <w:rsid w:val="410BF85C"/>
    <w:rsid w:val="410C9D58"/>
    <w:rsid w:val="410DEE23"/>
    <w:rsid w:val="41103391"/>
    <w:rsid w:val="41104E13"/>
    <w:rsid w:val="41113D95"/>
    <w:rsid w:val="4111971E"/>
    <w:rsid w:val="411539A9"/>
    <w:rsid w:val="411754F4"/>
    <w:rsid w:val="41184772"/>
    <w:rsid w:val="41189BEA"/>
    <w:rsid w:val="41190583"/>
    <w:rsid w:val="411B7907"/>
    <w:rsid w:val="411C0950"/>
    <w:rsid w:val="411C646A"/>
    <w:rsid w:val="4124E3D1"/>
    <w:rsid w:val="412527CC"/>
    <w:rsid w:val="4129D25F"/>
    <w:rsid w:val="412B5962"/>
    <w:rsid w:val="41302EB9"/>
    <w:rsid w:val="4130374C"/>
    <w:rsid w:val="41304A5C"/>
    <w:rsid w:val="413291E1"/>
    <w:rsid w:val="41348F44"/>
    <w:rsid w:val="41384D68"/>
    <w:rsid w:val="41391E8A"/>
    <w:rsid w:val="41399D3B"/>
    <w:rsid w:val="413D7BE2"/>
    <w:rsid w:val="413E065D"/>
    <w:rsid w:val="414124AF"/>
    <w:rsid w:val="41450084"/>
    <w:rsid w:val="41476417"/>
    <w:rsid w:val="4147A8D8"/>
    <w:rsid w:val="41484922"/>
    <w:rsid w:val="41489E79"/>
    <w:rsid w:val="414B5850"/>
    <w:rsid w:val="414F3F84"/>
    <w:rsid w:val="4151640F"/>
    <w:rsid w:val="41534BEA"/>
    <w:rsid w:val="4156DD6D"/>
    <w:rsid w:val="41572400"/>
    <w:rsid w:val="415CCD82"/>
    <w:rsid w:val="415FBBB7"/>
    <w:rsid w:val="41612908"/>
    <w:rsid w:val="41615413"/>
    <w:rsid w:val="416187AA"/>
    <w:rsid w:val="4161BE63"/>
    <w:rsid w:val="41648F93"/>
    <w:rsid w:val="41697B64"/>
    <w:rsid w:val="416A9DF2"/>
    <w:rsid w:val="416BC03C"/>
    <w:rsid w:val="416BD580"/>
    <w:rsid w:val="416E91C9"/>
    <w:rsid w:val="416F29DA"/>
    <w:rsid w:val="41715B6C"/>
    <w:rsid w:val="4175197F"/>
    <w:rsid w:val="4178D4FF"/>
    <w:rsid w:val="41794CFA"/>
    <w:rsid w:val="417F85DA"/>
    <w:rsid w:val="417FC155"/>
    <w:rsid w:val="4180003B"/>
    <w:rsid w:val="4186533C"/>
    <w:rsid w:val="41875194"/>
    <w:rsid w:val="41899355"/>
    <w:rsid w:val="418AAB70"/>
    <w:rsid w:val="418E083F"/>
    <w:rsid w:val="418FD989"/>
    <w:rsid w:val="41913A05"/>
    <w:rsid w:val="4192F42A"/>
    <w:rsid w:val="41954902"/>
    <w:rsid w:val="41991BAC"/>
    <w:rsid w:val="419E82DF"/>
    <w:rsid w:val="41A25EDC"/>
    <w:rsid w:val="41A723D8"/>
    <w:rsid w:val="41A7830A"/>
    <w:rsid w:val="41A7D93C"/>
    <w:rsid w:val="41A955D3"/>
    <w:rsid w:val="41AC7DAE"/>
    <w:rsid w:val="41ACBE5C"/>
    <w:rsid w:val="41AE8C73"/>
    <w:rsid w:val="41B031B9"/>
    <w:rsid w:val="41B0557D"/>
    <w:rsid w:val="41B1DC21"/>
    <w:rsid w:val="41B3FC0B"/>
    <w:rsid w:val="41B49014"/>
    <w:rsid w:val="41B75DFD"/>
    <w:rsid w:val="41C102F4"/>
    <w:rsid w:val="41C78335"/>
    <w:rsid w:val="41CB3EA9"/>
    <w:rsid w:val="41CB7B0B"/>
    <w:rsid w:val="41D00159"/>
    <w:rsid w:val="41D0FFC6"/>
    <w:rsid w:val="41D1C564"/>
    <w:rsid w:val="41D4C6E3"/>
    <w:rsid w:val="41DA7D9A"/>
    <w:rsid w:val="41DBBCC0"/>
    <w:rsid w:val="41E004CC"/>
    <w:rsid w:val="41E05B52"/>
    <w:rsid w:val="41E19295"/>
    <w:rsid w:val="41E4EC6E"/>
    <w:rsid w:val="41EA24D7"/>
    <w:rsid w:val="41EAB1C4"/>
    <w:rsid w:val="41EBDDB0"/>
    <w:rsid w:val="41EFC14C"/>
    <w:rsid w:val="41F1A70F"/>
    <w:rsid w:val="41F42001"/>
    <w:rsid w:val="41F59C24"/>
    <w:rsid w:val="41F7EC6D"/>
    <w:rsid w:val="41F8E40B"/>
    <w:rsid w:val="41FE869F"/>
    <w:rsid w:val="420B801F"/>
    <w:rsid w:val="420FE110"/>
    <w:rsid w:val="421009EC"/>
    <w:rsid w:val="42102B56"/>
    <w:rsid w:val="4210ED26"/>
    <w:rsid w:val="4211AC3A"/>
    <w:rsid w:val="4217B616"/>
    <w:rsid w:val="4218C470"/>
    <w:rsid w:val="421BDB7E"/>
    <w:rsid w:val="421E3DED"/>
    <w:rsid w:val="421EFE62"/>
    <w:rsid w:val="42221D94"/>
    <w:rsid w:val="42240357"/>
    <w:rsid w:val="422504C4"/>
    <w:rsid w:val="42259162"/>
    <w:rsid w:val="4226BDE2"/>
    <w:rsid w:val="4227B1F6"/>
    <w:rsid w:val="4227D541"/>
    <w:rsid w:val="4229D2F9"/>
    <w:rsid w:val="422A1BF3"/>
    <w:rsid w:val="422A30D8"/>
    <w:rsid w:val="422ADB10"/>
    <w:rsid w:val="422C155E"/>
    <w:rsid w:val="423167AD"/>
    <w:rsid w:val="4231ADAA"/>
    <w:rsid w:val="4233EA9E"/>
    <w:rsid w:val="42363B5C"/>
    <w:rsid w:val="42366161"/>
    <w:rsid w:val="42383F11"/>
    <w:rsid w:val="42397650"/>
    <w:rsid w:val="42397F44"/>
    <w:rsid w:val="423E6125"/>
    <w:rsid w:val="423E8E04"/>
    <w:rsid w:val="423F29F9"/>
    <w:rsid w:val="424098CC"/>
    <w:rsid w:val="42419499"/>
    <w:rsid w:val="42434D60"/>
    <w:rsid w:val="424420ED"/>
    <w:rsid w:val="424451E9"/>
    <w:rsid w:val="4244F0A1"/>
    <w:rsid w:val="424614B7"/>
    <w:rsid w:val="42471093"/>
    <w:rsid w:val="424BFCEE"/>
    <w:rsid w:val="424C9208"/>
    <w:rsid w:val="424E5550"/>
    <w:rsid w:val="42518150"/>
    <w:rsid w:val="4253A214"/>
    <w:rsid w:val="4256FEDE"/>
    <w:rsid w:val="425700E6"/>
    <w:rsid w:val="42589AC0"/>
    <w:rsid w:val="425D1465"/>
    <w:rsid w:val="425E27D1"/>
    <w:rsid w:val="426280DE"/>
    <w:rsid w:val="426B05EC"/>
    <w:rsid w:val="426EA243"/>
    <w:rsid w:val="426F769D"/>
    <w:rsid w:val="427000F4"/>
    <w:rsid w:val="42702D49"/>
    <w:rsid w:val="4271543F"/>
    <w:rsid w:val="4275E35E"/>
    <w:rsid w:val="4277DA17"/>
    <w:rsid w:val="4279878A"/>
    <w:rsid w:val="4279F2B5"/>
    <w:rsid w:val="4280715A"/>
    <w:rsid w:val="4280B2C7"/>
    <w:rsid w:val="4281C3EA"/>
    <w:rsid w:val="42823532"/>
    <w:rsid w:val="4284C1AA"/>
    <w:rsid w:val="428513E3"/>
    <w:rsid w:val="4287A226"/>
    <w:rsid w:val="42882AEA"/>
    <w:rsid w:val="4288BD9B"/>
    <w:rsid w:val="428C8B9A"/>
    <w:rsid w:val="428D28C1"/>
    <w:rsid w:val="4290EFD7"/>
    <w:rsid w:val="4292A286"/>
    <w:rsid w:val="4292ABBA"/>
    <w:rsid w:val="4293C5FD"/>
    <w:rsid w:val="429409E2"/>
    <w:rsid w:val="42948C91"/>
    <w:rsid w:val="4295A04D"/>
    <w:rsid w:val="4295B411"/>
    <w:rsid w:val="4295BA35"/>
    <w:rsid w:val="429875C9"/>
    <w:rsid w:val="42988846"/>
    <w:rsid w:val="429A408A"/>
    <w:rsid w:val="429A5C71"/>
    <w:rsid w:val="429A5E8C"/>
    <w:rsid w:val="429C3052"/>
    <w:rsid w:val="429DE678"/>
    <w:rsid w:val="42A18204"/>
    <w:rsid w:val="42A1877B"/>
    <w:rsid w:val="42A20FD9"/>
    <w:rsid w:val="42A28246"/>
    <w:rsid w:val="42A2A9E5"/>
    <w:rsid w:val="42A2F714"/>
    <w:rsid w:val="42A36541"/>
    <w:rsid w:val="42A6647C"/>
    <w:rsid w:val="42A776F7"/>
    <w:rsid w:val="42AAE5E1"/>
    <w:rsid w:val="42AB9FF9"/>
    <w:rsid w:val="42B40FA1"/>
    <w:rsid w:val="42B5C6C6"/>
    <w:rsid w:val="42B6880F"/>
    <w:rsid w:val="42B6B893"/>
    <w:rsid w:val="42B7392D"/>
    <w:rsid w:val="42B9E920"/>
    <w:rsid w:val="42BA3BA3"/>
    <w:rsid w:val="42BDBD6C"/>
    <w:rsid w:val="42BE601D"/>
    <w:rsid w:val="42BEBAF0"/>
    <w:rsid w:val="42C656DC"/>
    <w:rsid w:val="42C75329"/>
    <w:rsid w:val="42C758EC"/>
    <w:rsid w:val="42C8DD3D"/>
    <w:rsid w:val="42CBDFE5"/>
    <w:rsid w:val="42D07217"/>
    <w:rsid w:val="42D24386"/>
    <w:rsid w:val="42D29527"/>
    <w:rsid w:val="42D9B3E8"/>
    <w:rsid w:val="42DCFB24"/>
    <w:rsid w:val="42E06A6D"/>
    <w:rsid w:val="42E31F98"/>
    <w:rsid w:val="42E5B0EC"/>
    <w:rsid w:val="42E5DB9A"/>
    <w:rsid w:val="42E854BF"/>
    <w:rsid w:val="42EB7180"/>
    <w:rsid w:val="42EFC18A"/>
    <w:rsid w:val="42F0E84D"/>
    <w:rsid w:val="42F3E6E2"/>
    <w:rsid w:val="42F5572A"/>
    <w:rsid w:val="42F693F3"/>
    <w:rsid w:val="42F6B799"/>
    <w:rsid w:val="42FBCF3C"/>
    <w:rsid w:val="42FDF8B0"/>
    <w:rsid w:val="4300CDB5"/>
    <w:rsid w:val="43049D9C"/>
    <w:rsid w:val="43056952"/>
    <w:rsid w:val="4305894E"/>
    <w:rsid w:val="430818EF"/>
    <w:rsid w:val="43094A44"/>
    <w:rsid w:val="430F23C9"/>
    <w:rsid w:val="430FF11B"/>
    <w:rsid w:val="4310D99C"/>
    <w:rsid w:val="4313A8EF"/>
    <w:rsid w:val="43153C89"/>
    <w:rsid w:val="4319D57C"/>
    <w:rsid w:val="431C5C6F"/>
    <w:rsid w:val="431C6735"/>
    <w:rsid w:val="431EE291"/>
    <w:rsid w:val="4320A73B"/>
    <w:rsid w:val="4322514B"/>
    <w:rsid w:val="4323FB5E"/>
    <w:rsid w:val="4324E45E"/>
    <w:rsid w:val="432629F9"/>
    <w:rsid w:val="43263A30"/>
    <w:rsid w:val="43269596"/>
    <w:rsid w:val="432A0EC5"/>
    <w:rsid w:val="432C7E41"/>
    <w:rsid w:val="432D2689"/>
    <w:rsid w:val="432D7B3F"/>
    <w:rsid w:val="432DA853"/>
    <w:rsid w:val="43312190"/>
    <w:rsid w:val="4331D7AC"/>
    <w:rsid w:val="4333DE68"/>
    <w:rsid w:val="43355FE7"/>
    <w:rsid w:val="43363B6D"/>
    <w:rsid w:val="433EB375"/>
    <w:rsid w:val="434219FB"/>
    <w:rsid w:val="43434217"/>
    <w:rsid w:val="43446C48"/>
    <w:rsid w:val="43446FAF"/>
    <w:rsid w:val="4346A931"/>
    <w:rsid w:val="43477F38"/>
    <w:rsid w:val="434AE5DA"/>
    <w:rsid w:val="434DB6BA"/>
    <w:rsid w:val="434F11AE"/>
    <w:rsid w:val="4352752B"/>
    <w:rsid w:val="4353D2EB"/>
    <w:rsid w:val="435552D5"/>
    <w:rsid w:val="4355A5BC"/>
    <w:rsid w:val="43577012"/>
    <w:rsid w:val="43588EE6"/>
    <w:rsid w:val="4358E0C2"/>
    <w:rsid w:val="43594F7A"/>
    <w:rsid w:val="435D1BDB"/>
    <w:rsid w:val="435DE7C3"/>
    <w:rsid w:val="435E28F0"/>
    <w:rsid w:val="4362D89A"/>
    <w:rsid w:val="436338A3"/>
    <w:rsid w:val="4363B23F"/>
    <w:rsid w:val="4364EB58"/>
    <w:rsid w:val="4366C11F"/>
    <w:rsid w:val="4368F141"/>
    <w:rsid w:val="436E869D"/>
    <w:rsid w:val="43728E30"/>
    <w:rsid w:val="4373BED1"/>
    <w:rsid w:val="43743277"/>
    <w:rsid w:val="4374E715"/>
    <w:rsid w:val="43752552"/>
    <w:rsid w:val="43770CA8"/>
    <w:rsid w:val="4379EB42"/>
    <w:rsid w:val="437A6306"/>
    <w:rsid w:val="437D04A0"/>
    <w:rsid w:val="43818121"/>
    <w:rsid w:val="43837429"/>
    <w:rsid w:val="43870992"/>
    <w:rsid w:val="43876D6D"/>
    <w:rsid w:val="4387AFB4"/>
    <w:rsid w:val="4389E4E0"/>
    <w:rsid w:val="438CD735"/>
    <w:rsid w:val="438D7770"/>
    <w:rsid w:val="438DD0C6"/>
    <w:rsid w:val="4390A2ED"/>
    <w:rsid w:val="43910C8F"/>
    <w:rsid w:val="439230A3"/>
    <w:rsid w:val="43941DDC"/>
    <w:rsid w:val="43978681"/>
    <w:rsid w:val="43981A58"/>
    <w:rsid w:val="43984E52"/>
    <w:rsid w:val="439BD821"/>
    <w:rsid w:val="439C9692"/>
    <w:rsid w:val="439EB2CF"/>
    <w:rsid w:val="43A220D7"/>
    <w:rsid w:val="43A2B4C1"/>
    <w:rsid w:val="43A336E4"/>
    <w:rsid w:val="43A4056E"/>
    <w:rsid w:val="43A431A3"/>
    <w:rsid w:val="43A72767"/>
    <w:rsid w:val="43AAD383"/>
    <w:rsid w:val="43ADC26B"/>
    <w:rsid w:val="43AE5392"/>
    <w:rsid w:val="43AEAE43"/>
    <w:rsid w:val="43AF2658"/>
    <w:rsid w:val="43B013C5"/>
    <w:rsid w:val="43B064D1"/>
    <w:rsid w:val="43B2B61C"/>
    <w:rsid w:val="43B9BEB2"/>
    <w:rsid w:val="43BB45CC"/>
    <w:rsid w:val="43BF61E4"/>
    <w:rsid w:val="43BFD3B8"/>
    <w:rsid w:val="43C0B81A"/>
    <w:rsid w:val="43C78578"/>
    <w:rsid w:val="43CAECB6"/>
    <w:rsid w:val="43D076AF"/>
    <w:rsid w:val="43D5C7C2"/>
    <w:rsid w:val="43DAD3BD"/>
    <w:rsid w:val="43DB91E8"/>
    <w:rsid w:val="43DF91B4"/>
    <w:rsid w:val="43E6257B"/>
    <w:rsid w:val="43E74A84"/>
    <w:rsid w:val="43E93DB6"/>
    <w:rsid w:val="43EC5903"/>
    <w:rsid w:val="43ECDF6B"/>
    <w:rsid w:val="43EEB79C"/>
    <w:rsid w:val="43EFC477"/>
    <w:rsid w:val="43F069FA"/>
    <w:rsid w:val="43F292CC"/>
    <w:rsid w:val="43F34E47"/>
    <w:rsid w:val="43F39776"/>
    <w:rsid w:val="43F4FFC4"/>
    <w:rsid w:val="43F84903"/>
    <w:rsid w:val="43FA91C1"/>
    <w:rsid w:val="43FB372C"/>
    <w:rsid w:val="43FC3053"/>
    <w:rsid w:val="43FF0FBA"/>
    <w:rsid w:val="440AD4C0"/>
    <w:rsid w:val="440AE271"/>
    <w:rsid w:val="440BB84C"/>
    <w:rsid w:val="440DD58F"/>
    <w:rsid w:val="440DF342"/>
    <w:rsid w:val="44123C27"/>
    <w:rsid w:val="4415FCA0"/>
    <w:rsid w:val="44183817"/>
    <w:rsid w:val="4418AA49"/>
    <w:rsid w:val="4419E8D0"/>
    <w:rsid w:val="441BD52B"/>
    <w:rsid w:val="441E2EDA"/>
    <w:rsid w:val="441EA4C5"/>
    <w:rsid w:val="441EC2AD"/>
    <w:rsid w:val="441EFDAE"/>
    <w:rsid w:val="44214214"/>
    <w:rsid w:val="44224EB8"/>
    <w:rsid w:val="44228EDF"/>
    <w:rsid w:val="4422F54D"/>
    <w:rsid w:val="44247F22"/>
    <w:rsid w:val="4429356B"/>
    <w:rsid w:val="44297D86"/>
    <w:rsid w:val="4429D768"/>
    <w:rsid w:val="442AE847"/>
    <w:rsid w:val="442C30D4"/>
    <w:rsid w:val="442D3D78"/>
    <w:rsid w:val="442FD5ED"/>
    <w:rsid w:val="443070FC"/>
    <w:rsid w:val="4431EA7D"/>
    <w:rsid w:val="44320DE2"/>
    <w:rsid w:val="4438C17C"/>
    <w:rsid w:val="44408080"/>
    <w:rsid w:val="4441E968"/>
    <w:rsid w:val="44423226"/>
    <w:rsid w:val="44425890"/>
    <w:rsid w:val="4444B8E1"/>
    <w:rsid w:val="444628E4"/>
    <w:rsid w:val="444768BC"/>
    <w:rsid w:val="444A82EA"/>
    <w:rsid w:val="444DA487"/>
    <w:rsid w:val="444FBBEE"/>
    <w:rsid w:val="445137EB"/>
    <w:rsid w:val="44526B45"/>
    <w:rsid w:val="445379CE"/>
    <w:rsid w:val="44559CC3"/>
    <w:rsid w:val="44570A17"/>
    <w:rsid w:val="4457575F"/>
    <w:rsid w:val="445A31A9"/>
    <w:rsid w:val="445E19E0"/>
    <w:rsid w:val="445E7137"/>
    <w:rsid w:val="44674EF3"/>
    <w:rsid w:val="4469CB34"/>
    <w:rsid w:val="446D088B"/>
    <w:rsid w:val="446E1F5D"/>
    <w:rsid w:val="446EA501"/>
    <w:rsid w:val="446EADEB"/>
    <w:rsid w:val="446F5AD5"/>
    <w:rsid w:val="4477B4DD"/>
    <w:rsid w:val="447A1A4A"/>
    <w:rsid w:val="447F0BF2"/>
    <w:rsid w:val="447FB947"/>
    <w:rsid w:val="448032E0"/>
    <w:rsid w:val="44808533"/>
    <w:rsid w:val="4482C98F"/>
    <w:rsid w:val="4482E6F8"/>
    <w:rsid w:val="4483635A"/>
    <w:rsid w:val="44842CC6"/>
    <w:rsid w:val="448A0CD1"/>
    <w:rsid w:val="448D753F"/>
    <w:rsid w:val="4491B701"/>
    <w:rsid w:val="44937A6D"/>
    <w:rsid w:val="44944161"/>
    <w:rsid w:val="449DF649"/>
    <w:rsid w:val="44A2FDE4"/>
    <w:rsid w:val="44A46756"/>
    <w:rsid w:val="44A58F8C"/>
    <w:rsid w:val="44A60FAB"/>
    <w:rsid w:val="44A6542E"/>
    <w:rsid w:val="44A65D22"/>
    <w:rsid w:val="44A75445"/>
    <w:rsid w:val="44A7BB91"/>
    <w:rsid w:val="44AA5F0A"/>
    <w:rsid w:val="44AF9566"/>
    <w:rsid w:val="44B11891"/>
    <w:rsid w:val="44B13795"/>
    <w:rsid w:val="44B198D1"/>
    <w:rsid w:val="44B396AB"/>
    <w:rsid w:val="44B4B6FA"/>
    <w:rsid w:val="44BBD3D3"/>
    <w:rsid w:val="44BF1BF2"/>
    <w:rsid w:val="44C00B40"/>
    <w:rsid w:val="44C32421"/>
    <w:rsid w:val="44C92AD6"/>
    <w:rsid w:val="44C99027"/>
    <w:rsid w:val="44CB5E4C"/>
    <w:rsid w:val="44D77B53"/>
    <w:rsid w:val="44D9787A"/>
    <w:rsid w:val="44DAC90C"/>
    <w:rsid w:val="44DB3585"/>
    <w:rsid w:val="44DB99E4"/>
    <w:rsid w:val="44DE3313"/>
    <w:rsid w:val="44E4CB29"/>
    <w:rsid w:val="44E54B42"/>
    <w:rsid w:val="44E86F38"/>
    <w:rsid w:val="44EA35AE"/>
    <w:rsid w:val="44EA52B0"/>
    <w:rsid w:val="44EE0C60"/>
    <w:rsid w:val="44F10AAA"/>
    <w:rsid w:val="44F42501"/>
    <w:rsid w:val="44F4890F"/>
    <w:rsid w:val="44F5B380"/>
    <w:rsid w:val="44F6BB6A"/>
    <w:rsid w:val="45008CC5"/>
    <w:rsid w:val="45015333"/>
    <w:rsid w:val="4504DB5E"/>
    <w:rsid w:val="45064213"/>
    <w:rsid w:val="450D6423"/>
    <w:rsid w:val="450EB3D6"/>
    <w:rsid w:val="450F1A34"/>
    <w:rsid w:val="45132AB7"/>
    <w:rsid w:val="451363D4"/>
    <w:rsid w:val="45171464"/>
    <w:rsid w:val="45176AAE"/>
    <w:rsid w:val="45185DED"/>
    <w:rsid w:val="4519242D"/>
    <w:rsid w:val="451B6704"/>
    <w:rsid w:val="451C1119"/>
    <w:rsid w:val="4522DAEC"/>
    <w:rsid w:val="4523FF9C"/>
    <w:rsid w:val="452603E0"/>
    <w:rsid w:val="452667A6"/>
    <w:rsid w:val="4528A796"/>
    <w:rsid w:val="452AF6CD"/>
    <w:rsid w:val="452B87A4"/>
    <w:rsid w:val="452BA902"/>
    <w:rsid w:val="453060F9"/>
    <w:rsid w:val="4532CA37"/>
    <w:rsid w:val="45350DBC"/>
    <w:rsid w:val="4535E69D"/>
    <w:rsid w:val="45375C90"/>
    <w:rsid w:val="453773ED"/>
    <w:rsid w:val="453C0776"/>
    <w:rsid w:val="453C340B"/>
    <w:rsid w:val="45414EE9"/>
    <w:rsid w:val="4542E16F"/>
    <w:rsid w:val="454472DA"/>
    <w:rsid w:val="45468FFF"/>
    <w:rsid w:val="4547134F"/>
    <w:rsid w:val="45484226"/>
    <w:rsid w:val="454E889F"/>
    <w:rsid w:val="454E9B6D"/>
    <w:rsid w:val="454EF787"/>
    <w:rsid w:val="4550830B"/>
    <w:rsid w:val="4551C239"/>
    <w:rsid w:val="4554592E"/>
    <w:rsid w:val="45557627"/>
    <w:rsid w:val="4555B674"/>
    <w:rsid w:val="4556D653"/>
    <w:rsid w:val="45579462"/>
    <w:rsid w:val="45598C9E"/>
    <w:rsid w:val="4559FEFF"/>
    <w:rsid w:val="455B303E"/>
    <w:rsid w:val="455C0903"/>
    <w:rsid w:val="455C7D46"/>
    <w:rsid w:val="455E321D"/>
    <w:rsid w:val="455F1053"/>
    <w:rsid w:val="4562B8B5"/>
    <w:rsid w:val="4569382D"/>
    <w:rsid w:val="45697DA7"/>
    <w:rsid w:val="45698F24"/>
    <w:rsid w:val="456A0373"/>
    <w:rsid w:val="456D551C"/>
    <w:rsid w:val="456E5ACF"/>
    <w:rsid w:val="456F958A"/>
    <w:rsid w:val="45716315"/>
    <w:rsid w:val="4571FF1C"/>
    <w:rsid w:val="457367DC"/>
    <w:rsid w:val="45772359"/>
    <w:rsid w:val="4579460C"/>
    <w:rsid w:val="457B6B17"/>
    <w:rsid w:val="457BD693"/>
    <w:rsid w:val="457C46E5"/>
    <w:rsid w:val="457DEFCD"/>
    <w:rsid w:val="457FFF76"/>
    <w:rsid w:val="4580FA09"/>
    <w:rsid w:val="4583B83A"/>
    <w:rsid w:val="45840E2A"/>
    <w:rsid w:val="4586D584"/>
    <w:rsid w:val="4588AD5B"/>
    <w:rsid w:val="458D6FD0"/>
    <w:rsid w:val="458ECCE8"/>
    <w:rsid w:val="458FF7C2"/>
    <w:rsid w:val="4592DA54"/>
    <w:rsid w:val="45936502"/>
    <w:rsid w:val="4594869D"/>
    <w:rsid w:val="4595E116"/>
    <w:rsid w:val="45966538"/>
    <w:rsid w:val="4596A5E6"/>
    <w:rsid w:val="45971E1B"/>
    <w:rsid w:val="4598AD26"/>
    <w:rsid w:val="459AAE37"/>
    <w:rsid w:val="459E12DC"/>
    <w:rsid w:val="45A014E1"/>
    <w:rsid w:val="45A4B829"/>
    <w:rsid w:val="45A7C94A"/>
    <w:rsid w:val="45A9270F"/>
    <w:rsid w:val="45AA4FB3"/>
    <w:rsid w:val="45ACED36"/>
    <w:rsid w:val="45AFA19B"/>
    <w:rsid w:val="45B02C76"/>
    <w:rsid w:val="45B0B520"/>
    <w:rsid w:val="45B355B8"/>
    <w:rsid w:val="45B4AE59"/>
    <w:rsid w:val="45B5CCA4"/>
    <w:rsid w:val="45B7AAA5"/>
    <w:rsid w:val="45BC76E2"/>
    <w:rsid w:val="45BF1C31"/>
    <w:rsid w:val="45BFB309"/>
    <w:rsid w:val="45C04635"/>
    <w:rsid w:val="45C0DDAD"/>
    <w:rsid w:val="45C2451C"/>
    <w:rsid w:val="45C8F825"/>
    <w:rsid w:val="45C9818F"/>
    <w:rsid w:val="45CADB90"/>
    <w:rsid w:val="45CFC852"/>
    <w:rsid w:val="45D2076E"/>
    <w:rsid w:val="45D66CEF"/>
    <w:rsid w:val="45DA9217"/>
    <w:rsid w:val="45E413A5"/>
    <w:rsid w:val="45E58BFF"/>
    <w:rsid w:val="45EE3B83"/>
    <w:rsid w:val="45EE6C29"/>
    <w:rsid w:val="45EFB121"/>
    <w:rsid w:val="45EFBFC8"/>
    <w:rsid w:val="45F1CF83"/>
    <w:rsid w:val="45F2C929"/>
    <w:rsid w:val="45F5BD6B"/>
    <w:rsid w:val="45F837A5"/>
    <w:rsid w:val="45FE0BE6"/>
    <w:rsid w:val="45FE80B9"/>
    <w:rsid w:val="45FEA39A"/>
    <w:rsid w:val="46020C7E"/>
    <w:rsid w:val="4602AE42"/>
    <w:rsid w:val="46034338"/>
    <w:rsid w:val="46038495"/>
    <w:rsid w:val="4608FDA5"/>
    <w:rsid w:val="460AF4BE"/>
    <w:rsid w:val="460D206D"/>
    <w:rsid w:val="460F308D"/>
    <w:rsid w:val="461046FB"/>
    <w:rsid w:val="4610AA33"/>
    <w:rsid w:val="4611E58F"/>
    <w:rsid w:val="4612E3A2"/>
    <w:rsid w:val="46138FF7"/>
    <w:rsid w:val="46143AE7"/>
    <w:rsid w:val="46167386"/>
    <w:rsid w:val="461963DB"/>
    <w:rsid w:val="461A43E0"/>
    <w:rsid w:val="461C0E11"/>
    <w:rsid w:val="461CAA04"/>
    <w:rsid w:val="461CC503"/>
    <w:rsid w:val="461DAEEC"/>
    <w:rsid w:val="4620CACE"/>
    <w:rsid w:val="462286CC"/>
    <w:rsid w:val="46230E38"/>
    <w:rsid w:val="462377C9"/>
    <w:rsid w:val="4625ABCC"/>
    <w:rsid w:val="4625B45E"/>
    <w:rsid w:val="4626904E"/>
    <w:rsid w:val="4628CB70"/>
    <w:rsid w:val="4629AECF"/>
    <w:rsid w:val="462C8822"/>
    <w:rsid w:val="462D1B8E"/>
    <w:rsid w:val="462FA3FA"/>
    <w:rsid w:val="46313C84"/>
    <w:rsid w:val="4631BCAD"/>
    <w:rsid w:val="463553D5"/>
    <w:rsid w:val="46365C32"/>
    <w:rsid w:val="463AC95D"/>
    <w:rsid w:val="463CFC2E"/>
    <w:rsid w:val="463FA561"/>
    <w:rsid w:val="46417B0E"/>
    <w:rsid w:val="46424A9D"/>
    <w:rsid w:val="46435069"/>
    <w:rsid w:val="4647638C"/>
    <w:rsid w:val="464A6AEE"/>
    <w:rsid w:val="464CDF87"/>
    <w:rsid w:val="464CF04C"/>
    <w:rsid w:val="464D2933"/>
    <w:rsid w:val="464D8BFD"/>
    <w:rsid w:val="464DC382"/>
    <w:rsid w:val="464E2964"/>
    <w:rsid w:val="464EC012"/>
    <w:rsid w:val="464FE956"/>
    <w:rsid w:val="4653B427"/>
    <w:rsid w:val="4654C1F0"/>
    <w:rsid w:val="46561A32"/>
    <w:rsid w:val="46589BAA"/>
    <w:rsid w:val="4659AC30"/>
    <w:rsid w:val="465B899A"/>
    <w:rsid w:val="465BE3CE"/>
    <w:rsid w:val="465C4494"/>
    <w:rsid w:val="465D8E2A"/>
    <w:rsid w:val="465EC229"/>
    <w:rsid w:val="46605F74"/>
    <w:rsid w:val="4662372E"/>
    <w:rsid w:val="46623C22"/>
    <w:rsid w:val="4667DB71"/>
    <w:rsid w:val="466888E8"/>
    <w:rsid w:val="466B8662"/>
    <w:rsid w:val="466C97B6"/>
    <w:rsid w:val="466D26E3"/>
    <w:rsid w:val="466F5B8F"/>
    <w:rsid w:val="46741DC5"/>
    <w:rsid w:val="46763EBF"/>
    <w:rsid w:val="467740E9"/>
    <w:rsid w:val="467C1B55"/>
    <w:rsid w:val="467EA8C0"/>
    <w:rsid w:val="467F451F"/>
    <w:rsid w:val="467FF08F"/>
    <w:rsid w:val="46835F23"/>
    <w:rsid w:val="46849810"/>
    <w:rsid w:val="46864F3B"/>
    <w:rsid w:val="4686AA27"/>
    <w:rsid w:val="4686CC10"/>
    <w:rsid w:val="46881236"/>
    <w:rsid w:val="468D3039"/>
    <w:rsid w:val="4690ACF5"/>
    <w:rsid w:val="469167A4"/>
    <w:rsid w:val="4694AF88"/>
    <w:rsid w:val="4695CBF7"/>
    <w:rsid w:val="469650E7"/>
    <w:rsid w:val="4699E0AE"/>
    <w:rsid w:val="469AD6A6"/>
    <w:rsid w:val="469C63F8"/>
    <w:rsid w:val="469E4803"/>
    <w:rsid w:val="469E529C"/>
    <w:rsid w:val="46A0FA33"/>
    <w:rsid w:val="46A3F921"/>
    <w:rsid w:val="46A855AF"/>
    <w:rsid w:val="46AA80F4"/>
    <w:rsid w:val="46AD3A5F"/>
    <w:rsid w:val="46B0A5D1"/>
    <w:rsid w:val="46B285A3"/>
    <w:rsid w:val="46B61791"/>
    <w:rsid w:val="46B69D3E"/>
    <w:rsid w:val="46B98D7E"/>
    <w:rsid w:val="46BBB5EC"/>
    <w:rsid w:val="46BC36CF"/>
    <w:rsid w:val="46BCAC99"/>
    <w:rsid w:val="46BE52E1"/>
    <w:rsid w:val="46BFC678"/>
    <w:rsid w:val="46C21979"/>
    <w:rsid w:val="46C7FC97"/>
    <w:rsid w:val="46CEAF5E"/>
    <w:rsid w:val="46CF86D9"/>
    <w:rsid w:val="46D090EE"/>
    <w:rsid w:val="46D09131"/>
    <w:rsid w:val="46D0929D"/>
    <w:rsid w:val="46D2A9E6"/>
    <w:rsid w:val="46D2BB64"/>
    <w:rsid w:val="46D398C4"/>
    <w:rsid w:val="46D4A94E"/>
    <w:rsid w:val="46D4F0F3"/>
    <w:rsid w:val="46D75BE8"/>
    <w:rsid w:val="46DA5B77"/>
    <w:rsid w:val="46DBDC00"/>
    <w:rsid w:val="46DE3C30"/>
    <w:rsid w:val="46DE406E"/>
    <w:rsid w:val="46DE76B6"/>
    <w:rsid w:val="46E0F4AC"/>
    <w:rsid w:val="46E1EFA3"/>
    <w:rsid w:val="46E27DC0"/>
    <w:rsid w:val="46E3492D"/>
    <w:rsid w:val="46E4E600"/>
    <w:rsid w:val="46E79690"/>
    <w:rsid w:val="46E9AD4B"/>
    <w:rsid w:val="46EA7C03"/>
    <w:rsid w:val="46EB2739"/>
    <w:rsid w:val="46ECA148"/>
    <w:rsid w:val="46ECEE8E"/>
    <w:rsid w:val="46EF6B6B"/>
    <w:rsid w:val="46EF972B"/>
    <w:rsid w:val="46F03B95"/>
    <w:rsid w:val="46F17471"/>
    <w:rsid w:val="46F1890F"/>
    <w:rsid w:val="46F50972"/>
    <w:rsid w:val="46F5CF71"/>
    <w:rsid w:val="46F6FDC3"/>
    <w:rsid w:val="46F84DA7"/>
    <w:rsid w:val="46F91C4E"/>
    <w:rsid w:val="46F95EF2"/>
    <w:rsid w:val="46FA2BEA"/>
    <w:rsid w:val="46FD7729"/>
    <w:rsid w:val="47015959"/>
    <w:rsid w:val="470378AB"/>
    <w:rsid w:val="4708513F"/>
    <w:rsid w:val="4708CD28"/>
    <w:rsid w:val="470E25D8"/>
    <w:rsid w:val="470FD776"/>
    <w:rsid w:val="4710BCDE"/>
    <w:rsid w:val="47116F7A"/>
    <w:rsid w:val="471424A3"/>
    <w:rsid w:val="4717FB3B"/>
    <w:rsid w:val="4719C63C"/>
    <w:rsid w:val="471C44B9"/>
    <w:rsid w:val="47203B25"/>
    <w:rsid w:val="4723746D"/>
    <w:rsid w:val="4728A595"/>
    <w:rsid w:val="472A0210"/>
    <w:rsid w:val="472C8270"/>
    <w:rsid w:val="472E6461"/>
    <w:rsid w:val="472F9948"/>
    <w:rsid w:val="473034ED"/>
    <w:rsid w:val="4733977A"/>
    <w:rsid w:val="47370C1A"/>
    <w:rsid w:val="47372201"/>
    <w:rsid w:val="4739D982"/>
    <w:rsid w:val="4739E33D"/>
    <w:rsid w:val="47419A36"/>
    <w:rsid w:val="4743895C"/>
    <w:rsid w:val="474393FC"/>
    <w:rsid w:val="4746DA8A"/>
    <w:rsid w:val="4747F249"/>
    <w:rsid w:val="474A7754"/>
    <w:rsid w:val="474C5E9D"/>
    <w:rsid w:val="474C64C3"/>
    <w:rsid w:val="474CCBE1"/>
    <w:rsid w:val="474F22F8"/>
    <w:rsid w:val="474FC0A5"/>
    <w:rsid w:val="47514CB4"/>
    <w:rsid w:val="4751BCB4"/>
    <w:rsid w:val="4753FCB5"/>
    <w:rsid w:val="4759C6AE"/>
    <w:rsid w:val="475BC88D"/>
    <w:rsid w:val="475C46D7"/>
    <w:rsid w:val="475E9F3E"/>
    <w:rsid w:val="476356BC"/>
    <w:rsid w:val="4763CB2A"/>
    <w:rsid w:val="4765A2E2"/>
    <w:rsid w:val="476672ED"/>
    <w:rsid w:val="4769B9B2"/>
    <w:rsid w:val="476D8BC9"/>
    <w:rsid w:val="476DBD8A"/>
    <w:rsid w:val="4770336B"/>
    <w:rsid w:val="4770C26E"/>
    <w:rsid w:val="4770E127"/>
    <w:rsid w:val="47715BE5"/>
    <w:rsid w:val="47718BEF"/>
    <w:rsid w:val="477491A2"/>
    <w:rsid w:val="477561AA"/>
    <w:rsid w:val="477620B2"/>
    <w:rsid w:val="47762D55"/>
    <w:rsid w:val="4778161B"/>
    <w:rsid w:val="47792683"/>
    <w:rsid w:val="477A1AD5"/>
    <w:rsid w:val="477D2F79"/>
    <w:rsid w:val="477E2746"/>
    <w:rsid w:val="477F5150"/>
    <w:rsid w:val="477FDDDB"/>
    <w:rsid w:val="4780DE24"/>
    <w:rsid w:val="478219CA"/>
    <w:rsid w:val="4783C12F"/>
    <w:rsid w:val="4785305B"/>
    <w:rsid w:val="47856D40"/>
    <w:rsid w:val="478A2902"/>
    <w:rsid w:val="478E4D92"/>
    <w:rsid w:val="478FB9FC"/>
    <w:rsid w:val="47903DD1"/>
    <w:rsid w:val="4793B672"/>
    <w:rsid w:val="479667CC"/>
    <w:rsid w:val="479811F8"/>
    <w:rsid w:val="479AADEA"/>
    <w:rsid w:val="479B5EA1"/>
    <w:rsid w:val="479DDCDF"/>
    <w:rsid w:val="479ECEC1"/>
    <w:rsid w:val="47A10624"/>
    <w:rsid w:val="47A28B3A"/>
    <w:rsid w:val="47A59E78"/>
    <w:rsid w:val="47A5A976"/>
    <w:rsid w:val="47A5F4FA"/>
    <w:rsid w:val="47A6B107"/>
    <w:rsid w:val="47AC086C"/>
    <w:rsid w:val="47AFF0FD"/>
    <w:rsid w:val="47B0BD70"/>
    <w:rsid w:val="47B10B5C"/>
    <w:rsid w:val="47B161E2"/>
    <w:rsid w:val="47B23445"/>
    <w:rsid w:val="47B3CC9E"/>
    <w:rsid w:val="47B929D0"/>
    <w:rsid w:val="47BA4130"/>
    <w:rsid w:val="47BD75E2"/>
    <w:rsid w:val="47BDA525"/>
    <w:rsid w:val="47BE2734"/>
    <w:rsid w:val="47C0940D"/>
    <w:rsid w:val="47C23823"/>
    <w:rsid w:val="47C6F1F7"/>
    <w:rsid w:val="47C79DA4"/>
    <w:rsid w:val="47D3E201"/>
    <w:rsid w:val="47D6F594"/>
    <w:rsid w:val="47D76CB8"/>
    <w:rsid w:val="47D8B6B2"/>
    <w:rsid w:val="47D8E585"/>
    <w:rsid w:val="47D97CF5"/>
    <w:rsid w:val="47DBC65D"/>
    <w:rsid w:val="47DD163A"/>
    <w:rsid w:val="47E02FE1"/>
    <w:rsid w:val="47E4CD07"/>
    <w:rsid w:val="47E56212"/>
    <w:rsid w:val="47E69FC6"/>
    <w:rsid w:val="47E75F8E"/>
    <w:rsid w:val="47E870F6"/>
    <w:rsid w:val="47EC37C9"/>
    <w:rsid w:val="47EC7FFA"/>
    <w:rsid w:val="47EC847F"/>
    <w:rsid w:val="47EEF779"/>
    <w:rsid w:val="47F15DFC"/>
    <w:rsid w:val="47F1FB2F"/>
    <w:rsid w:val="47F22C72"/>
    <w:rsid w:val="47F24E70"/>
    <w:rsid w:val="47F9A567"/>
    <w:rsid w:val="47F9AB01"/>
    <w:rsid w:val="47FB33D5"/>
    <w:rsid w:val="47FC53DE"/>
    <w:rsid w:val="47FD33DB"/>
    <w:rsid w:val="47FD4B18"/>
    <w:rsid w:val="47FE534B"/>
    <w:rsid w:val="48016DC6"/>
    <w:rsid w:val="4805B817"/>
    <w:rsid w:val="4807020E"/>
    <w:rsid w:val="480CB240"/>
    <w:rsid w:val="480F8AED"/>
    <w:rsid w:val="48114677"/>
    <w:rsid w:val="481CD4E3"/>
    <w:rsid w:val="481D4A90"/>
    <w:rsid w:val="481F9D3D"/>
    <w:rsid w:val="481FE9AC"/>
    <w:rsid w:val="4820AD35"/>
    <w:rsid w:val="482719F7"/>
    <w:rsid w:val="4827EA2B"/>
    <w:rsid w:val="4829F180"/>
    <w:rsid w:val="482A1641"/>
    <w:rsid w:val="482B052F"/>
    <w:rsid w:val="482B83B3"/>
    <w:rsid w:val="482C24FF"/>
    <w:rsid w:val="482C7F99"/>
    <w:rsid w:val="482D8586"/>
    <w:rsid w:val="482E940E"/>
    <w:rsid w:val="482F2866"/>
    <w:rsid w:val="4830EA0E"/>
    <w:rsid w:val="4834B2C3"/>
    <w:rsid w:val="483816ED"/>
    <w:rsid w:val="48383BDA"/>
    <w:rsid w:val="483AE66A"/>
    <w:rsid w:val="483B68CB"/>
    <w:rsid w:val="483F307F"/>
    <w:rsid w:val="4840F114"/>
    <w:rsid w:val="4844C122"/>
    <w:rsid w:val="48453C26"/>
    <w:rsid w:val="484900F6"/>
    <w:rsid w:val="484B33CF"/>
    <w:rsid w:val="484B55A0"/>
    <w:rsid w:val="4851ACD4"/>
    <w:rsid w:val="48531DD2"/>
    <w:rsid w:val="48543681"/>
    <w:rsid w:val="4854EF5D"/>
    <w:rsid w:val="4855DF2A"/>
    <w:rsid w:val="48569A70"/>
    <w:rsid w:val="485BA56A"/>
    <w:rsid w:val="485D0E69"/>
    <w:rsid w:val="485D2442"/>
    <w:rsid w:val="485E5143"/>
    <w:rsid w:val="485EB109"/>
    <w:rsid w:val="485EBE90"/>
    <w:rsid w:val="4861B455"/>
    <w:rsid w:val="4863A9CC"/>
    <w:rsid w:val="48672110"/>
    <w:rsid w:val="48676EDF"/>
    <w:rsid w:val="4867F733"/>
    <w:rsid w:val="486B323D"/>
    <w:rsid w:val="486B54B3"/>
    <w:rsid w:val="486BF97E"/>
    <w:rsid w:val="486C3C7E"/>
    <w:rsid w:val="486DB806"/>
    <w:rsid w:val="486EDA6C"/>
    <w:rsid w:val="4872213B"/>
    <w:rsid w:val="48722BD3"/>
    <w:rsid w:val="4872534B"/>
    <w:rsid w:val="487535D5"/>
    <w:rsid w:val="4875635F"/>
    <w:rsid w:val="4877902F"/>
    <w:rsid w:val="487B43B7"/>
    <w:rsid w:val="4880DF07"/>
    <w:rsid w:val="4881338E"/>
    <w:rsid w:val="4883D461"/>
    <w:rsid w:val="4884B350"/>
    <w:rsid w:val="4885013B"/>
    <w:rsid w:val="48859203"/>
    <w:rsid w:val="488778E7"/>
    <w:rsid w:val="488C381E"/>
    <w:rsid w:val="488DD9EB"/>
    <w:rsid w:val="488F6516"/>
    <w:rsid w:val="4892D0ED"/>
    <w:rsid w:val="489352F6"/>
    <w:rsid w:val="489CA494"/>
    <w:rsid w:val="489F04B8"/>
    <w:rsid w:val="48A015A8"/>
    <w:rsid w:val="48A10619"/>
    <w:rsid w:val="48A2745A"/>
    <w:rsid w:val="48A2B2CB"/>
    <w:rsid w:val="48A2C77B"/>
    <w:rsid w:val="48A69D32"/>
    <w:rsid w:val="48A95384"/>
    <w:rsid w:val="48AA8BA1"/>
    <w:rsid w:val="48AB4D99"/>
    <w:rsid w:val="48B255C9"/>
    <w:rsid w:val="48B32210"/>
    <w:rsid w:val="48BB8A36"/>
    <w:rsid w:val="48C13E23"/>
    <w:rsid w:val="48C3830E"/>
    <w:rsid w:val="48C789CA"/>
    <w:rsid w:val="48C8F845"/>
    <w:rsid w:val="48C902C4"/>
    <w:rsid w:val="48C9828E"/>
    <w:rsid w:val="48CA390A"/>
    <w:rsid w:val="48CBF6FA"/>
    <w:rsid w:val="48CC01A6"/>
    <w:rsid w:val="48CD0BAC"/>
    <w:rsid w:val="48CEEE5C"/>
    <w:rsid w:val="48D1D318"/>
    <w:rsid w:val="48D56397"/>
    <w:rsid w:val="48D7B5D7"/>
    <w:rsid w:val="48D7BC52"/>
    <w:rsid w:val="48E2336A"/>
    <w:rsid w:val="48E23783"/>
    <w:rsid w:val="48E34C75"/>
    <w:rsid w:val="48E7D76A"/>
    <w:rsid w:val="48E8915C"/>
    <w:rsid w:val="48E8AF53"/>
    <w:rsid w:val="48EA32F6"/>
    <w:rsid w:val="48EAA9C3"/>
    <w:rsid w:val="48EAE5B0"/>
    <w:rsid w:val="48EC2A04"/>
    <w:rsid w:val="48ED4C31"/>
    <w:rsid w:val="48EE1E22"/>
    <w:rsid w:val="48F3553E"/>
    <w:rsid w:val="48F5C927"/>
    <w:rsid w:val="48F928D2"/>
    <w:rsid w:val="48FC1FE9"/>
    <w:rsid w:val="48FCA793"/>
    <w:rsid w:val="48FCC53F"/>
    <w:rsid w:val="48FFC71C"/>
    <w:rsid w:val="4903EF10"/>
    <w:rsid w:val="4906EAA7"/>
    <w:rsid w:val="4907B74D"/>
    <w:rsid w:val="490A6F67"/>
    <w:rsid w:val="490E950F"/>
    <w:rsid w:val="490EB381"/>
    <w:rsid w:val="49100166"/>
    <w:rsid w:val="49101742"/>
    <w:rsid w:val="4910EF6E"/>
    <w:rsid w:val="491121B3"/>
    <w:rsid w:val="491175D6"/>
    <w:rsid w:val="4913CF07"/>
    <w:rsid w:val="491434D7"/>
    <w:rsid w:val="4914D271"/>
    <w:rsid w:val="4916C26E"/>
    <w:rsid w:val="491A4DC5"/>
    <w:rsid w:val="491BAE06"/>
    <w:rsid w:val="491C5C43"/>
    <w:rsid w:val="4924AC82"/>
    <w:rsid w:val="49292AA4"/>
    <w:rsid w:val="492A6366"/>
    <w:rsid w:val="492AA3A4"/>
    <w:rsid w:val="492C04EE"/>
    <w:rsid w:val="492C2DEC"/>
    <w:rsid w:val="492C8E48"/>
    <w:rsid w:val="492D6814"/>
    <w:rsid w:val="49325C4A"/>
    <w:rsid w:val="493354D8"/>
    <w:rsid w:val="4934E346"/>
    <w:rsid w:val="493605A8"/>
    <w:rsid w:val="493BA4D5"/>
    <w:rsid w:val="493EFAD2"/>
    <w:rsid w:val="49409754"/>
    <w:rsid w:val="49411946"/>
    <w:rsid w:val="494523E9"/>
    <w:rsid w:val="4945449A"/>
    <w:rsid w:val="49478A71"/>
    <w:rsid w:val="4948DE59"/>
    <w:rsid w:val="49499ECE"/>
    <w:rsid w:val="4949F685"/>
    <w:rsid w:val="494A7042"/>
    <w:rsid w:val="494E21BB"/>
    <w:rsid w:val="49535A5A"/>
    <w:rsid w:val="49536C66"/>
    <w:rsid w:val="4953A394"/>
    <w:rsid w:val="49550216"/>
    <w:rsid w:val="49557D6D"/>
    <w:rsid w:val="49558EC8"/>
    <w:rsid w:val="49581B47"/>
    <w:rsid w:val="4958D01E"/>
    <w:rsid w:val="49596D87"/>
    <w:rsid w:val="4959F218"/>
    <w:rsid w:val="495A5C1C"/>
    <w:rsid w:val="495BCCA7"/>
    <w:rsid w:val="495C39A5"/>
    <w:rsid w:val="495E57D9"/>
    <w:rsid w:val="495E632A"/>
    <w:rsid w:val="4960E74F"/>
    <w:rsid w:val="4964A0AB"/>
    <w:rsid w:val="4967501F"/>
    <w:rsid w:val="49685484"/>
    <w:rsid w:val="49685AFE"/>
    <w:rsid w:val="4969F773"/>
    <w:rsid w:val="496A0D09"/>
    <w:rsid w:val="496AA8C0"/>
    <w:rsid w:val="4975C2C1"/>
    <w:rsid w:val="497760B9"/>
    <w:rsid w:val="497C3FC6"/>
    <w:rsid w:val="497D2964"/>
    <w:rsid w:val="4980CB94"/>
    <w:rsid w:val="4981F992"/>
    <w:rsid w:val="49823781"/>
    <w:rsid w:val="4982F667"/>
    <w:rsid w:val="4984DDD7"/>
    <w:rsid w:val="498823A4"/>
    <w:rsid w:val="498CC717"/>
    <w:rsid w:val="4990B5D5"/>
    <w:rsid w:val="49922E2A"/>
    <w:rsid w:val="49927B74"/>
    <w:rsid w:val="4994BD89"/>
    <w:rsid w:val="49997C4D"/>
    <w:rsid w:val="4999D7FB"/>
    <w:rsid w:val="4999E535"/>
    <w:rsid w:val="4999EA98"/>
    <w:rsid w:val="499AAF67"/>
    <w:rsid w:val="499E7A4D"/>
    <w:rsid w:val="499EADA9"/>
    <w:rsid w:val="49A2AD0A"/>
    <w:rsid w:val="49A4974B"/>
    <w:rsid w:val="49A5E306"/>
    <w:rsid w:val="49A79602"/>
    <w:rsid w:val="49AAB258"/>
    <w:rsid w:val="49AD5F32"/>
    <w:rsid w:val="49AEC7F0"/>
    <w:rsid w:val="49AF91B5"/>
    <w:rsid w:val="49B1E5BB"/>
    <w:rsid w:val="49B4AD52"/>
    <w:rsid w:val="49BC9D4B"/>
    <w:rsid w:val="49BDA63D"/>
    <w:rsid w:val="49BE2A2D"/>
    <w:rsid w:val="49BF5EDB"/>
    <w:rsid w:val="49BF829E"/>
    <w:rsid w:val="49C0A33A"/>
    <w:rsid w:val="49C47438"/>
    <w:rsid w:val="49C5357C"/>
    <w:rsid w:val="49C53DC6"/>
    <w:rsid w:val="49C570F9"/>
    <w:rsid w:val="49C6485F"/>
    <w:rsid w:val="49C6745E"/>
    <w:rsid w:val="49C6B073"/>
    <w:rsid w:val="49C75E6D"/>
    <w:rsid w:val="49C93BF4"/>
    <w:rsid w:val="49CA1FA2"/>
    <w:rsid w:val="49CD49B1"/>
    <w:rsid w:val="49D11A09"/>
    <w:rsid w:val="49D52456"/>
    <w:rsid w:val="49D5455D"/>
    <w:rsid w:val="49D71276"/>
    <w:rsid w:val="49D73D64"/>
    <w:rsid w:val="49D80F96"/>
    <w:rsid w:val="49D83D5D"/>
    <w:rsid w:val="49D88C08"/>
    <w:rsid w:val="49DB37DB"/>
    <w:rsid w:val="49DF3E7E"/>
    <w:rsid w:val="49E0B843"/>
    <w:rsid w:val="49E0F431"/>
    <w:rsid w:val="49E551FE"/>
    <w:rsid w:val="49E628E7"/>
    <w:rsid w:val="49E66121"/>
    <w:rsid w:val="49E7088B"/>
    <w:rsid w:val="49EEA837"/>
    <w:rsid w:val="49F03479"/>
    <w:rsid w:val="49F44F69"/>
    <w:rsid w:val="49F56515"/>
    <w:rsid w:val="49F7FD46"/>
    <w:rsid w:val="49FB0308"/>
    <w:rsid w:val="49FB7D8C"/>
    <w:rsid w:val="49FF7910"/>
    <w:rsid w:val="4A03D4F2"/>
    <w:rsid w:val="4A054BD0"/>
    <w:rsid w:val="4A0A34BA"/>
    <w:rsid w:val="4A0A8806"/>
    <w:rsid w:val="4A0AE41A"/>
    <w:rsid w:val="4A0D7C5B"/>
    <w:rsid w:val="4A121B4B"/>
    <w:rsid w:val="4A14087F"/>
    <w:rsid w:val="4A1ABC0E"/>
    <w:rsid w:val="4A1F16CE"/>
    <w:rsid w:val="4A26209E"/>
    <w:rsid w:val="4A279348"/>
    <w:rsid w:val="4A287334"/>
    <w:rsid w:val="4A28FF3F"/>
    <w:rsid w:val="4A2A02FF"/>
    <w:rsid w:val="4A2AA28F"/>
    <w:rsid w:val="4A2B6CB2"/>
    <w:rsid w:val="4A2EFC46"/>
    <w:rsid w:val="4A301CD3"/>
    <w:rsid w:val="4A30F54D"/>
    <w:rsid w:val="4A31B323"/>
    <w:rsid w:val="4A3491C8"/>
    <w:rsid w:val="4A3748E4"/>
    <w:rsid w:val="4A38C3D3"/>
    <w:rsid w:val="4A3A674E"/>
    <w:rsid w:val="4A3FC075"/>
    <w:rsid w:val="4A4019A8"/>
    <w:rsid w:val="4A406248"/>
    <w:rsid w:val="4A41E122"/>
    <w:rsid w:val="4A4AE3D1"/>
    <w:rsid w:val="4A4BE357"/>
    <w:rsid w:val="4A4CF210"/>
    <w:rsid w:val="4A4F66D9"/>
    <w:rsid w:val="4A53111E"/>
    <w:rsid w:val="4A534A78"/>
    <w:rsid w:val="4A53F86C"/>
    <w:rsid w:val="4A5445EA"/>
    <w:rsid w:val="4A556A98"/>
    <w:rsid w:val="4A565E78"/>
    <w:rsid w:val="4A583052"/>
    <w:rsid w:val="4A58739F"/>
    <w:rsid w:val="4A5ADEBE"/>
    <w:rsid w:val="4A5D024E"/>
    <w:rsid w:val="4A5E6C95"/>
    <w:rsid w:val="4A64CCD4"/>
    <w:rsid w:val="4A670C6F"/>
    <w:rsid w:val="4A6A01C7"/>
    <w:rsid w:val="4A6B628D"/>
    <w:rsid w:val="4A6E9BC5"/>
    <w:rsid w:val="4A708209"/>
    <w:rsid w:val="4A708617"/>
    <w:rsid w:val="4A70B99F"/>
    <w:rsid w:val="4A712AEE"/>
    <w:rsid w:val="4A730A8F"/>
    <w:rsid w:val="4A74C915"/>
    <w:rsid w:val="4A75CAEF"/>
    <w:rsid w:val="4A770405"/>
    <w:rsid w:val="4A77C12F"/>
    <w:rsid w:val="4A811E38"/>
    <w:rsid w:val="4A872AE2"/>
    <w:rsid w:val="4A894D7F"/>
    <w:rsid w:val="4A8DF45C"/>
    <w:rsid w:val="4A8E2923"/>
    <w:rsid w:val="4A8EB152"/>
    <w:rsid w:val="4A9008DB"/>
    <w:rsid w:val="4A906B32"/>
    <w:rsid w:val="4A938F23"/>
    <w:rsid w:val="4A96A6F9"/>
    <w:rsid w:val="4A974E3F"/>
    <w:rsid w:val="4A988DE3"/>
    <w:rsid w:val="4A9A4976"/>
    <w:rsid w:val="4A9AC143"/>
    <w:rsid w:val="4A9BBB1E"/>
    <w:rsid w:val="4A9F6775"/>
    <w:rsid w:val="4AA25CCD"/>
    <w:rsid w:val="4AA33975"/>
    <w:rsid w:val="4AA8D75A"/>
    <w:rsid w:val="4AABB4B0"/>
    <w:rsid w:val="4AAF109E"/>
    <w:rsid w:val="4AB0FF97"/>
    <w:rsid w:val="4AB5FCDC"/>
    <w:rsid w:val="4AB82CE3"/>
    <w:rsid w:val="4AB838FC"/>
    <w:rsid w:val="4ABB6ABE"/>
    <w:rsid w:val="4ABC24CD"/>
    <w:rsid w:val="4ABDFEA7"/>
    <w:rsid w:val="4AC0CB05"/>
    <w:rsid w:val="4AC2ECB5"/>
    <w:rsid w:val="4AC3A282"/>
    <w:rsid w:val="4AC3D903"/>
    <w:rsid w:val="4AC3F301"/>
    <w:rsid w:val="4AC7A6F2"/>
    <w:rsid w:val="4ACCD7DE"/>
    <w:rsid w:val="4ACD5349"/>
    <w:rsid w:val="4ACFE9CE"/>
    <w:rsid w:val="4AD08C37"/>
    <w:rsid w:val="4AD2EBFF"/>
    <w:rsid w:val="4AD81AC6"/>
    <w:rsid w:val="4AD8D5B7"/>
    <w:rsid w:val="4AD8D87E"/>
    <w:rsid w:val="4AD98082"/>
    <w:rsid w:val="4AD9B807"/>
    <w:rsid w:val="4ADCF257"/>
    <w:rsid w:val="4ADD6DA2"/>
    <w:rsid w:val="4ADF9FEF"/>
    <w:rsid w:val="4AE17E9A"/>
    <w:rsid w:val="4AE1B73C"/>
    <w:rsid w:val="4AE2129A"/>
    <w:rsid w:val="4AE2146C"/>
    <w:rsid w:val="4AE257DB"/>
    <w:rsid w:val="4AE3E68C"/>
    <w:rsid w:val="4AE3F6D3"/>
    <w:rsid w:val="4AE42CCE"/>
    <w:rsid w:val="4AE5BDD1"/>
    <w:rsid w:val="4AEAEF52"/>
    <w:rsid w:val="4AEC0C2E"/>
    <w:rsid w:val="4AED7FB6"/>
    <w:rsid w:val="4AEFD7BF"/>
    <w:rsid w:val="4AF066CC"/>
    <w:rsid w:val="4AF096EE"/>
    <w:rsid w:val="4AF10898"/>
    <w:rsid w:val="4AF14DCE"/>
    <w:rsid w:val="4AF1F361"/>
    <w:rsid w:val="4AF2A9C1"/>
    <w:rsid w:val="4AF2FE04"/>
    <w:rsid w:val="4AF3BB3A"/>
    <w:rsid w:val="4AF4EBD9"/>
    <w:rsid w:val="4AF6F3F7"/>
    <w:rsid w:val="4AF7A929"/>
    <w:rsid w:val="4AF8487A"/>
    <w:rsid w:val="4AFA9E62"/>
    <w:rsid w:val="4AFAA933"/>
    <w:rsid w:val="4AFB5312"/>
    <w:rsid w:val="4B0599C7"/>
    <w:rsid w:val="4B08AC3F"/>
    <w:rsid w:val="4B09140C"/>
    <w:rsid w:val="4B09C01E"/>
    <w:rsid w:val="4B0AC7C2"/>
    <w:rsid w:val="4B11B9FA"/>
    <w:rsid w:val="4B143501"/>
    <w:rsid w:val="4B152471"/>
    <w:rsid w:val="4B198484"/>
    <w:rsid w:val="4B1AA164"/>
    <w:rsid w:val="4B1BCAB5"/>
    <w:rsid w:val="4B1DDD60"/>
    <w:rsid w:val="4B1EA7D0"/>
    <w:rsid w:val="4B216181"/>
    <w:rsid w:val="4B22E29F"/>
    <w:rsid w:val="4B2427B1"/>
    <w:rsid w:val="4B243B10"/>
    <w:rsid w:val="4B26812A"/>
    <w:rsid w:val="4B29A647"/>
    <w:rsid w:val="4B2A97B0"/>
    <w:rsid w:val="4B2F2F28"/>
    <w:rsid w:val="4B302BB4"/>
    <w:rsid w:val="4B3104CE"/>
    <w:rsid w:val="4B316789"/>
    <w:rsid w:val="4B32DB1A"/>
    <w:rsid w:val="4B32EAC1"/>
    <w:rsid w:val="4B34CD75"/>
    <w:rsid w:val="4B36054C"/>
    <w:rsid w:val="4B38EAAC"/>
    <w:rsid w:val="4B3F4F50"/>
    <w:rsid w:val="4B419C00"/>
    <w:rsid w:val="4B421FF1"/>
    <w:rsid w:val="4B44231A"/>
    <w:rsid w:val="4B4486DE"/>
    <w:rsid w:val="4B44AE09"/>
    <w:rsid w:val="4B44D109"/>
    <w:rsid w:val="4B46A679"/>
    <w:rsid w:val="4B4A6A13"/>
    <w:rsid w:val="4B4E8221"/>
    <w:rsid w:val="4B564B45"/>
    <w:rsid w:val="4B56FF69"/>
    <w:rsid w:val="4B5A9888"/>
    <w:rsid w:val="4B5D181B"/>
    <w:rsid w:val="4B5EFC86"/>
    <w:rsid w:val="4B5F6866"/>
    <w:rsid w:val="4B600F97"/>
    <w:rsid w:val="4B611F2C"/>
    <w:rsid w:val="4B685C45"/>
    <w:rsid w:val="4B68D374"/>
    <w:rsid w:val="4B6DE9F7"/>
    <w:rsid w:val="4B6F1749"/>
    <w:rsid w:val="4B71DBEA"/>
    <w:rsid w:val="4B7318FF"/>
    <w:rsid w:val="4B73A447"/>
    <w:rsid w:val="4B79CD4B"/>
    <w:rsid w:val="4B7FF47B"/>
    <w:rsid w:val="4B818B7B"/>
    <w:rsid w:val="4B82FD2A"/>
    <w:rsid w:val="4B84B17A"/>
    <w:rsid w:val="4B86D8B9"/>
    <w:rsid w:val="4B8F5178"/>
    <w:rsid w:val="4B8FD3BE"/>
    <w:rsid w:val="4B8FFDF8"/>
    <w:rsid w:val="4B9065FF"/>
    <w:rsid w:val="4B92325B"/>
    <w:rsid w:val="4B94D3F1"/>
    <w:rsid w:val="4B968A2C"/>
    <w:rsid w:val="4B968A9D"/>
    <w:rsid w:val="4B9879D4"/>
    <w:rsid w:val="4BA37982"/>
    <w:rsid w:val="4BA4D206"/>
    <w:rsid w:val="4BA558C8"/>
    <w:rsid w:val="4BA96B7C"/>
    <w:rsid w:val="4BAF470C"/>
    <w:rsid w:val="4BAFA1E6"/>
    <w:rsid w:val="4BB1E382"/>
    <w:rsid w:val="4BB61ECA"/>
    <w:rsid w:val="4BB7C75C"/>
    <w:rsid w:val="4BB7D62C"/>
    <w:rsid w:val="4BB94715"/>
    <w:rsid w:val="4BBBC2D4"/>
    <w:rsid w:val="4BBBDA8E"/>
    <w:rsid w:val="4BBC45F3"/>
    <w:rsid w:val="4BBCCDAE"/>
    <w:rsid w:val="4BBCED00"/>
    <w:rsid w:val="4BBE7A35"/>
    <w:rsid w:val="4BBF393B"/>
    <w:rsid w:val="4BC0ED0C"/>
    <w:rsid w:val="4BC22712"/>
    <w:rsid w:val="4BC32260"/>
    <w:rsid w:val="4BC33EB2"/>
    <w:rsid w:val="4BC49F40"/>
    <w:rsid w:val="4BC6AD64"/>
    <w:rsid w:val="4BC7B03D"/>
    <w:rsid w:val="4BC8EC22"/>
    <w:rsid w:val="4BCE17E8"/>
    <w:rsid w:val="4BD2FC29"/>
    <w:rsid w:val="4BD4F1B8"/>
    <w:rsid w:val="4BD6EFC6"/>
    <w:rsid w:val="4BD856DE"/>
    <w:rsid w:val="4BDA9BAC"/>
    <w:rsid w:val="4BDCE8BE"/>
    <w:rsid w:val="4BE1891A"/>
    <w:rsid w:val="4BE533F8"/>
    <w:rsid w:val="4BE5356B"/>
    <w:rsid w:val="4BE68649"/>
    <w:rsid w:val="4BE9011F"/>
    <w:rsid w:val="4BEA32C1"/>
    <w:rsid w:val="4BED3C33"/>
    <w:rsid w:val="4BEE0DA1"/>
    <w:rsid w:val="4BEEE888"/>
    <w:rsid w:val="4BEFCD3D"/>
    <w:rsid w:val="4BF4D61D"/>
    <w:rsid w:val="4BF7D43E"/>
    <w:rsid w:val="4BF82399"/>
    <w:rsid w:val="4BFBCFC2"/>
    <w:rsid w:val="4BFC3186"/>
    <w:rsid w:val="4BFD84A7"/>
    <w:rsid w:val="4C000535"/>
    <w:rsid w:val="4C055A27"/>
    <w:rsid w:val="4C061896"/>
    <w:rsid w:val="4C07A43A"/>
    <w:rsid w:val="4C0B52BC"/>
    <w:rsid w:val="4C0E97CE"/>
    <w:rsid w:val="4C108E8F"/>
    <w:rsid w:val="4C11ACE1"/>
    <w:rsid w:val="4C1964D3"/>
    <w:rsid w:val="4C1B50FC"/>
    <w:rsid w:val="4C1DE844"/>
    <w:rsid w:val="4C1EC6E0"/>
    <w:rsid w:val="4C223B11"/>
    <w:rsid w:val="4C22AA9C"/>
    <w:rsid w:val="4C235292"/>
    <w:rsid w:val="4C23590D"/>
    <w:rsid w:val="4C2BA3F0"/>
    <w:rsid w:val="4C2D63C4"/>
    <w:rsid w:val="4C2D9C91"/>
    <w:rsid w:val="4C2E53AA"/>
    <w:rsid w:val="4C306457"/>
    <w:rsid w:val="4C30D094"/>
    <w:rsid w:val="4C322BEF"/>
    <w:rsid w:val="4C33CBCC"/>
    <w:rsid w:val="4C344465"/>
    <w:rsid w:val="4C370316"/>
    <w:rsid w:val="4C37E5BA"/>
    <w:rsid w:val="4C3BD6D5"/>
    <w:rsid w:val="4C3D5F4A"/>
    <w:rsid w:val="4C41F282"/>
    <w:rsid w:val="4C440340"/>
    <w:rsid w:val="4C4E6B04"/>
    <w:rsid w:val="4C4EF472"/>
    <w:rsid w:val="4C4FA6E7"/>
    <w:rsid w:val="4C4FB853"/>
    <w:rsid w:val="4C51CD3D"/>
    <w:rsid w:val="4C53DB23"/>
    <w:rsid w:val="4C58DD30"/>
    <w:rsid w:val="4C5D17EE"/>
    <w:rsid w:val="4C5E02F0"/>
    <w:rsid w:val="4C62C636"/>
    <w:rsid w:val="4C6CD788"/>
    <w:rsid w:val="4C6DBE16"/>
    <w:rsid w:val="4C6DD8A0"/>
    <w:rsid w:val="4C6F08C9"/>
    <w:rsid w:val="4C70549D"/>
    <w:rsid w:val="4C708263"/>
    <w:rsid w:val="4C712403"/>
    <w:rsid w:val="4C72CAD0"/>
    <w:rsid w:val="4C732FB8"/>
    <w:rsid w:val="4C77D17B"/>
    <w:rsid w:val="4C7830C8"/>
    <w:rsid w:val="4C79E1F7"/>
    <w:rsid w:val="4C82B583"/>
    <w:rsid w:val="4C8722F9"/>
    <w:rsid w:val="4C89C625"/>
    <w:rsid w:val="4C902797"/>
    <w:rsid w:val="4C919E1C"/>
    <w:rsid w:val="4C9C8B89"/>
    <w:rsid w:val="4C9CE04B"/>
    <w:rsid w:val="4C9E1AE2"/>
    <w:rsid w:val="4C9E61AA"/>
    <w:rsid w:val="4C9E8126"/>
    <w:rsid w:val="4CA16642"/>
    <w:rsid w:val="4CA30C41"/>
    <w:rsid w:val="4CA471A9"/>
    <w:rsid w:val="4CA5480E"/>
    <w:rsid w:val="4CA5D979"/>
    <w:rsid w:val="4CA69F94"/>
    <w:rsid w:val="4CA92CBA"/>
    <w:rsid w:val="4CA97053"/>
    <w:rsid w:val="4CAB9BF8"/>
    <w:rsid w:val="4CAE662B"/>
    <w:rsid w:val="4CB0B4E1"/>
    <w:rsid w:val="4CBABD94"/>
    <w:rsid w:val="4CBE01C4"/>
    <w:rsid w:val="4CBEB381"/>
    <w:rsid w:val="4CBEFFDF"/>
    <w:rsid w:val="4CC17468"/>
    <w:rsid w:val="4CC18EBB"/>
    <w:rsid w:val="4CC2274D"/>
    <w:rsid w:val="4CC26E21"/>
    <w:rsid w:val="4CC33B1E"/>
    <w:rsid w:val="4CCC8E75"/>
    <w:rsid w:val="4CCE3CF9"/>
    <w:rsid w:val="4CD09DF5"/>
    <w:rsid w:val="4CD3E8EB"/>
    <w:rsid w:val="4CD49B12"/>
    <w:rsid w:val="4CD4ADE2"/>
    <w:rsid w:val="4CD6832E"/>
    <w:rsid w:val="4CD87376"/>
    <w:rsid w:val="4CD94B7C"/>
    <w:rsid w:val="4CDF3710"/>
    <w:rsid w:val="4CE22443"/>
    <w:rsid w:val="4CE6D3C5"/>
    <w:rsid w:val="4CE93B0C"/>
    <w:rsid w:val="4CEB6F82"/>
    <w:rsid w:val="4CEC68B3"/>
    <w:rsid w:val="4CECA872"/>
    <w:rsid w:val="4CF6462B"/>
    <w:rsid w:val="4CF76903"/>
    <w:rsid w:val="4CF9BD13"/>
    <w:rsid w:val="4CFB4DE6"/>
    <w:rsid w:val="4CFB8BB3"/>
    <w:rsid w:val="4CFBA6A1"/>
    <w:rsid w:val="4CFE7456"/>
    <w:rsid w:val="4CFF0600"/>
    <w:rsid w:val="4D00D92A"/>
    <w:rsid w:val="4D063F05"/>
    <w:rsid w:val="4D0A9A81"/>
    <w:rsid w:val="4D102CCA"/>
    <w:rsid w:val="4D16BCC2"/>
    <w:rsid w:val="4D173DCD"/>
    <w:rsid w:val="4D176285"/>
    <w:rsid w:val="4D1D2679"/>
    <w:rsid w:val="4D1D6FDE"/>
    <w:rsid w:val="4D1FDC87"/>
    <w:rsid w:val="4D21E648"/>
    <w:rsid w:val="4D25F360"/>
    <w:rsid w:val="4D28EE9C"/>
    <w:rsid w:val="4D29063A"/>
    <w:rsid w:val="4D2FAB14"/>
    <w:rsid w:val="4D33A2E9"/>
    <w:rsid w:val="4D359279"/>
    <w:rsid w:val="4D361E0C"/>
    <w:rsid w:val="4D3620C9"/>
    <w:rsid w:val="4D39C4D0"/>
    <w:rsid w:val="4D39C720"/>
    <w:rsid w:val="4D3AD83F"/>
    <w:rsid w:val="4D3AFADB"/>
    <w:rsid w:val="4D3D7152"/>
    <w:rsid w:val="4D3F7314"/>
    <w:rsid w:val="4D41A12D"/>
    <w:rsid w:val="4D43BC3A"/>
    <w:rsid w:val="4D455545"/>
    <w:rsid w:val="4D455BFB"/>
    <w:rsid w:val="4D46028F"/>
    <w:rsid w:val="4D489754"/>
    <w:rsid w:val="4D48D335"/>
    <w:rsid w:val="4D48FFB5"/>
    <w:rsid w:val="4D4CB3DD"/>
    <w:rsid w:val="4D5467EC"/>
    <w:rsid w:val="4D58A0F7"/>
    <w:rsid w:val="4D5CE1BA"/>
    <w:rsid w:val="4D5D9DFA"/>
    <w:rsid w:val="4D5DA27A"/>
    <w:rsid w:val="4D5E067D"/>
    <w:rsid w:val="4D5EAE79"/>
    <w:rsid w:val="4D5F2060"/>
    <w:rsid w:val="4D61BC58"/>
    <w:rsid w:val="4D6390EC"/>
    <w:rsid w:val="4D64640C"/>
    <w:rsid w:val="4D6903B8"/>
    <w:rsid w:val="4D6C6C22"/>
    <w:rsid w:val="4D6F68F8"/>
    <w:rsid w:val="4D715F31"/>
    <w:rsid w:val="4D740057"/>
    <w:rsid w:val="4D760919"/>
    <w:rsid w:val="4D7A489C"/>
    <w:rsid w:val="4D7C36F4"/>
    <w:rsid w:val="4D7E8B25"/>
    <w:rsid w:val="4D80C2E9"/>
    <w:rsid w:val="4D87FB12"/>
    <w:rsid w:val="4D8AE4CD"/>
    <w:rsid w:val="4D8E028E"/>
    <w:rsid w:val="4D8F7B44"/>
    <w:rsid w:val="4D95B11D"/>
    <w:rsid w:val="4D99DDD3"/>
    <w:rsid w:val="4D9BA800"/>
    <w:rsid w:val="4D9BD596"/>
    <w:rsid w:val="4D9C833F"/>
    <w:rsid w:val="4D9C8EE2"/>
    <w:rsid w:val="4D9D53B5"/>
    <w:rsid w:val="4D9D9630"/>
    <w:rsid w:val="4D9EBA19"/>
    <w:rsid w:val="4DA02B0B"/>
    <w:rsid w:val="4DA213EC"/>
    <w:rsid w:val="4DA30BEB"/>
    <w:rsid w:val="4DA39122"/>
    <w:rsid w:val="4DA42509"/>
    <w:rsid w:val="4DA494B6"/>
    <w:rsid w:val="4DA54287"/>
    <w:rsid w:val="4DA99A8F"/>
    <w:rsid w:val="4DA9A656"/>
    <w:rsid w:val="4DA9E5D3"/>
    <w:rsid w:val="4DADC445"/>
    <w:rsid w:val="4DAF0865"/>
    <w:rsid w:val="4DB1C35A"/>
    <w:rsid w:val="4DB5BC9D"/>
    <w:rsid w:val="4DB82217"/>
    <w:rsid w:val="4DBBAAC8"/>
    <w:rsid w:val="4DBC4588"/>
    <w:rsid w:val="4DBC9E6D"/>
    <w:rsid w:val="4DBCA258"/>
    <w:rsid w:val="4DC03612"/>
    <w:rsid w:val="4DC085BC"/>
    <w:rsid w:val="4DCBB11B"/>
    <w:rsid w:val="4DCCACD5"/>
    <w:rsid w:val="4DCE6B28"/>
    <w:rsid w:val="4DCE90EF"/>
    <w:rsid w:val="4DD190FF"/>
    <w:rsid w:val="4DD50B83"/>
    <w:rsid w:val="4DD8FAA6"/>
    <w:rsid w:val="4DDBB86D"/>
    <w:rsid w:val="4DDC7866"/>
    <w:rsid w:val="4DDEA0FA"/>
    <w:rsid w:val="4DDF2793"/>
    <w:rsid w:val="4DE2E5A2"/>
    <w:rsid w:val="4DE2E8F6"/>
    <w:rsid w:val="4DE2F8CD"/>
    <w:rsid w:val="4DE3376D"/>
    <w:rsid w:val="4DF102A4"/>
    <w:rsid w:val="4DF32577"/>
    <w:rsid w:val="4DF3E400"/>
    <w:rsid w:val="4DF4A79E"/>
    <w:rsid w:val="4DF72A21"/>
    <w:rsid w:val="4DF818E3"/>
    <w:rsid w:val="4DF87B91"/>
    <w:rsid w:val="4DF88FE5"/>
    <w:rsid w:val="4DFDF8CF"/>
    <w:rsid w:val="4DFE5D76"/>
    <w:rsid w:val="4DFE6959"/>
    <w:rsid w:val="4DFFCE5E"/>
    <w:rsid w:val="4E02C177"/>
    <w:rsid w:val="4E039D33"/>
    <w:rsid w:val="4E042DF2"/>
    <w:rsid w:val="4E05CD6D"/>
    <w:rsid w:val="4E060F52"/>
    <w:rsid w:val="4E069C5F"/>
    <w:rsid w:val="4E06B29B"/>
    <w:rsid w:val="4E0CE882"/>
    <w:rsid w:val="4E0DD171"/>
    <w:rsid w:val="4E0E6AE3"/>
    <w:rsid w:val="4E0F111F"/>
    <w:rsid w:val="4E13608F"/>
    <w:rsid w:val="4E15565C"/>
    <w:rsid w:val="4E17DAE2"/>
    <w:rsid w:val="4E1AE20D"/>
    <w:rsid w:val="4E1F210B"/>
    <w:rsid w:val="4E25531E"/>
    <w:rsid w:val="4E283883"/>
    <w:rsid w:val="4E286B54"/>
    <w:rsid w:val="4E295925"/>
    <w:rsid w:val="4E2B9017"/>
    <w:rsid w:val="4E2E232A"/>
    <w:rsid w:val="4E2FC027"/>
    <w:rsid w:val="4E317910"/>
    <w:rsid w:val="4E324CE6"/>
    <w:rsid w:val="4E36EA87"/>
    <w:rsid w:val="4E39872C"/>
    <w:rsid w:val="4E3CD09C"/>
    <w:rsid w:val="4E3F6C0A"/>
    <w:rsid w:val="4E3F718A"/>
    <w:rsid w:val="4E3F8EBB"/>
    <w:rsid w:val="4E44C521"/>
    <w:rsid w:val="4E48F8CB"/>
    <w:rsid w:val="4E4967B6"/>
    <w:rsid w:val="4E4AB8E8"/>
    <w:rsid w:val="4E52A9FA"/>
    <w:rsid w:val="4E536FBC"/>
    <w:rsid w:val="4E54C505"/>
    <w:rsid w:val="4E5A6AD6"/>
    <w:rsid w:val="4E5BD321"/>
    <w:rsid w:val="4E5D9435"/>
    <w:rsid w:val="4E5DB419"/>
    <w:rsid w:val="4E5DE96A"/>
    <w:rsid w:val="4E60C99A"/>
    <w:rsid w:val="4E6104A5"/>
    <w:rsid w:val="4E619E1A"/>
    <w:rsid w:val="4E6413DF"/>
    <w:rsid w:val="4E6473AC"/>
    <w:rsid w:val="4E6478CE"/>
    <w:rsid w:val="4E66E353"/>
    <w:rsid w:val="4E67CDCE"/>
    <w:rsid w:val="4E6919E7"/>
    <w:rsid w:val="4E6A3C91"/>
    <w:rsid w:val="4E6C6290"/>
    <w:rsid w:val="4E6F3130"/>
    <w:rsid w:val="4E70DCAE"/>
    <w:rsid w:val="4E722F9C"/>
    <w:rsid w:val="4E74AFD2"/>
    <w:rsid w:val="4E7557AD"/>
    <w:rsid w:val="4E7656B0"/>
    <w:rsid w:val="4E770FB5"/>
    <w:rsid w:val="4E79201F"/>
    <w:rsid w:val="4E79DD40"/>
    <w:rsid w:val="4E7BDAD0"/>
    <w:rsid w:val="4E7F0381"/>
    <w:rsid w:val="4E8048B0"/>
    <w:rsid w:val="4E824FFA"/>
    <w:rsid w:val="4E834769"/>
    <w:rsid w:val="4E84F6D1"/>
    <w:rsid w:val="4E863485"/>
    <w:rsid w:val="4E86673A"/>
    <w:rsid w:val="4E8A86A7"/>
    <w:rsid w:val="4E8B2439"/>
    <w:rsid w:val="4E8BC551"/>
    <w:rsid w:val="4E8BF343"/>
    <w:rsid w:val="4E8C310E"/>
    <w:rsid w:val="4E8D7680"/>
    <w:rsid w:val="4E8F1625"/>
    <w:rsid w:val="4E906F69"/>
    <w:rsid w:val="4E92710C"/>
    <w:rsid w:val="4E95918C"/>
    <w:rsid w:val="4E97775D"/>
    <w:rsid w:val="4E9973F0"/>
    <w:rsid w:val="4E9F91DD"/>
    <w:rsid w:val="4EA130D5"/>
    <w:rsid w:val="4EA350C5"/>
    <w:rsid w:val="4EA35217"/>
    <w:rsid w:val="4EA4535F"/>
    <w:rsid w:val="4EA517DD"/>
    <w:rsid w:val="4EA6CFCB"/>
    <w:rsid w:val="4EAAFDA8"/>
    <w:rsid w:val="4EACEE2E"/>
    <w:rsid w:val="4EB5D656"/>
    <w:rsid w:val="4EB69203"/>
    <w:rsid w:val="4EBBE7FF"/>
    <w:rsid w:val="4EC40C94"/>
    <w:rsid w:val="4EC497AC"/>
    <w:rsid w:val="4EC6990D"/>
    <w:rsid w:val="4EC71B5B"/>
    <w:rsid w:val="4EC80B36"/>
    <w:rsid w:val="4ECD6EC6"/>
    <w:rsid w:val="4ED14E5E"/>
    <w:rsid w:val="4ED22321"/>
    <w:rsid w:val="4ED4399C"/>
    <w:rsid w:val="4ED43B68"/>
    <w:rsid w:val="4ED61A98"/>
    <w:rsid w:val="4ED68BD8"/>
    <w:rsid w:val="4ED6B2F2"/>
    <w:rsid w:val="4EE23516"/>
    <w:rsid w:val="4EE6FD83"/>
    <w:rsid w:val="4EE7083A"/>
    <w:rsid w:val="4EE7234B"/>
    <w:rsid w:val="4EEACD6C"/>
    <w:rsid w:val="4EECB900"/>
    <w:rsid w:val="4EEEE17E"/>
    <w:rsid w:val="4EEF3B3C"/>
    <w:rsid w:val="4EF05EBA"/>
    <w:rsid w:val="4EF0F417"/>
    <w:rsid w:val="4EF18064"/>
    <w:rsid w:val="4EF1D45F"/>
    <w:rsid w:val="4EF50ED0"/>
    <w:rsid w:val="4EF972DB"/>
    <w:rsid w:val="4EFA2AF3"/>
    <w:rsid w:val="4EFA7EEA"/>
    <w:rsid w:val="4EFB6D3F"/>
    <w:rsid w:val="4EFB70EA"/>
    <w:rsid w:val="4EFBCE77"/>
    <w:rsid w:val="4EFC70D4"/>
    <w:rsid w:val="4EFD1D1A"/>
    <w:rsid w:val="4EFD3E61"/>
    <w:rsid w:val="4EFD8FBB"/>
    <w:rsid w:val="4F017E9E"/>
    <w:rsid w:val="4F02356D"/>
    <w:rsid w:val="4F0279BB"/>
    <w:rsid w:val="4F070D48"/>
    <w:rsid w:val="4F071D8B"/>
    <w:rsid w:val="4F086762"/>
    <w:rsid w:val="4F08D403"/>
    <w:rsid w:val="4F09EB10"/>
    <w:rsid w:val="4F0D3128"/>
    <w:rsid w:val="4F0E2771"/>
    <w:rsid w:val="4F0E6EA9"/>
    <w:rsid w:val="4F0F9D53"/>
    <w:rsid w:val="4F12038B"/>
    <w:rsid w:val="4F134002"/>
    <w:rsid w:val="4F13A521"/>
    <w:rsid w:val="4F153B7B"/>
    <w:rsid w:val="4F183E9E"/>
    <w:rsid w:val="4F18842E"/>
    <w:rsid w:val="4F1AA9EB"/>
    <w:rsid w:val="4F1BFFA6"/>
    <w:rsid w:val="4F1D1D4A"/>
    <w:rsid w:val="4F1DDB5B"/>
    <w:rsid w:val="4F1E7028"/>
    <w:rsid w:val="4F25956A"/>
    <w:rsid w:val="4F2A6FA9"/>
    <w:rsid w:val="4F2DB7CA"/>
    <w:rsid w:val="4F300255"/>
    <w:rsid w:val="4F32CAA5"/>
    <w:rsid w:val="4F341559"/>
    <w:rsid w:val="4F34C7BF"/>
    <w:rsid w:val="4F350487"/>
    <w:rsid w:val="4F35E432"/>
    <w:rsid w:val="4F363B51"/>
    <w:rsid w:val="4F376AB7"/>
    <w:rsid w:val="4F3E77B9"/>
    <w:rsid w:val="4F3FF56A"/>
    <w:rsid w:val="4F40E82F"/>
    <w:rsid w:val="4F435653"/>
    <w:rsid w:val="4F465DD1"/>
    <w:rsid w:val="4F4A42E6"/>
    <w:rsid w:val="4F5022E1"/>
    <w:rsid w:val="4F56DFF6"/>
    <w:rsid w:val="4F570A6B"/>
    <w:rsid w:val="4F5936C1"/>
    <w:rsid w:val="4F5ADD12"/>
    <w:rsid w:val="4F5BBF72"/>
    <w:rsid w:val="4F5BC90A"/>
    <w:rsid w:val="4F5C6C78"/>
    <w:rsid w:val="4F66AA82"/>
    <w:rsid w:val="4F6925A5"/>
    <w:rsid w:val="4F69AB88"/>
    <w:rsid w:val="4F6BA222"/>
    <w:rsid w:val="4F6BC907"/>
    <w:rsid w:val="4F72C299"/>
    <w:rsid w:val="4F7385DD"/>
    <w:rsid w:val="4F73BF96"/>
    <w:rsid w:val="4F777DD6"/>
    <w:rsid w:val="4F7B5B43"/>
    <w:rsid w:val="4F7CA8D0"/>
    <w:rsid w:val="4F7F4FAE"/>
    <w:rsid w:val="4F88C18B"/>
    <w:rsid w:val="4F896DFF"/>
    <w:rsid w:val="4F8B2DC5"/>
    <w:rsid w:val="4F8C7C59"/>
    <w:rsid w:val="4F8F23ED"/>
    <w:rsid w:val="4F8FDA7B"/>
    <w:rsid w:val="4F90BD22"/>
    <w:rsid w:val="4F925DE4"/>
    <w:rsid w:val="4F934C7E"/>
    <w:rsid w:val="4F941544"/>
    <w:rsid w:val="4F994B14"/>
    <w:rsid w:val="4F996CE3"/>
    <w:rsid w:val="4F9B8D09"/>
    <w:rsid w:val="4F9F9634"/>
    <w:rsid w:val="4FA42223"/>
    <w:rsid w:val="4FA67EB3"/>
    <w:rsid w:val="4FA71218"/>
    <w:rsid w:val="4FAB1358"/>
    <w:rsid w:val="4FAE29A7"/>
    <w:rsid w:val="4FAE29B3"/>
    <w:rsid w:val="4FAF1734"/>
    <w:rsid w:val="4FB482AA"/>
    <w:rsid w:val="4FB65B3A"/>
    <w:rsid w:val="4FB96CBF"/>
    <w:rsid w:val="4FB9D013"/>
    <w:rsid w:val="4FBEF9BD"/>
    <w:rsid w:val="4FBF4CF7"/>
    <w:rsid w:val="4FC0076B"/>
    <w:rsid w:val="4FC04FFC"/>
    <w:rsid w:val="4FC07C49"/>
    <w:rsid w:val="4FC0FEB9"/>
    <w:rsid w:val="4FC408E4"/>
    <w:rsid w:val="4FC50A87"/>
    <w:rsid w:val="4FC5D898"/>
    <w:rsid w:val="4FC758D6"/>
    <w:rsid w:val="4FC868A3"/>
    <w:rsid w:val="4FC9B394"/>
    <w:rsid w:val="4FCB3504"/>
    <w:rsid w:val="4FCB71C4"/>
    <w:rsid w:val="4FCF46AD"/>
    <w:rsid w:val="4FCF4DC6"/>
    <w:rsid w:val="4FD40444"/>
    <w:rsid w:val="4FD94E90"/>
    <w:rsid w:val="4FD9ED92"/>
    <w:rsid w:val="4FDA191B"/>
    <w:rsid w:val="4FE4CCF2"/>
    <w:rsid w:val="4FE4E923"/>
    <w:rsid w:val="4FE4FE91"/>
    <w:rsid w:val="4FE5F445"/>
    <w:rsid w:val="4FE6682F"/>
    <w:rsid w:val="4FE7C949"/>
    <w:rsid w:val="4FEA6F48"/>
    <w:rsid w:val="4FEF3544"/>
    <w:rsid w:val="4FF1CFE9"/>
    <w:rsid w:val="4FF3A811"/>
    <w:rsid w:val="4FF4F67F"/>
    <w:rsid w:val="4FF63883"/>
    <w:rsid w:val="4FF85135"/>
    <w:rsid w:val="4FFEE270"/>
    <w:rsid w:val="4FFF269B"/>
    <w:rsid w:val="5002F888"/>
    <w:rsid w:val="50034829"/>
    <w:rsid w:val="50055137"/>
    <w:rsid w:val="5006170E"/>
    <w:rsid w:val="5006E89A"/>
    <w:rsid w:val="5007EBBC"/>
    <w:rsid w:val="50098B71"/>
    <w:rsid w:val="500C48EF"/>
    <w:rsid w:val="500C681D"/>
    <w:rsid w:val="500D4150"/>
    <w:rsid w:val="500D42F6"/>
    <w:rsid w:val="5010539D"/>
    <w:rsid w:val="50123F9D"/>
    <w:rsid w:val="50145730"/>
    <w:rsid w:val="5015F3FC"/>
    <w:rsid w:val="5016CCCF"/>
    <w:rsid w:val="5017F78B"/>
    <w:rsid w:val="501B17C5"/>
    <w:rsid w:val="501CC378"/>
    <w:rsid w:val="501F20D5"/>
    <w:rsid w:val="501F3D7C"/>
    <w:rsid w:val="5020C7A8"/>
    <w:rsid w:val="50230ADD"/>
    <w:rsid w:val="5026152C"/>
    <w:rsid w:val="5026F815"/>
    <w:rsid w:val="502C87FF"/>
    <w:rsid w:val="502FC301"/>
    <w:rsid w:val="50303D12"/>
    <w:rsid w:val="50343908"/>
    <w:rsid w:val="5035D263"/>
    <w:rsid w:val="503BDAB1"/>
    <w:rsid w:val="503C031F"/>
    <w:rsid w:val="50482C3A"/>
    <w:rsid w:val="504BB720"/>
    <w:rsid w:val="504CA0E0"/>
    <w:rsid w:val="504E2EA9"/>
    <w:rsid w:val="5050D734"/>
    <w:rsid w:val="50542F38"/>
    <w:rsid w:val="50574799"/>
    <w:rsid w:val="5058ABBE"/>
    <w:rsid w:val="505F0000"/>
    <w:rsid w:val="5063BEF2"/>
    <w:rsid w:val="5065F5ED"/>
    <w:rsid w:val="5068CE4C"/>
    <w:rsid w:val="506DF382"/>
    <w:rsid w:val="506E5E6D"/>
    <w:rsid w:val="506F0DF5"/>
    <w:rsid w:val="5073DE9D"/>
    <w:rsid w:val="50742491"/>
    <w:rsid w:val="5077EE06"/>
    <w:rsid w:val="507CF887"/>
    <w:rsid w:val="5080A077"/>
    <w:rsid w:val="50821C2A"/>
    <w:rsid w:val="5086A913"/>
    <w:rsid w:val="5086BA29"/>
    <w:rsid w:val="50888F29"/>
    <w:rsid w:val="508896ED"/>
    <w:rsid w:val="5089A16A"/>
    <w:rsid w:val="508D201C"/>
    <w:rsid w:val="508DC5BF"/>
    <w:rsid w:val="508E5B1E"/>
    <w:rsid w:val="508E9733"/>
    <w:rsid w:val="509187E5"/>
    <w:rsid w:val="50923B9A"/>
    <w:rsid w:val="50942660"/>
    <w:rsid w:val="5094854C"/>
    <w:rsid w:val="5098461C"/>
    <w:rsid w:val="50985A47"/>
    <w:rsid w:val="50989F8C"/>
    <w:rsid w:val="5099DED3"/>
    <w:rsid w:val="509F6725"/>
    <w:rsid w:val="509FF5CE"/>
    <w:rsid w:val="50A09B9E"/>
    <w:rsid w:val="50A265B5"/>
    <w:rsid w:val="50A6E8F4"/>
    <w:rsid w:val="50A98F18"/>
    <w:rsid w:val="50AB7730"/>
    <w:rsid w:val="50AB816D"/>
    <w:rsid w:val="50AE4FDB"/>
    <w:rsid w:val="50AE892B"/>
    <w:rsid w:val="50B0C95D"/>
    <w:rsid w:val="50B46076"/>
    <w:rsid w:val="50B95102"/>
    <w:rsid w:val="50BA4DFB"/>
    <w:rsid w:val="50BB6AE8"/>
    <w:rsid w:val="50BDB03F"/>
    <w:rsid w:val="50C2DE1C"/>
    <w:rsid w:val="50C31AC0"/>
    <w:rsid w:val="50C4ABC0"/>
    <w:rsid w:val="50C78446"/>
    <w:rsid w:val="50C78BF7"/>
    <w:rsid w:val="50C99C89"/>
    <w:rsid w:val="50CAC036"/>
    <w:rsid w:val="50CB5514"/>
    <w:rsid w:val="50CE5A8D"/>
    <w:rsid w:val="50D374B5"/>
    <w:rsid w:val="50D5A430"/>
    <w:rsid w:val="50D8C29D"/>
    <w:rsid w:val="50D946AC"/>
    <w:rsid w:val="50DAA3B7"/>
    <w:rsid w:val="50DB0F8F"/>
    <w:rsid w:val="50DD92C2"/>
    <w:rsid w:val="50DFF3C5"/>
    <w:rsid w:val="50E0DBC9"/>
    <w:rsid w:val="50E2ECCC"/>
    <w:rsid w:val="50E30228"/>
    <w:rsid w:val="50E34909"/>
    <w:rsid w:val="50E47658"/>
    <w:rsid w:val="50E4A27D"/>
    <w:rsid w:val="50E4B87E"/>
    <w:rsid w:val="50E5F500"/>
    <w:rsid w:val="50E6B26D"/>
    <w:rsid w:val="50E813B5"/>
    <w:rsid w:val="50E9EAF9"/>
    <w:rsid w:val="50EC5358"/>
    <w:rsid w:val="50F1E02C"/>
    <w:rsid w:val="50F41522"/>
    <w:rsid w:val="50F57901"/>
    <w:rsid w:val="50F60072"/>
    <w:rsid w:val="50F68459"/>
    <w:rsid w:val="50FBA590"/>
    <w:rsid w:val="50FBEA0B"/>
    <w:rsid w:val="50FF6259"/>
    <w:rsid w:val="50FF6A90"/>
    <w:rsid w:val="50FF84A7"/>
    <w:rsid w:val="50FFF3C6"/>
    <w:rsid w:val="5100B2AF"/>
    <w:rsid w:val="51015595"/>
    <w:rsid w:val="5104A248"/>
    <w:rsid w:val="5108619E"/>
    <w:rsid w:val="510A0809"/>
    <w:rsid w:val="510CA547"/>
    <w:rsid w:val="510FEE14"/>
    <w:rsid w:val="5110A232"/>
    <w:rsid w:val="51114C4F"/>
    <w:rsid w:val="5112B1E8"/>
    <w:rsid w:val="5118F3EA"/>
    <w:rsid w:val="511A27E0"/>
    <w:rsid w:val="511B5B9D"/>
    <w:rsid w:val="511BB294"/>
    <w:rsid w:val="511EA393"/>
    <w:rsid w:val="511ECE36"/>
    <w:rsid w:val="51221B0A"/>
    <w:rsid w:val="5122997F"/>
    <w:rsid w:val="51264BBF"/>
    <w:rsid w:val="5126BFEB"/>
    <w:rsid w:val="5127A2EE"/>
    <w:rsid w:val="512A9CF9"/>
    <w:rsid w:val="512B8381"/>
    <w:rsid w:val="512CC776"/>
    <w:rsid w:val="51349013"/>
    <w:rsid w:val="51355539"/>
    <w:rsid w:val="51376ABE"/>
    <w:rsid w:val="5138047C"/>
    <w:rsid w:val="513A2578"/>
    <w:rsid w:val="513AEA20"/>
    <w:rsid w:val="513B2CE8"/>
    <w:rsid w:val="513C99BD"/>
    <w:rsid w:val="513D7A5F"/>
    <w:rsid w:val="513DA972"/>
    <w:rsid w:val="5145BF91"/>
    <w:rsid w:val="5147C526"/>
    <w:rsid w:val="514870FD"/>
    <w:rsid w:val="514A55AF"/>
    <w:rsid w:val="51531408"/>
    <w:rsid w:val="5156A2E6"/>
    <w:rsid w:val="51584F66"/>
    <w:rsid w:val="5158A3C3"/>
    <w:rsid w:val="51593D28"/>
    <w:rsid w:val="5159F40C"/>
    <w:rsid w:val="515B7FC0"/>
    <w:rsid w:val="51620B50"/>
    <w:rsid w:val="5165A3F2"/>
    <w:rsid w:val="51687117"/>
    <w:rsid w:val="516A65BC"/>
    <w:rsid w:val="516CA6E0"/>
    <w:rsid w:val="516FA781"/>
    <w:rsid w:val="51700D5C"/>
    <w:rsid w:val="51724377"/>
    <w:rsid w:val="51735B1E"/>
    <w:rsid w:val="5173E356"/>
    <w:rsid w:val="5174533A"/>
    <w:rsid w:val="5175C9FE"/>
    <w:rsid w:val="5175F6F9"/>
    <w:rsid w:val="51762E60"/>
    <w:rsid w:val="51785A15"/>
    <w:rsid w:val="517AE192"/>
    <w:rsid w:val="517AFB19"/>
    <w:rsid w:val="517D3FD0"/>
    <w:rsid w:val="518004B6"/>
    <w:rsid w:val="5184AE92"/>
    <w:rsid w:val="5184DF73"/>
    <w:rsid w:val="5186FCC2"/>
    <w:rsid w:val="518CB03F"/>
    <w:rsid w:val="5192277D"/>
    <w:rsid w:val="5193B1FC"/>
    <w:rsid w:val="519461B1"/>
    <w:rsid w:val="519512F9"/>
    <w:rsid w:val="519E26F8"/>
    <w:rsid w:val="519FA1EF"/>
    <w:rsid w:val="519FF53D"/>
    <w:rsid w:val="51A0060A"/>
    <w:rsid w:val="51A378FD"/>
    <w:rsid w:val="51A3CF43"/>
    <w:rsid w:val="51A4E7B5"/>
    <w:rsid w:val="51A55594"/>
    <w:rsid w:val="51A783ED"/>
    <w:rsid w:val="51A7DE99"/>
    <w:rsid w:val="51AC2B5D"/>
    <w:rsid w:val="51B294D4"/>
    <w:rsid w:val="51B3542A"/>
    <w:rsid w:val="51B35A52"/>
    <w:rsid w:val="51B8C7BC"/>
    <w:rsid w:val="51BA8F3A"/>
    <w:rsid w:val="51BAA5DE"/>
    <w:rsid w:val="51BB506B"/>
    <w:rsid w:val="51BDED8A"/>
    <w:rsid w:val="51BFDF65"/>
    <w:rsid w:val="51C2C304"/>
    <w:rsid w:val="51C45B57"/>
    <w:rsid w:val="51C55808"/>
    <w:rsid w:val="51C76CA6"/>
    <w:rsid w:val="51C78FE5"/>
    <w:rsid w:val="51C7CC99"/>
    <w:rsid w:val="51CA3847"/>
    <w:rsid w:val="51CE8857"/>
    <w:rsid w:val="51D03C1B"/>
    <w:rsid w:val="51D17C40"/>
    <w:rsid w:val="51D19FA3"/>
    <w:rsid w:val="51D2A58A"/>
    <w:rsid w:val="51D3C251"/>
    <w:rsid w:val="51D3C518"/>
    <w:rsid w:val="51D91E21"/>
    <w:rsid w:val="51DA35A1"/>
    <w:rsid w:val="51DB076F"/>
    <w:rsid w:val="51DE8438"/>
    <w:rsid w:val="51DFB4A9"/>
    <w:rsid w:val="51E1A90D"/>
    <w:rsid w:val="51E77467"/>
    <w:rsid w:val="51E99902"/>
    <w:rsid w:val="51EAE6E9"/>
    <w:rsid w:val="51EAF4A4"/>
    <w:rsid w:val="51EE4D22"/>
    <w:rsid w:val="51EF3EEF"/>
    <w:rsid w:val="51EF4914"/>
    <w:rsid w:val="51EFE33C"/>
    <w:rsid w:val="51F2836D"/>
    <w:rsid w:val="51F4EDB6"/>
    <w:rsid w:val="51F500F9"/>
    <w:rsid w:val="51F5066F"/>
    <w:rsid w:val="51FC4451"/>
    <w:rsid w:val="51FD3566"/>
    <w:rsid w:val="51FDFBF5"/>
    <w:rsid w:val="5202D71D"/>
    <w:rsid w:val="52043DE4"/>
    <w:rsid w:val="520AB2FE"/>
    <w:rsid w:val="520B760E"/>
    <w:rsid w:val="520BFAB2"/>
    <w:rsid w:val="520BFFF4"/>
    <w:rsid w:val="520DAA72"/>
    <w:rsid w:val="520E9AA8"/>
    <w:rsid w:val="5211B8DB"/>
    <w:rsid w:val="52149A4C"/>
    <w:rsid w:val="52164BBB"/>
    <w:rsid w:val="5217681D"/>
    <w:rsid w:val="5219BB1C"/>
    <w:rsid w:val="521A796B"/>
    <w:rsid w:val="521B2397"/>
    <w:rsid w:val="522062F6"/>
    <w:rsid w:val="52233024"/>
    <w:rsid w:val="5228C7AD"/>
    <w:rsid w:val="522B3B52"/>
    <w:rsid w:val="522FD5EA"/>
    <w:rsid w:val="5233CE34"/>
    <w:rsid w:val="52363199"/>
    <w:rsid w:val="524021E9"/>
    <w:rsid w:val="52406B16"/>
    <w:rsid w:val="524109EA"/>
    <w:rsid w:val="5244CE1A"/>
    <w:rsid w:val="5244E464"/>
    <w:rsid w:val="524522A3"/>
    <w:rsid w:val="5246DF93"/>
    <w:rsid w:val="524900F3"/>
    <w:rsid w:val="5252E81A"/>
    <w:rsid w:val="52549F9B"/>
    <w:rsid w:val="5254EE8C"/>
    <w:rsid w:val="5257729B"/>
    <w:rsid w:val="5258AACE"/>
    <w:rsid w:val="525C83ED"/>
    <w:rsid w:val="5261CE1F"/>
    <w:rsid w:val="52689E27"/>
    <w:rsid w:val="526DD402"/>
    <w:rsid w:val="526F8181"/>
    <w:rsid w:val="526FA06C"/>
    <w:rsid w:val="527771E6"/>
    <w:rsid w:val="5277A968"/>
    <w:rsid w:val="52781702"/>
    <w:rsid w:val="5279CE8D"/>
    <w:rsid w:val="527AE58E"/>
    <w:rsid w:val="527B51D5"/>
    <w:rsid w:val="527B635D"/>
    <w:rsid w:val="527F05C0"/>
    <w:rsid w:val="528005AF"/>
    <w:rsid w:val="5280A50D"/>
    <w:rsid w:val="52810CEA"/>
    <w:rsid w:val="52810F40"/>
    <w:rsid w:val="52811B72"/>
    <w:rsid w:val="528385D8"/>
    <w:rsid w:val="5285C748"/>
    <w:rsid w:val="5288B362"/>
    <w:rsid w:val="528BBE24"/>
    <w:rsid w:val="528D1B9D"/>
    <w:rsid w:val="528ED60A"/>
    <w:rsid w:val="528F2EF8"/>
    <w:rsid w:val="52997897"/>
    <w:rsid w:val="5299F1D4"/>
    <w:rsid w:val="529AE1BF"/>
    <w:rsid w:val="529B3224"/>
    <w:rsid w:val="529C6BB2"/>
    <w:rsid w:val="529C6EC4"/>
    <w:rsid w:val="529D5BF1"/>
    <w:rsid w:val="529EDF68"/>
    <w:rsid w:val="52A02EEF"/>
    <w:rsid w:val="52A05728"/>
    <w:rsid w:val="52A17DEC"/>
    <w:rsid w:val="52A2B4FF"/>
    <w:rsid w:val="52A4E19C"/>
    <w:rsid w:val="52A56F4A"/>
    <w:rsid w:val="52A60B20"/>
    <w:rsid w:val="52A64BE4"/>
    <w:rsid w:val="52A8C6BE"/>
    <w:rsid w:val="52AD13B5"/>
    <w:rsid w:val="52B35085"/>
    <w:rsid w:val="52B5BDFE"/>
    <w:rsid w:val="52B6FD4B"/>
    <w:rsid w:val="52B9C540"/>
    <w:rsid w:val="52BA5259"/>
    <w:rsid w:val="52BC9CB0"/>
    <w:rsid w:val="52BCB76A"/>
    <w:rsid w:val="52C05277"/>
    <w:rsid w:val="52C0AB2C"/>
    <w:rsid w:val="52C0F4FC"/>
    <w:rsid w:val="52C26697"/>
    <w:rsid w:val="52C417CA"/>
    <w:rsid w:val="52C4A485"/>
    <w:rsid w:val="52C74727"/>
    <w:rsid w:val="52CC5412"/>
    <w:rsid w:val="52CC87EF"/>
    <w:rsid w:val="52CDE885"/>
    <w:rsid w:val="52D03035"/>
    <w:rsid w:val="52D15142"/>
    <w:rsid w:val="52D18314"/>
    <w:rsid w:val="52D41529"/>
    <w:rsid w:val="52D69694"/>
    <w:rsid w:val="52D6DBE6"/>
    <w:rsid w:val="52D8576A"/>
    <w:rsid w:val="52D87E47"/>
    <w:rsid w:val="52D8C6CD"/>
    <w:rsid w:val="52D93DA1"/>
    <w:rsid w:val="52D9694C"/>
    <w:rsid w:val="52D9FC80"/>
    <w:rsid w:val="52DC72C9"/>
    <w:rsid w:val="52DCCCF4"/>
    <w:rsid w:val="52DF7B18"/>
    <w:rsid w:val="52DFBA99"/>
    <w:rsid w:val="52E1C2FB"/>
    <w:rsid w:val="52E3FB09"/>
    <w:rsid w:val="52E4C9E0"/>
    <w:rsid w:val="52E5CFEA"/>
    <w:rsid w:val="52E66B6D"/>
    <w:rsid w:val="52E68BAF"/>
    <w:rsid w:val="52EAC504"/>
    <w:rsid w:val="52EEA3F9"/>
    <w:rsid w:val="52EEAD99"/>
    <w:rsid w:val="52EEC630"/>
    <w:rsid w:val="52F0E356"/>
    <w:rsid w:val="52F3C276"/>
    <w:rsid w:val="52F4BA31"/>
    <w:rsid w:val="52F872C8"/>
    <w:rsid w:val="52F8BE5D"/>
    <w:rsid w:val="52FA8583"/>
    <w:rsid w:val="52FBDC77"/>
    <w:rsid w:val="52FCF82B"/>
    <w:rsid w:val="52FE3D80"/>
    <w:rsid w:val="53007688"/>
    <w:rsid w:val="53019E1F"/>
    <w:rsid w:val="53019F72"/>
    <w:rsid w:val="5305EBA8"/>
    <w:rsid w:val="53072E28"/>
    <w:rsid w:val="530BF3F7"/>
    <w:rsid w:val="530C3E87"/>
    <w:rsid w:val="530D5D1E"/>
    <w:rsid w:val="530EB524"/>
    <w:rsid w:val="53130AE1"/>
    <w:rsid w:val="53146A79"/>
    <w:rsid w:val="53158F9F"/>
    <w:rsid w:val="531605DC"/>
    <w:rsid w:val="5317ADEB"/>
    <w:rsid w:val="531A1771"/>
    <w:rsid w:val="531A1E8E"/>
    <w:rsid w:val="531B5B9A"/>
    <w:rsid w:val="531BF87F"/>
    <w:rsid w:val="531C7C6A"/>
    <w:rsid w:val="531E33CD"/>
    <w:rsid w:val="53251D6E"/>
    <w:rsid w:val="532618DA"/>
    <w:rsid w:val="532B6255"/>
    <w:rsid w:val="532B73CB"/>
    <w:rsid w:val="532BC8C5"/>
    <w:rsid w:val="532D0AEF"/>
    <w:rsid w:val="532D60DA"/>
    <w:rsid w:val="532E0F1A"/>
    <w:rsid w:val="533264D7"/>
    <w:rsid w:val="53350638"/>
    <w:rsid w:val="5335256B"/>
    <w:rsid w:val="53368E91"/>
    <w:rsid w:val="53374798"/>
    <w:rsid w:val="5339A5C8"/>
    <w:rsid w:val="533A53D1"/>
    <w:rsid w:val="533A6961"/>
    <w:rsid w:val="533DE9F2"/>
    <w:rsid w:val="533E41EF"/>
    <w:rsid w:val="533F0AFC"/>
    <w:rsid w:val="5340576A"/>
    <w:rsid w:val="5340CBAB"/>
    <w:rsid w:val="53411BE9"/>
    <w:rsid w:val="5341802A"/>
    <w:rsid w:val="53444C8A"/>
    <w:rsid w:val="534580C5"/>
    <w:rsid w:val="53481A65"/>
    <w:rsid w:val="5349227D"/>
    <w:rsid w:val="5349C7CB"/>
    <w:rsid w:val="534AB82F"/>
    <w:rsid w:val="534AE82E"/>
    <w:rsid w:val="534C55A4"/>
    <w:rsid w:val="534D94BE"/>
    <w:rsid w:val="534DE2C1"/>
    <w:rsid w:val="5357E2EA"/>
    <w:rsid w:val="53588D7E"/>
    <w:rsid w:val="53592673"/>
    <w:rsid w:val="53592DD8"/>
    <w:rsid w:val="535935DD"/>
    <w:rsid w:val="53594FDF"/>
    <w:rsid w:val="5359D7C6"/>
    <w:rsid w:val="5359EB72"/>
    <w:rsid w:val="535A5934"/>
    <w:rsid w:val="535ABFA7"/>
    <w:rsid w:val="535AD6B0"/>
    <w:rsid w:val="5361FB3B"/>
    <w:rsid w:val="53667E24"/>
    <w:rsid w:val="5366A1EA"/>
    <w:rsid w:val="5366AA87"/>
    <w:rsid w:val="5369BC93"/>
    <w:rsid w:val="536BF147"/>
    <w:rsid w:val="536D7703"/>
    <w:rsid w:val="536ECC5C"/>
    <w:rsid w:val="5372618B"/>
    <w:rsid w:val="537477C1"/>
    <w:rsid w:val="53757D53"/>
    <w:rsid w:val="53788900"/>
    <w:rsid w:val="53798137"/>
    <w:rsid w:val="537CBD93"/>
    <w:rsid w:val="53827F4A"/>
    <w:rsid w:val="5383D972"/>
    <w:rsid w:val="5389B075"/>
    <w:rsid w:val="538B2836"/>
    <w:rsid w:val="538B85CA"/>
    <w:rsid w:val="538EA867"/>
    <w:rsid w:val="5391A578"/>
    <w:rsid w:val="5393C9C2"/>
    <w:rsid w:val="53941542"/>
    <w:rsid w:val="5395D52D"/>
    <w:rsid w:val="539AA1EC"/>
    <w:rsid w:val="539B0383"/>
    <w:rsid w:val="539C1B4A"/>
    <w:rsid w:val="539C2869"/>
    <w:rsid w:val="539FE091"/>
    <w:rsid w:val="539FF7A8"/>
    <w:rsid w:val="53A224C7"/>
    <w:rsid w:val="53A307A1"/>
    <w:rsid w:val="53A39C06"/>
    <w:rsid w:val="53A5BBB1"/>
    <w:rsid w:val="53A7466F"/>
    <w:rsid w:val="53A9536F"/>
    <w:rsid w:val="53AB88C0"/>
    <w:rsid w:val="53AFDEEF"/>
    <w:rsid w:val="53B0CE5E"/>
    <w:rsid w:val="53B61C2A"/>
    <w:rsid w:val="53B62584"/>
    <w:rsid w:val="53B80125"/>
    <w:rsid w:val="53B93AB7"/>
    <w:rsid w:val="53BADB4A"/>
    <w:rsid w:val="53BCF8EC"/>
    <w:rsid w:val="53BFF194"/>
    <w:rsid w:val="53C00D5B"/>
    <w:rsid w:val="53C5A017"/>
    <w:rsid w:val="53C7B7D1"/>
    <w:rsid w:val="53C89CD6"/>
    <w:rsid w:val="53C99EF3"/>
    <w:rsid w:val="53CE5109"/>
    <w:rsid w:val="53CF8F37"/>
    <w:rsid w:val="53D811F6"/>
    <w:rsid w:val="53D8E7BF"/>
    <w:rsid w:val="53DF36F5"/>
    <w:rsid w:val="53DFE545"/>
    <w:rsid w:val="53E15E51"/>
    <w:rsid w:val="53E2F78C"/>
    <w:rsid w:val="53E64F42"/>
    <w:rsid w:val="53E736EC"/>
    <w:rsid w:val="53EDE9B3"/>
    <w:rsid w:val="53F100E6"/>
    <w:rsid w:val="53F21050"/>
    <w:rsid w:val="53F34DC5"/>
    <w:rsid w:val="53F8150F"/>
    <w:rsid w:val="53FB62D0"/>
    <w:rsid w:val="53FBDE26"/>
    <w:rsid w:val="53FD9996"/>
    <w:rsid w:val="5405BEE5"/>
    <w:rsid w:val="54060DA7"/>
    <w:rsid w:val="54069353"/>
    <w:rsid w:val="540875B2"/>
    <w:rsid w:val="540BA933"/>
    <w:rsid w:val="540E69F1"/>
    <w:rsid w:val="540E9719"/>
    <w:rsid w:val="54117A39"/>
    <w:rsid w:val="54118FDC"/>
    <w:rsid w:val="5413A674"/>
    <w:rsid w:val="5416FB40"/>
    <w:rsid w:val="54197D6C"/>
    <w:rsid w:val="541D4795"/>
    <w:rsid w:val="542362C1"/>
    <w:rsid w:val="542694D9"/>
    <w:rsid w:val="542D021C"/>
    <w:rsid w:val="542DABF3"/>
    <w:rsid w:val="542DD577"/>
    <w:rsid w:val="54305E87"/>
    <w:rsid w:val="5431A376"/>
    <w:rsid w:val="5432962D"/>
    <w:rsid w:val="5432BCFE"/>
    <w:rsid w:val="5432E055"/>
    <w:rsid w:val="5435B2FD"/>
    <w:rsid w:val="54362D9E"/>
    <w:rsid w:val="5438E283"/>
    <w:rsid w:val="54393FBF"/>
    <w:rsid w:val="54394330"/>
    <w:rsid w:val="543CFEAE"/>
    <w:rsid w:val="54415213"/>
    <w:rsid w:val="54418028"/>
    <w:rsid w:val="5443437F"/>
    <w:rsid w:val="544384E9"/>
    <w:rsid w:val="54470C49"/>
    <w:rsid w:val="544756A6"/>
    <w:rsid w:val="54477AE7"/>
    <w:rsid w:val="544852B5"/>
    <w:rsid w:val="54485484"/>
    <w:rsid w:val="5449B591"/>
    <w:rsid w:val="544ACA8D"/>
    <w:rsid w:val="544C2C3F"/>
    <w:rsid w:val="544C39BC"/>
    <w:rsid w:val="544DA012"/>
    <w:rsid w:val="544ED03E"/>
    <w:rsid w:val="544F20B5"/>
    <w:rsid w:val="5450817B"/>
    <w:rsid w:val="5450E622"/>
    <w:rsid w:val="545138AD"/>
    <w:rsid w:val="545428A5"/>
    <w:rsid w:val="5454DFF9"/>
    <w:rsid w:val="545722CF"/>
    <w:rsid w:val="54585B70"/>
    <w:rsid w:val="545AA4D5"/>
    <w:rsid w:val="545CC55D"/>
    <w:rsid w:val="545CDF22"/>
    <w:rsid w:val="5460FA82"/>
    <w:rsid w:val="54660EF2"/>
    <w:rsid w:val="54663D8B"/>
    <w:rsid w:val="54690A8B"/>
    <w:rsid w:val="54696041"/>
    <w:rsid w:val="546F2845"/>
    <w:rsid w:val="54707639"/>
    <w:rsid w:val="5470B82B"/>
    <w:rsid w:val="5471CAC2"/>
    <w:rsid w:val="5473CE09"/>
    <w:rsid w:val="5474229E"/>
    <w:rsid w:val="5476CEB2"/>
    <w:rsid w:val="5477EBBA"/>
    <w:rsid w:val="5479053B"/>
    <w:rsid w:val="547D1A80"/>
    <w:rsid w:val="54809A41"/>
    <w:rsid w:val="54810AB3"/>
    <w:rsid w:val="548132F9"/>
    <w:rsid w:val="548610C1"/>
    <w:rsid w:val="548BDE5A"/>
    <w:rsid w:val="548CFDEB"/>
    <w:rsid w:val="548D562D"/>
    <w:rsid w:val="548D9AF5"/>
    <w:rsid w:val="548EDAD7"/>
    <w:rsid w:val="548F898A"/>
    <w:rsid w:val="548FBD4A"/>
    <w:rsid w:val="549138B4"/>
    <w:rsid w:val="5493FFC8"/>
    <w:rsid w:val="54986777"/>
    <w:rsid w:val="549A9A2E"/>
    <w:rsid w:val="549B9092"/>
    <w:rsid w:val="549BD286"/>
    <w:rsid w:val="549CFF52"/>
    <w:rsid w:val="549EB924"/>
    <w:rsid w:val="54A0041B"/>
    <w:rsid w:val="54A2798C"/>
    <w:rsid w:val="54A5527B"/>
    <w:rsid w:val="54A70007"/>
    <w:rsid w:val="54A72C57"/>
    <w:rsid w:val="54A77567"/>
    <w:rsid w:val="54A7EF27"/>
    <w:rsid w:val="54A86E75"/>
    <w:rsid w:val="54A8B90A"/>
    <w:rsid w:val="54AC7C4E"/>
    <w:rsid w:val="54AC95DF"/>
    <w:rsid w:val="54ADCBEB"/>
    <w:rsid w:val="54B0563A"/>
    <w:rsid w:val="54B15844"/>
    <w:rsid w:val="54B2A597"/>
    <w:rsid w:val="54B4C08D"/>
    <w:rsid w:val="54B53FBD"/>
    <w:rsid w:val="54B5C10A"/>
    <w:rsid w:val="54B81428"/>
    <w:rsid w:val="54BA2BA9"/>
    <w:rsid w:val="54BB3C0F"/>
    <w:rsid w:val="54BBF96F"/>
    <w:rsid w:val="54BE92A9"/>
    <w:rsid w:val="54BF3A30"/>
    <w:rsid w:val="54C2071A"/>
    <w:rsid w:val="54C42DFE"/>
    <w:rsid w:val="54CF33BB"/>
    <w:rsid w:val="54D0EE3C"/>
    <w:rsid w:val="54D16005"/>
    <w:rsid w:val="54D1850C"/>
    <w:rsid w:val="54D46679"/>
    <w:rsid w:val="54D96304"/>
    <w:rsid w:val="54DC21F3"/>
    <w:rsid w:val="54E1D1E6"/>
    <w:rsid w:val="54E81415"/>
    <w:rsid w:val="54E8DFF7"/>
    <w:rsid w:val="54E98612"/>
    <w:rsid w:val="54EC47A3"/>
    <w:rsid w:val="54EDC860"/>
    <w:rsid w:val="54F19452"/>
    <w:rsid w:val="54F2D318"/>
    <w:rsid w:val="54F34FC6"/>
    <w:rsid w:val="54F35E1C"/>
    <w:rsid w:val="54F3B34B"/>
    <w:rsid w:val="54F3D149"/>
    <w:rsid w:val="54F6D37E"/>
    <w:rsid w:val="54FB5873"/>
    <w:rsid w:val="54FC6A7E"/>
    <w:rsid w:val="54FC73C4"/>
    <w:rsid w:val="55015E30"/>
    <w:rsid w:val="550357C0"/>
    <w:rsid w:val="550A1A43"/>
    <w:rsid w:val="550C4ACF"/>
    <w:rsid w:val="550EDB40"/>
    <w:rsid w:val="550F86D5"/>
    <w:rsid w:val="5513BD0E"/>
    <w:rsid w:val="5516D9C0"/>
    <w:rsid w:val="5519BF0F"/>
    <w:rsid w:val="551B60CA"/>
    <w:rsid w:val="551CB4EA"/>
    <w:rsid w:val="551F5748"/>
    <w:rsid w:val="551FAB08"/>
    <w:rsid w:val="55211A11"/>
    <w:rsid w:val="552526BD"/>
    <w:rsid w:val="552837BE"/>
    <w:rsid w:val="55287021"/>
    <w:rsid w:val="552A84C3"/>
    <w:rsid w:val="552CE323"/>
    <w:rsid w:val="5530DE6F"/>
    <w:rsid w:val="5531A7D6"/>
    <w:rsid w:val="5531F6EA"/>
    <w:rsid w:val="55368CB8"/>
    <w:rsid w:val="5537F433"/>
    <w:rsid w:val="553CB0E7"/>
    <w:rsid w:val="553E0B17"/>
    <w:rsid w:val="553E2CE7"/>
    <w:rsid w:val="553EB1BD"/>
    <w:rsid w:val="5547DF09"/>
    <w:rsid w:val="554A8779"/>
    <w:rsid w:val="554AEE91"/>
    <w:rsid w:val="554E2597"/>
    <w:rsid w:val="5552E6FC"/>
    <w:rsid w:val="55543CD9"/>
    <w:rsid w:val="5554CBF3"/>
    <w:rsid w:val="55565CE9"/>
    <w:rsid w:val="55573AD0"/>
    <w:rsid w:val="55597826"/>
    <w:rsid w:val="555E9E88"/>
    <w:rsid w:val="555EACDF"/>
    <w:rsid w:val="555ECCC5"/>
    <w:rsid w:val="556058CB"/>
    <w:rsid w:val="5560B6E8"/>
    <w:rsid w:val="5560CD86"/>
    <w:rsid w:val="5563173D"/>
    <w:rsid w:val="55632B4D"/>
    <w:rsid w:val="5564CA77"/>
    <w:rsid w:val="5567DBA8"/>
    <w:rsid w:val="5568B151"/>
    <w:rsid w:val="556AF307"/>
    <w:rsid w:val="556CBFC7"/>
    <w:rsid w:val="556E9CDB"/>
    <w:rsid w:val="556FA00B"/>
    <w:rsid w:val="556FCEED"/>
    <w:rsid w:val="5570F35F"/>
    <w:rsid w:val="55710480"/>
    <w:rsid w:val="55737CE5"/>
    <w:rsid w:val="55740783"/>
    <w:rsid w:val="5574B890"/>
    <w:rsid w:val="5574D228"/>
    <w:rsid w:val="55766F37"/>
    <w:rsid w:val="55767882"/>
    <w:rsid w:val="55788BCF"/>
    <w:rsid w:val="55799D85"/>
    <w:rsid w:val="557F53F3"/>
    <w:rsid w:val="55808D22"/>
    <w:rsid w:val="55821526"/>
    <w:rsid w:val="5583362D"/>
    <w:rsid w:val="558765FA"/>
    <w:rsid w:val="558CE45E"/>
    <w:rsid w:val="558F33C6"/>
    <w:rsid w:val="558F9CA7"/>
    <w:rsid w:val="558FF8F8"/>
    <w:rsid w:val="55971EBC"/>
    <w:rsid w:val="55997A15"/>
    <w:rsid w:val="5599854B"/>
    <w:rsid w:val="559B42DC"/>
    <w:rsid w:val="559C804B"/>
    <w:rsid w:val="559CE06E"/>
    <w:rsid w:val="559D16FD"/>
    <w:rsid w:val="559D6EDF"/>
    <w:rsid w:val="559E9F0E"/>
    <w:rsid w:val="559EC450"/>
    <w:rsid w:val="559EE204"/>
    <w:rsid w:val="55A63FC7"/>
    <w:rsid w:val="55ABFF04"/>
    <w:rsid w:val="55ACD01F"/>
    <w:rsid w:val="55B24B63"/>
    <w:rsid w:val="55B39F5D"/>
    <w:rsid w:val="55BD4B51"/>
    <w:rsid w:val="55BF62BE"/>
    <w:rsid w:val="55BF74C1"/>
    <w:rsid w:val="55C2D204"/>
    <w:rsid w:val="55C3DD0A"/>
    <w:rsid w:val="55C74B66"/>
    <w:rsid w:val="55CBB316"/>
    <w:rsid w:val="55CC2EE8"/>
    <w:rsid w:val="55CDFC81"/>
    <w:rsid w:val="55CFEAD2"/>
    <w:rsid w:val="55D0121A"/>
    <w:rsid w:val="55D1B4D0"/>
    <w:rsid w:val="55D27693"/>
    <w:rsid w:val="55D7E744"/>
    <w:rsid w:val="55D88293"/>
    <w:rsid w:val="55D95DC8"/>
    <w:rsid w:val="55D9B5A1"/>
    <w:rsid w:val="55DC5F88"/>
    <w:rsid w:val="55DCB6F3"/>
    <w:rsid w:val="55E1ECA3"/>
    <w:rsid w:val="55E1FA8C"/>
    <w:rsid w:val="55E4B384"/>
    <w:rsid w:val="55E73DD6"/>
    <w:rsid w:val="55E7FEE8"/>
    <w:rsid w:val="55EB7581"/>
    <w:rsid w:val="55EBD9A6"/>
    <w:rsid w:val="55ECF419"/>
    <w:rsid w:val="55F17AED"/>
    <w:rsid w:val="55F1CEC1"/>
    <w:rsid w:val="55F4E499"/>
    <w:rsid w:val="55F7EA74"/>
    <w:rsid w:val="55FF7047"/>
    <w:rsid w:val="5602B57E"/>
    <w:rsid w:val="560381E5"/>
    <w:rsid w:val="5604FEF2"/>
    <w:rsid w:val="560C0562"/>
    <w:rsid w:val="560EC2E4"/>
    <w:rsid w:val="560F5D5A"/>
    <w:rsid w:val="5610127D"/>
    <w:rsid w:val="561467C0"/>
    <w:rsid w:val="5614ABBD"/>
    <w:rsid w:val="5614E554"/>
    <w:rsid w:val="561A47E5"/>
    <w:rsid w:val="561C7A68"/>
    <w:rsid w:val="5626E660"/>
    <w:rsid w:val="5632EB35"/>
    <w:rsid w:val="56361743"/>
    <w:rsid w:val="563C2407"/>
    <w:rsid w:val="563DCC8F"/>
    <w:rsid w:val="563FA59E"/>
    <w:rsid w:val="56405444"/>
    <w:rsid w:val="564117A8"/>
    <w:rsid w:val="5642D516"/>
    <w:rsid w:val="56446A31"/>
    <w:rsid w:val="5644D718"/>
    <w:rsid w:val="5645BD84"/>
    <w:rsid w:val="56475320"/>
    <w:rsid w:val="5647A80D"/>
    <w:rsid w:val="5647D543"/>
    <w:rsid w:val="564C6279"/>
    <w:rsid w:val="564C7A45"/>
    <w:rsid w:val="564CACCF"/>
    <w:rsid w:val="5652543D"/>
    <w:rsid w:val="565393F6"/>
    <w:rsid w:val="5654CF97"/>
    <w:rsid w:val="56558335"/>
    <w:rsid w:val="565732F9"/>
    <w:rsid w:val="565C7321"/>
    <w:rsid w:val="565E9A7E"/>
    <w:rsid w:val="5660FFC3"/>
    <w:rsid w:val="56640980"/>
    <w:rsid w:val="5667295E"/>
    <w:rsid w:val="566A6889"/>
    <w:rsid w:val="566AC4B9"/>
    <w:rsid w:val="566E681F"/>
    <w:rsid w:val="567213AC"/>
    <w:rsid w:val="5675CB6F"/>
    <w:rsid w:val="567E982B"/>
    <w:rsid w:val="567F81B4"/>
    <w:rsid w:val="568522EC"/>
    <w:rsid w:val="5686789D"/>
    <w:rsid w:val="5688155E"/>
    <w:rsid w:val="56894232"/>
    <w:rsid w:val="56899EE0"/>
    <w:rsid w:val="568D7420"/>
    <w:rsid w:val="569837B5"/>
    <w:rsid w:val="569A3425"/>
    <w:rsid w:val="569AF510"/>
    <w:rsid w:val="569B54D3"/>
    <w:rsid w:val="569DC894"/>
    <w:rsid w:val="569DEAE6"/>
    <w:rsid w:val="569FF578"/>
    <w:rsid w:val="56A00D2A"/>
    <w:rsid w:val="56A2B9C1"/>
    <w:rsid w:val="56A3439E"/>
    <w:rsid w:val="56A377AB"/>
    <w:rsid w:val="56A7A68B"/>
    <w:rsid w:val="56A7AF88"/>
    <w:rsid w:val="56AC6718"/>
    <w:rsid w:val="56ADE58F"/>
    <w:rsid w:val="56AF1043"/>
    <w:rsid w:val="56B0A20F"/>
    <w:rsid w:val="56B1B884"/>
    <w:rsid w:val="56B71AFA"/>
    <w:rsid w:val="56BFC737"/>
    <w:rsid w:val="56C1B2D3"/>
    <w:rsid w:val="56C97C28"/>
    <w:rsid w:val="56CA4F0A"/>
    <w:rsid w:val="56CAB9B3"/>
    <w:rsid w:val="56CEFF8E"/>
    <w:rsid w:val="56CF3DC0"/>
    <w:rsid w:val="56D74F68"/>
    <w:rsid w:val="56D91B54"/>
    <w:rsid w:val="56DC1BA9"/>
    <w:rsid w:val="56DC6EC3"/>
    <w:rsid w:val="56DC9629"/>
    <w:rsid w:val="56DD3506"/>
    <w:rsid w:val="56DE2E59"/>
    <w:rsid w:val="56DEA808"/>
    <w:rsid w:val="56E5CA0B"/>
    <w:rsid w:val="56E6B736"/>
    <w:rsid w:val="56E8D3C7"/>
    <w:rsid w:val="56EAAF4E"/>
    <w:rsid w:val="56EF72BC"/>
    <w:rsid w:val="56F1559E"/>
    <w:rsid w:val="56F1BA61"/>
    <w:rsid w:val="56F2A1BD"/>
    <w:rsid w:val="56F45CC0"/>
    <w:rsid w:val="56F46525"/>
    <w:rsid w:val="56F4985C"/>
    <w:rsid w:val="56F5620D"/>
    <w:rsid w:val="56F78DE5"/>
    <w:rsid w:val="56F795B8"/>
    <w:rsid w:val="56F85B6E"/>
    <w:rsid w:val="5702200B"/>
    <w:rsid w:val="57049E3C"/>
    <w:rsid w:val="57064982"/>
    <w:rsid w:val="5707368E"/>
    <w:rsid w:val="5707B715"/>
    <w:rsid w:val="5708BA1E"/>
    <w:rsid w:val="570B98A0"/>
    <w:rsid w:val="570CD9A6"/>
    <w:rsid w:val="570DE369"/>
    <w:rsid w:val="570FD4D8"/>
    <w:rsid w:val="5718C0F2"/>
    <w:rsid w:val="5719FE91"/>
    <w:rsid w:val="571A85D6"/>
    <w:rsid w:val="571AD66F"/>
    <w:rsid w:val="571B1EE3"/>
    <w:rsid w:val="571EA517"/>
    <w:rsid w:val="571EE8D5"/>
    <w:rsid w:val="571F13D4"/>
    <w:rsid w:val="57203969"/>
    <w:rsid w:val="5720E275"/>
    <w:rsid w:val="5723B374"/>
    <w:rsid w:val="5728608F"/>
    <w:rsid w:val="5728D000"/>
    <w:rsid w:val="5729EBD3"/>
    <w:rsid w:val="572A419B"/>
    <w:rsid w:val="572A8534"/>
    <w:rsid w:val="572C1D06"/>
    <w:rsid w:val="572CEB32"/>
    <w:rsid w:val="572D6AC4"/>
    <w:rsid w:val="5732A2E1"/>
    <w:rsid w:val="5736C95A"/>
    <w:rsid w:val="57398B8C"/>
    <w:rsid w:val="573A9D50"/>
    <w:rsid w:val="573D5128"/>
    <w:rsid w:val="573D55BB"/>
    <w:rsid w:val="573E2039"/>
    <w:rsid w:val="573F01BD"/>
    <w:rsid w:val="57435D26"/>
    <w:rsid w:val="5744AAB1"/>
    <w:rsid w:val="5745677A"/>
    <w:rsid w:val="57469A07"/>
    <w:rsid w:val="57483E1B"/>
    <w:rsid w:val="574892E0"/>
    <w:rsid w:val="5749AD04"/>
    <w:rsid w:val="574C3A89"/>
    <w:rsid w:val="574CE1EB"/>
    <w:rsid w:val="574DDF32"/>
    <w:rsid w:val="5752A194"/>
    <w:rsid w:val="57537960"/>
    <w:rsid w:val="5753D962"/>
    <w:rsid w:val="575556BD"/>
    <w:rsid w:val="5756D8B2"/>
    <w:rsid w:val="5758A6FD"/>
    <w:rsid w:val="57593DA7"/>
    <w:rsid w:val="575B7F8E"/>
    <w:rsid w:val="576090BD"/>
    <w:rsid w:val="57615803"/>
    <w:rsid w:val="57637D12"/>
    <w:rsid w:val="5766BAE0"/>
    <w:rsid w:val="57670C03"/>
    <w:rsid w:val="57684F76"/>
    <w:rsid w:val="57689E0B"/>
    <w:rsid w:val="57696701"/>
    <w:rsid w:val="576B150B"/>
    <w:rsid w:val="576E433D"/>
    <w:rsid w:val="576EE0A3"/>
    <w:rsid w:val="576F4EA2"/>
    <w:rsid w:val="57744759"/>
    <w:rsid w:val="5776AE90"/>
    <w:rsid w:val="57790E66"/>
    <w:rsid w:val="5779C188"/>
    <w:rsid w:val="5779D1C9"/>
    <w:rsid w:val="577B1D96"/>
    <w:rsid w:val="577C0192"/>
    <w:rsid w:val="577EA813"/>
    <w:rsid w:val="5781A453"/>
    <w:rsid w:val="5785FFC0"/>
    <w:rsid w:val="5787F935"/>
    <w:rsid w:val="5796016F"/>
    <w:rsid w:val="579D0DA4"/>
    <w:rsid w:val="579ED0E3"/>
    <w:rsid w:val="57A0CBD0"/>
    <w:rsid w:val="57A16088"/>
    <w:rsid w:val="57A2B5E3"/>
    <w:rsid w:val="57A3894B"/>
    <w:rsid w:val="57A69D24"/>
    <w:rsid w:val="57B32569"/>
    <w:rsid w:val="57B5A848"/>
    <w:rsid w:val="57B9020F"/>
    <w:rsid w:val="57BB38A0"/>
    <w:rsid w:val="57BB510E"/>
    <w:rsid w:val="57BC555B"/>
    <w:rsid w:val="57BC8E67"/>
    <w:rsid w:val="57BD785F"/>
    <w:rsid w:val="57BEB353"/>
    <w:rsid w:val="57C1C420"/>
    <w:rsid w:val="57C1EBE0"/>
    <w:rsid w:val="57C378F3"/>
    <w:rsid w:val="57C4E9E9"/>
    <w:rsid w:val="57C95E0C"/>
    <w:rsid w:val="57CA111E"/>
    <w:rsid w:val="57CB6C16"/>
    <w:rsid w:val="57CD90ED"/>
    <w:rsid w:val="57D0B7C8"/>
    <w:rsid w:val="57D212A5"/>
    <w:rsid w:val="57DCDDDE"/>
    <w:rsid w:val="57DDC1DC"/>
    <w:rsid w:val="57E1AC29"/>
    <w:rsid w:val="57E507FF"/>
    <w:rsid w:val="57E75A01"/>
    <w:rsid w:val="57E782AF"/>
    <w:rsid w:val="57E7FB70"/>
    <w:rsid w:val="57E95E30"/>
    <w:rsid w:val="57E982C8"/>
    <w:rsid w:val="57E9D432"/>
    <w:rsid w:val="57E9EFFA"/>
    <w:rsid w:val="57EB1EE0"/>
    <w:rsid w:val="57EC5DF0"/>
    <w:rsid w:val="57F0BDAE"/>
    <w:rsid w:val="57F13DAB"/>
    <w:rsid w:val="57F1841E"/>
    <w:rsid w:val="57F1CB4C"/>
    <w:rsid w:val="57F3409E"/>
    <w:rsid w:val="57F50657"/>
    <w:rsid w:val="57F852BD"/>
    <w:rsid w:val="57F9A7DC"/>
    <w:rsid w:val="5800ED9B"/>
    <w:rsid w:val="580B523C"/>
    <w:rsid w:val="580C813F"/>
    <w:rsid w:val="580DE251"/>
    <w:rsid w:val="580FE962"/>
    <w:rsid w:val="58103541"/>
    <w:rsid w:val="58160F52"/>
    <w:rsid w:val="5817AB68"/>
    <w:rsid w:val="581B70CB"/>
    <w:rsid w:val="581B8B09"/>
    <w:rsid w:val="581DB17A"/>
    <w:rsid w:val="58209412"/>
    <w:rsid w:val="5821C4C2"/>
    <w:rsid w:val="5823ABE3"/>
    <w:rsid w:val="58255F23"/>
    <w:rsid w:val="5827BA45"/>
    <w:rsid w:val="58297118"/>
    <w:rsid w:val="582B0FCB"/>
    <w:rsid w:val="58315D7B"/>
    <w:rsid w:val="583294BC"/>
    <w:rsid w:val="5832B2E2"/>
    <w:rsid w:val="58356BE6"/>
    <w:rsid w:val="58386DCF"/>
    <w:rsid w:val="5839BCDC"/>
    <w:rsid w:val="583F1D77"/>
    <w:rsid w:val="5841B90F"/>
    <w:rsid w:val="5841C062"/>
    <w:rsid w:val="5843C39F"/>
    <w:rsid w:val="584FD7A3"/>
    <w:rsid w:val="585150FB"/>
    <w:rsid w:val="5854E860"/>
    <w:rsid w:val="58560660"/>
    <w:rsid w:val="58561B27"/>
    <w:rsid w:val="58575B67"/>
    <w:rsid w:val="585C025D"/>
    <w:rsid w:val="585C9FB6"/>
    <w:rsid w:val="585DC0DB"/>
    <w:rsid w:val="5860AEF0"/>
    <w:rsid w:val="5863EABC"/>
    <w:rsid w:val="58643171"/>
    <w:rsid w:val="5867777D"/>
    <w:rsid w:val="5868A3F8"/>
    <w:rsid w:val="58697B37"/>
    <w:rsid w:val="586996B0"/>
    <w:rsid w:val="5869FB0E"/>
    <w:rsid w:val="586B4440"/>
    <w:rsid w:val="586C8A54"/>
    <w:rsid w:val="586E6F50"/>
    <w:rsid w:val="587562D9"/>
    <w:rsid w:val="58761A24"/>
    <w:rsid w:val="5878892F"/>
    <w:rsid w:val="58792443"/>
    <w:rsid w:val="587C0B64"/>
    <w:rsid w:val="587DDE24"/>
    <w:rsid w:val="587F6C7D"/>
    <w:rsid w:val="588220A6"/>
    <w:rsid w:val="5883CA0A"/>
    <w:rsid w:val="58847042"/>
    <w:rsid w:val="58892C57"/>
    <w:rsid w:val="5889679C"/>
    <w:rsid w:val="588E5A1E"/>
    <w:rsid w:val="589266ED"/>
    <w:rsid w:val="589372C2"/>
    <w:rsid w:val="5893CCFA"/>
    <w:rsid w:val="5894B7E9"/>
    <w:rsid w:val="58974100"/>
    <w:rsid w:val="5897B857"/>
    <w:rsid w:val="589BA782"/>
    <w:rsid w:val="589E8BD9"/>
    <w:rsid w:val="58A0CD7B"/>
    <w:rsid w:val="58A1E21B"/>
    <w:rsid w:val="58A3D7B2"/>
    <w:rsid w:val="58A41501"/>
    <w:rsid w:val="58A52897"/>
    <w:rsid w:val="58A66A21"/>
    <w:rsid w:val="58A7D2A1"/>
    <w:rsid w:val="58A83992"/>
    <w:rsid w:val="58A94EC2"/>
    <w:rsid w:val="58AADB4F"/>
    <w:rsid w:val="58ABB136"/>
    <w:rsid w:val="58AC839A"/>
    <w:rsid w:val="58ACBDEA"/>
    <w:rsid w:val="58AEB4EA"/>
    <w:rsid w:val="58B1113C"/>
    <w:rsid w:val="58B9A746"/>
    <w:rsid w:val="58BD7084"/>
    <w:rsid w:val="58C10AA1"/>
    <w:rsid w:val="58C2C1E2"/>
    <w:rsid w:val="58C34C35"/>
    <w:rsid w:val="58C66ACA"/>
    <w:rsid w:val="58C7608A"/>
    <w:rsid w:val="58C8D5A8"/>
    <w:rsid w:val="58D299DB"/>
    <w:rsid w:val="58D4837B"/>
    <w:rsid w:val="58D49635"/>
    <w:rsid w:val="58D53227"/>
    <w:rsid w:val="58D93008"/>
    <w:rsid w:val="58DCD685"/>
    <w:rsid w:val="58E12585"/>
    <w:rsid w:val="58E43B31"/>
    <w:rsid w:val="58E546BC"/>
    <w:rsid w:val="58E6E503"/>
    <w:rsid w:val="58E9034C"/>
    <w:rsid w:val="58EBC058"/>
    <w:rsid w:val="58EEE43A"/>
    <w:rsid w:val="58EF0D0C"/>
    <w:rsid w:val="58F09003"/>
    <w:rsid w:val="58F5233B"/>
    <w:rsid w:val="58F6C8A1"/>
    <w:rsid w:val="58FBF47F"/>
    <w:rsid w:val="5901ED67"/>
    <w:rsid w:val="5902BAD9"/>
    <w:rsid w:val="5902BD36"/>
    <w:rsid w:val="5903BE60"/>
    <w:rsid w:val="59062D48"/>
    <w:rsid w:val="5908A0F8"/>
    <w:rsid w:val="5908F02E"/>
    <w:rsid w:val="590DB53C"/>
    <w:rsid w:val="591294D0"/>
    <w:rsid w:val="59144758"/>
    <w:rsid w:val="5916C9F9"/>
    <w:rsid w:val="59178411"/>
    <w:rsid w:val="59197412"/>
    <w:rsid w:val="591A336E"/>
    <w:rsid w:val="591BA63F"/>
    <w:rsid w:val="591CBDF4"/>
    <w:rsid w:val="591CC251"/>
    <w:rsid w:val="591CD330"/>
    <w:rsid w:val="591CEA29"/>
    <w:rsid w:val="591D118D"/>
    <w:rsid w:val="591D1B64"/>
    <w:rsid w:val="591D690D"/>
    <w:rsid w:val="591DE5C4"/>
    <w:rsid w:val="591EC1AD"/>
    <w:rsid w:val="5926AB16"/>
    <w:rsid w:val="59294548"/>
    <w:rsid w:val="5930E71E"/>
    <w:rsid w:val="593156A0"/>
    <w:rsid w:val="59356B51"/>
    <w:rsid w:val="593A66E9"/>
    <w:rsid w:val="593A7ED4"/>
    <w:rsid w:val="593AD04E"/>
    <w:rsid w:val="593C09D3"/>
    <w:rsid w:val="5941AD72"/>
    <w:rsid w:val="59422761"/>
    <w:rsid w:val="5943C55B"/>
    <w:rsid w:val="5946A697"/>
    <w:rsid w:val="5947BBA3"/>
    <w:rsid w:val="594C73B4"/>
    <w:rsid w:val="5952C458"/>
    <w:rsid w:val="59568631"/>
    <w:rsid w:val="595901EA"/>
    <w:rsid w:val="59599ECE"/>
    <w:rsid w:val="595B0224"/>
    <w:rsid w:val="595B274F"/>
    <w:rsid w:val="595D5B8F"/>
    <w:rsid w:val="59606290"/>
    <w:rsid w:val="5965A8BC"/>
    <w:rsid w:val="59661B5D"/>
    <w:rsid w:val="5966F942"/>
    <w:rsid w:val="5968D00E"/>
    <w:rsid w:val="596B31DF"/>
    <w:rsid w:val="596EDA4C"/>
    <w:rsid w:val="5970A442"/>
    <w:rsid w:val="5972A60D"/>
    <w:rsid w:val="59746CFD"/>
    <w:rsid w:val="5974D309"/>
    <w:rsid w:val="5975699F"/>
    <w:rsid w:val="597586FB"/>
    <w:rsid w:val="597D7CBB"/>
    <w:rsid w:val="597EEA5C"/>
    <w:rsid w:val="598090CD"/>
    <w:rsid w:val="5985DC9F"/>
    <w:rsid w:val="59874C0F"/>
    <w:rsid w:val="5988477D"/>
    <w:rsid w:val="598AE601"/>
    <w:rsid w:val="598E45F5"/>
    <w:rsid w:val="598E725C"/>
    <w:rsid w:val="599381E5"/>
    <w:rsid w:val="5996236F"/>
    <w:rsid w:val="59963B40"/>
    <w:rsid w:val="599A3DB6"/>
    <w:rsid w:val="599A5CFE"/>
    <w:rsid w:val="599E0FFA"/>
    <w:rsid w:val="599F0340"/>
    <w:rsid w:val="59A22249"/>
    <w:rsid w:val="59A2D32F"/>
    <w:rsid w:val="59A300A6"/>
    <w:rsid w:val="59A42095"/>
    <w:rsid w:val="59A49E65"/>
    <w:rsid w:val="59A9E574"/>
    <w:rsid w:val="59ACE2E3"/>
    <w:rsid w:val="59B19C7B"/>
    <w:rsid w:val="59B1D7EA"/>
    <w:rsid w:val="59B64BD6"/>
    <w:rsid w:val="59B6FC4D"/>
    <w:rsid w:val="59B77EDC"/>
    <w:rsid w:val="59B9CF79"/>
    <w:rsid w:val="59B9FDB0"/>
    <w:rsid w:val="59BBE258"/>
    <w:rsid w:val="59BEF33D"/>
    <w:rsid w:val="59C05470"/>
    <w:rsid w:val="59C0AEFE"/>
    <w:rsid w:val="59C249C8"/>
    <w:rsid w:val="59C65D8B"/>
    <w:rsid w:val="59C980BC"/>
    <w:rsid w:val="59CB8612"/>
    <w:rsid w:val="59CEF915"/>
    <w:rsid w:val="59CFD566"/>
    <w:rsid w:val="59D58BC1"/>
    <w:rsid w:val="59D7C6FD"/>
    <w:rsid w:val="59DB32CB"/>
    <w:rsid w:val="59DB4D0A"/>
    <w:rsid w:val="59DEDD18"/>
    <w:rsid w:val="59DEE7C1"/>
    <w:rsid w:val="59DF8C65"/>
    <w:rsid w:val="59E06998"/>
    <w:rsid w:val="59E4C423"/>
    <w:rsid w:val="59E6097A"/>
    <w:rsid w:val="59EA7B3B"/>
    <w:rsid w:val="59EABD9F"/>
    <w:rsid w:val="59EE8D7D"/>
    <w:rsid w:val="59F021C4"/>
    <w:rsid w:val="59F0F7CD"/>
    <w:rsid w:val="59F2D4D8"/>
    <w:rsid w:val="59F763DB"/>
    <w:rsid w:val="59F9EA17"/>
    <w:rsid w:val="59FD5F96"/>
    <w:rsid w:val="59FE2E8E"/>
    <w:rsid w:val="5A00AC46"/>
    <w:rsid w:val="5A07F23A"/>
    <w:rsid w:val="5A0A1BDC"/>
    <w:rsid w:val="5A0B6E99"/>
    <w:rsid w:val="5A0CA1BF"/>
    <w:rsid w:val="5A113809"/>
    <w:rsid w:val="5A11CFB2"/>
    <w:rsid w:val="5A12DD8A"/>
    <w:rsid w:val="5A13BB60"/>
    <w:rsid w:val="5A13C8B6"/>
    <w:rsid w:val="5A151035"/>
    <w:rsid w:val="5A17B4FF"/>
    <w:rsid w:val="5A1B0479"/>
    <w:rsid w:val="5A1BDDB1"/>
    <w:rsid w:val="5A1DF637"/>
    <w:rsid w:val="5A1E8F5C"/>
    <w:rsid w:val="5A1EBBAB"/>
    <w:rsid w:val="5A244CD0"/>
    <w:rsid w:val="5A25C659"/>
    <w:rsid w:val="5A2CC23F"/>
    <w:rsid w:val="5A2DE003"/>
    <w:rsid w:val="5A2FAC62"/>
    <w:rsid w:val="5A31533E"/>
    <w:rsid w:val="5A33ACA1"/>
    <w:rsid w:val="5A3696D7"/>
    <w:rsid w:val="5A36F6DD"/>
    <w:rsid w:val="5A38242F"/>
    <w:rsid w:val="5A3CEF84"/>
    <w:rsid w:val="5A3DF647"/>
    <w:rsid w:val="5A3E2D1C"/>
    <w:rsid w:val="5A3E6513"/>
    <w:rsid w:val="5A3EFC2B"/>
    <w:rsid w:val="5A3FADFE"/>
    <w:rsid w:val="5A3FF9E6"/>
    <w:rsid w:val="5A406D25"/>
    <w:rsid w:val="5A467392"/>
    <w:rsid w:val="5A46CAE6"/>
    <w:rsid w:val="5A46D814"/>
    <w:rsid w:val="5A4CF654"/>
    <w:rsid w:val="5A53BF9C"/>
    <w:rsid w:val="5A558A9E"/>
    <w:rsid w:val="5A570B6B"/>
    <w:rsid w:val="5A5970E6"/>
    <w:rsid w:val="5A5A9A69"/>
    <w:rsid w:val="5A5E0A35"/>
    <w:rsid w:val="5A5F3F21"/>
    <w:rsid w:val="5A605598"/>
    <w:rsid w:val="5A6259E8"/>
    <w:rsid w:val="5A63FBA1"/>
    <w:rsid w:val="5A67C119"/>
    <w:rsid w:val="5A69EFB8"/>
    <w:rsid w:val="5A6B1296"/>
    <w:rsid w:val="5A6CE83E"/>
    <w:rsid w:val="5A6E7F6C"/>
    <w:rsid w:val="5A71B99B"/>
    <w:rsid w:val="5A7260FF"/>
    <w:rsid w:val="5A72F9F0"/>
    <w:rsid w:val="5A751521"/>
    <w:rsid w:val="5A754A93"/>
    <w:rsid w:val="5A762DEE"/>
    <w:rsid w:val="5A800B92"/>
    <w:rsid w:val="5A821C10"/>
    <w:rsid w:val="5A862406"/>
    <w:rsid w:val="5A866A11"/>
    <w:rsid w:val="5A889034"/>
    <w:rsid w:val="5A89A3F4"/>
    <w:rsid w:val="5A8A33CC"/>
    <w:rsid w:val="5A8C628E"/>
    <w:rsid w:val="5A8EA960"/>
    <w:rsid w:val="5A9B7241"/>
    <w:rsid w:val="5A9B9585"/>
    <w:rsid w:val="5AA2B914"/>
    <w:rsid w:val="5AA3A15D"/>
    <w:rsid w:val="5AA40FC8"/>
    <w:rsid w:val="5AA4B545"/>
    <w:rsid w:val="5AA4B783"/>
    <w:rsid w:val="5AA866A5"/>
    <w:rsid w:val="5AAC8C36"/>
    <w:rsid w:val="5AAD2586"/>
    <w:rsid w:val="5AB0B337"/>
    <w:rsid w:val="5AB17248"/>
    <w:rsid w:val="5AB1C1FF"/>
    <w:rsid w:val="5AB259FD"/>
    <w:rsid w:val="5AB61EEC"/>
    <w:rsid w:val="5AB7F508"/>
    <w:rsid w:val="5ABB8B71"/>
    <w:rsid w:val="5ABC10BA"/>
    <w:rsid w:val="5ABC1AC0"/>
    <w:rsid w:val="5ABCCAC7"/>
    <w:rsid w:val="5ABD0E3D"/>
    <w:rsid w:val="5AC3D021"/>
    <w:rsid w:val="5AC6176F"/>
    <w:rsid w:val="5AC64ACF"/>
    <w:rsid w:val="5AC6AD2B"/>
    <w:rsid w:val="5AC6E342"/>
    <w:rsid w:val="5ACC76BD"/>
    <w:rsid w:val="5ACDAC70"/>
    <w:rsid w:val="5AD40E2C"/>
    <w:rsid w:val="5AD6168A"/>
    <w:rsid w:val="5AD6DF6E"/>
    <w:rsid w:val="5AD6E9D0"/>
    <w:rsid w:val="5AD7F38C"/>
    <w:rsid w:val="5AD838B4"/>
    <w:rsid w:val="5ADBBAEA"/>
    <w:rsid w:val="5ADDFAD6"/>
    <w:rsid w:val="5ADE6BF1"/>
    <w:rsid w:val="5AE00716"/>
    <w:rsid w:val="5AE0203C"/>
    <w:rsid w:val="5AE0C288"/>
    <w:rsid w:val="5AE18290"/>
    <w:rsid w:val="5AE276F8"/>
    <w:rsid w:val="5AE489F2"/>
    <w:rsid w:val="5AEF7757"/>
    <w:rsid w:val="5AF77561"/>
    <w:rsid w:val="5AF80E4F"/>
    <w:rsid w:val="5AFB7293"/>
    <w:rsid w:val="5B00C877"/>
    <w:rsid w:val="5B01A7F6"/>
    <w:rsid w:val="5B01C48D"/>
    <w:rsid w:val="5B039B05"/>
    <w:rsid w:val="5B04DDD0"/>
    <w:rsid w:val="5B077FCE"/>
    <w:rsid w:val="5B09536D"/>
    <w:rsid w:val="5B0B6DD3"/>
    <w:rsid w:val="5B0C9616"/>
    <w:rsid w:val="5B0DA373"/>
    <w:rsid w:val="5B0F3C81"/>
    <w:rsid w:val="5B0F8124"/>
    <w:rsid w:val="5B11749E"/>
    <w:rsid w:val="5B135DBE"/>
    <w:rsid w:val="5B16B0EA"/>
    <w:rsid w:val="5B18DC72"/>
    <w:rsid w:val="5B19279B"/>
    <w:rsid w:val="5B1AFF28"/>
    <w:rsid w:val="5B1B32EF"/>
    <w:rsid w:val="5B1B5097"/>
    <w:rsid w:val="5B1E384E"/>
    <w:rsid w:val="5B1F68FF"/>
    <w:rsid w:val="5B21778F"/>
    <w:rsid w:val="5B21C118"/>
    <w:rsid w:val="5B2919EE"/>
    <w:rsid w:val="5B2AE922"/>
    <w:rsid w:val="5B2C154C"/>
    <w:rsid w:val="5B2FC90A"/>
    <w:rsid w:val="5B303AE0"/>
    <w:rsid w:val="5B31A99A"/>
    <w:rsid w:val="5B374583"/>
    <w:rsid w:val="5B3B11A2"/>
    <w:rsid w:val="5B3BF0CC"/>
    <w:rsid w:val="5B3EA6D6"/>
    <w:rsid w:val="5B3F433F"/>
    <w:rsid w:val="5B4223AB"/>
    <w:rsid w:val="5B455074"/>
    <w:rsid w:val="5B48B9A6"/>
    <w:rsid w:val="5B4B5A03"/>
    <w:rsid w:val="5B4BB841"/>
    <w:rsid w:val="5B4CDFD2"/>
    <w:rsid w:val="5B5305F6"/>
    <w:rsid w:val="5B557244"/>
    <w:rsid w:val="5B55E49E"/>
    <w:rsid w:val="5B5709D7"/>
    <w:rsid w:val="5B58F053"/>
    <w:rsid w:val="5B5ADE17"/>
    <w:rsid w:val="5B5B19E9"/>
    <w:rsid w:val="5B629D37"/>
    <w:rsid w:val="5B63880A"/>
    <w:rsid w:val="5B6695F2"/>
    <w:rsid w:val="5B683999"/>
    <w:rsid w:val="5B685739"/>
    <w:rsid w:val="5B693AD8"/>
    <w:rsid w:val="5B69BD5A"/>
    <w:rsid w:val="5B6B8C2A"/>
    <w:rsid w:val="5B6BBD3E"/>
    <w:rsid w:val="5B6CC008"/>
    <w:rsid w:val="5B6EB30D"/>
    <w:rsid w:val="5B71E7EB"/>
    <w:rsid w:val="5B736A6E"/>
    <w:rsid w:val="5B746512"/>
    <w:rsid w:val="5B769BF6"/>
    <w:rsid w:val="5B76F64A"/>
    <w:rsid w:val="5B7CE3F2"/>
    <w:rsid w:val="5B7CE7F0"/>
    <w:rsid w:val="5B7CF4FC"/>
    <w:rsid w:val="5B822E96"/>
    <w:rsid w:val="5B824E9C"/>
    <w:rsid w:val="5B8261FC"/>
    <w:rsid w:val="5B84E899"/>
    <w:rsid w:val="5B860BC4"/>
    <w:rsid w:val="5B86A6FE"/>
    <w:rsid w:val="5B8843E6"/>
    <w:rsid w:val="5B891CCC"/>
    <w:rsid w:val="5B8C6A34"/>
    <w:rsid w:val="5B8EA493"/>
    <w:rsid w:val="5B8EA6E2"/>
    <w:rsid w:val="5B90CE7D"/>
    <w:rsid w:val="5B90F377"/>
    <w:rsid w:val="5B923FA2"/>
    <w:rsid w:val="5B933A58"/>
    <w:rsid w:val="5B93E78C"/>
    <w:rsid w:val="5B977FEA"/>
    <w:rsid w:val="5B97A539"/>
    <w:rsid w:val="5B97C541"/>
    <w:rsid w:val="5B980671"/>
    <w:rsid w:val="5B9B76F9"/>
    <w:rsid w:val="5B9CAD28"/>
    <w:rsid w:val="5B9E0696"/>
    <w:rsid w:val="5B9E9E0E"/>
    <w:rsid w:val="5BA2CBEB"/>
    <w:rsid w:val="5BA312FC"/>
    <w:rsid w:val="5BA7B3AC"/>
    <w:rsid w:val="5BA9418E"/>
    <w:rsid w:val="5BAAA9E5"/>
    <w:rsid w:val="5BAAB320"/>
    <w:rsid w:val="5BAEB3D6"/>
    <w:rsid w:val="5BB03DFE"/>
    <w:rsid w:val="5BB139DD"/>
    <w:rsid w:val="5BB24A66"/>
    <w:rsid w:val="5BB2A3CD"/>
    <w:rsid w:val="5BB9098E"/>
    <w:rsid w:val="5BB9630B"/>
    <w:rsid w:val="5BBD6A0E"/>
    <w:rsid w:val="5BBDF457"/>
    <w:rsid w:val="5BBE3614"/>
    <w:rsid w:val="5BBEA985"/>
    <w:rsid w:val="5BC0392E"/>
    <w:rsid w:val="5BC30377"/>
    <w:rsid w:val="5BC37334"/>
    <w:rsid w:val="5BC53F3B"/>
    <w:rsid w:val="5BC741AE"/>
    <w:rsid w:val="5BCB729B"/>
    <w:rsid w:val="5BD5561B"/>
    <w:rsid w:val="5BD8249B"/>
    <w:rsid w:val="5BD8DBA3"/>
    <w:rsid w:val="5BDB1D34"/>
    <w:rsid w:val="5BDB4D8B"/>
    <w:rsid w:val="5BDB562D"/>
    <w:rsid w:val="5BDBB324"/>
    <w:rsid w:val="5BDC4920"/>
    <w:rsid w:val="5BDD6B4A"/>
    <w:rsid w:val="5BE20695"/>
    <w:rsid w:val="5BE5457D"/>
    <w:rsid w:val="5BE99BF5"/>
    <w:rsid w:val="5BEB13E1"/>
    <w:rsid w:val="5BEB595A"/>
    <w:rsid w:val="5BEE1D99"/>
    <w:rsid w:val="5BEE30D0"/>
    <w:rsid w:val="5BF4C5C8"/>
    <w:rsid w:val="5BF54DAB"/>
    <w:rsid w:val="5BF62F2B"/>
    <w:rsid w:val="5BF6C6DF"/>
    <w:rsid w:val="5BF8D365"/>
    <w:rsid w:val="5BF937F3"/>
    <w:rsid w:val="5BF95AB2"/>
    <w:rsid w:val="5BFA2C29"/>
    <w:rsid w:val="5BFC4123"/>
    <w:rsid w:val="5BFE9FB0"/>
    <w:rsid w:val="5C01DB7A"/>
    <w:rsid w:val="5C041C90"/>
    <w:rsid w:val="5C04FEB6"/>
    <w:rsid w:val="5C0C924D"/>
    <w:rsid w:val="5C0D1B9E"/>
    <w:rsid w:val="5C12AED1"/>
    <w:rsid w:val="5C185692"/>
    <w:rsid w:val="5C1B4B01"/>
    <w:rsid w:val="5C1D4261"/>
    <w:rsid w:val="5C25E122"/>
    <w:rsid w:val="5C267DF3"/>
    <w:rsid w:val="5C29403C"/>
    <w:rsid w:val="5C295089"/>
    <w:rsid w:val="5C2A5D90"/>
    <w:rsid w:val="5C2C9CBD"/>
    <w:rsid w:val="5C3317C2"/>
    <w:rsid w:val="5C34A321"/>
    <w:rsid w:val="5C372C3F"/>
    <w:rsid w:val="5C3AC312"/>
    <w:rsid w:val="5C3B1C2E"/>
    <w:rsid w:val="5C3C0090"/>
    <w:rsid w:val="5C3FE94A"/>
    <w:rsid w:val="5C40A82E"/>
    <w:rsid w:val="5C425A40"/>
    <w:rsid w:val="5C428271"/>
    <w:rsid w:val="5C429194"/>
    <w:rsid w:val="5C42EF13"/>
    <w:rsid w:val="5C43B867"/>
    <w:rsid w:val="5C44DC16"/>
    <w:rsid w:val="5C45AFD4"/>
    <w:rsid w:val="5C471BE4"/>
    <w:rsid w:val="5C484B06"/>
    <w:rsid w:val="5C49ACAF"/>
    <w:rsid w:val="5C4C8C31"/>
    <w:rsid w:val="5C4E4C17"/>
    <w:rsid w:val="5C4EA6EF"/>
    <w:rsid w:val="5C50EBBF"/>
    <w:rsid w:val="5C52A0BB"/>
    <w:rsid w:val="5C53A396"/>
    <w:rsid w:val="5C53FDFB"/>
    <w:rsid w:val="5C54260A"/>
    <w:rsid w:val="5C56E131"/>
    <w:rsid w:val="5C598A1B"/>
    <w:rsid w:val="5C5AA18F"/>
    <w:rsid w:val="5C5F26BC"/>
    <w:rsid w:val="5C5FC0DD"/>
    <w:rsid w:val="5C6491A3"/>
    <w:rsid w:val="5C663D76"/>
    <w:rsid w:val="5C690CED"/>
    <w:rsid w:val="5C6997DF"/>
    <w:rsid w:val="5C6A9BD4"/>
    <w:rsid w:val="5C6FDE8D"/>
    <w:rsid w:val="5C6FE124"/>
    <w:rsid w:val="5C7065AE"/>
    <w:rsid w:val="5C734423"/>
    <w:rsid w:val="5C734588"/>
    <w:rsid w:val="5C753E16"/>
    <w:rsid w:val="5C7F1AB3"/>
    <w:rsid w:val="5C7F4410"/>
    <w:rsid w:val="5C8037FF"/>
    <w:rsid w:val="5C80500C"/>
    <w:rsid w:val="5C8210BF"/>
    <w:rsid w:val="5C824B1F"/>
    <w:rsid w:val="5C891AC8"/>
    <w:rsid w:val="5C899660"/>
    <w:rsid w:val="5C8D7EA3"/>
    <w:rsid w:val="5C8DBB01"/>
    <w:rsid w:val="5C8EE9D6"/>
    <w:rsid w:val="5C8FCAF2"/>
    <w:rsid w:val="5C9662BB"/>
    <w:rsid w:val="5C9D9011"/>
    <w:rsid w:val="5C9DADB4"/>
    <w:rsid w:val="5CA1B4D9"/>
    <w:rsid w:val="5CA74453"/>
    <w:rsid w:val="5CAB6CDE"/>
    <w:rsid w:val="5CAF029F"/>
    <w:rsid w:val="5CB20782"/>
    <w:rsid w:val="5CB32B82"/>
    <w:rsid w:val="5CB4C9E9"/>
    <w:rsid w:val="5CB711EE"/>
    <w:rsid w:val="5CBA521B"/>
    <w:rsid w:val="5CBDD55D"/>
    <w:rsid w:val="5CBE0696"/>
    <w:rsid w:val="5CBEEAEC"/>
    <w:rsid w:val="5CBF2195"/>
    <w:rsid w:val="5CC3EAC9"/>
    <w:rsid w:val="5CC442FD"/>
    <w:rsid w:val="5CC7DEE3"/>
    <w:rsid w:val="5CCC7F88"/>
    <w:rsid w:val="5CCD9221"/>
    <w:rsid w:val="5CCF3A13"/>
    <w:rsid w:val="5CD0876B"/>
    <w:rsid w:val="5CD2B4D1"/>
    <w:rsid w:val="5CD2BFF1"/>
    <w:rsid w:val="5CD31B11"/>
    <w:rsid w:val="5CD432B0"/>
    <w:rsid w:val="5CDAF007"/>
    <w:rsid w:val="5CDB74C3"/>
    <w:rsid w:val="5CDC34CA"/>
    <w:rsid w:val="5CDC6851"/>
    <w:rsid w:val="5CDFEA39"/>
    <w:rsid w:val="5CE00210"/>
    <w:rsid w:val="5CE4860C"/>
    <w:rsid w:val="5CED0BE4"/>
    <w:rsid w:val="5CED4723"/>
    <w:rsid w:val="5CEF1B25"/>
    <w:rsid w:val="5CF18527"/>
    <w:rsid w:val="5CF23BBF"/>
    <w:rsid w:val="5CF3D46E"/>
    <w:rsid w:val="5CF45009"/>
    <w:rsid w:val="5CF87D5F"/>
    <w:rsid w:val="5CFABECE"/>
    <w:rsid w:val="5CFEBF69"/>
    <w:rsid w:val="5D00CC11"/>
    <w:rsid w:val="5D019BC6"/>
    <w:rsid w:val="5D026E8A"/>
    <w:rsid w:val="5D0468E3"/>
    <w:rsid w:val="5D04B8D6"/>
    <w:rsid w:val="5D07A9B3"/>
    <w:rsid w:val="5D09B213"/>
    <w:rsid w:val="5D0A0D68"/>
    <w:rsid w:val="5D0B8E73"/>
    <w:rsid w:val="5D0C8A73"/>
    <w:rsid w:val="5D0E5F4B"/>
    <w:rsid w:val="5D119377"/>
    <w:rsid w:val="5D135D35"/>
    <w:rsid w:val="5D14B6AB"/>
    <w:rsid w:val="5D15153F"/>
    <w:rsid w:val="5D1845EB"/>
    <w:rsid w:val="5D1C6250"/>
    <w:rsid w:val="5D1E44EF"/>
    <w:rsid w:val="5D1F5D20"/>
    <w:rsid w:val="5D266D01"/>
    <w:rsid w:val="5D28156B"/>
    <w:rsid w:val="5D2892A8"/>
    <w:rsid w:val="5D29718A"/>
    <w:rsid w:val="5D29BFAD"/>
    <w:rsid w:val="5D2A1C48"/>
    <w:rsid w:val="5D2EFD27"/>
    <w:rsid w:val="5D313BE4"/>
    <w:rsid w:val="5D317121"/>
    <w:rsid w:val="5D348556"/>
    <w:rsid w:val="5D352797"/>
    <w:rsid w:val="5D36E0CF"/>
    <w:rsid w:val="5D37CA26"/>
    <w:rsid w:val="5D3DACD0"/>
    <w:rsid w:val="5D42C7C0"/>
    <w:rsid w:val="5D490C36"/>
    <w:rsid w:val="5D49C8B2"/>
    <w:rsid w:val="5D4A6D3D"/>
    <w:rsid w:val="5D4B4DA8"/>
    <w:rsid w:val="5D4E39CD"/>
    <w:rsid w:val="5D511630"/>
    <w:rsid w:val="5D5203BB"/>
    <w:rsid w:val="5D57AF7D"/>
    <w:rsid w:val="5D5A05EE"/>
    <w:rsid w:val="5D5AFB6B"/>
    <w:rsid w:val="5D5C0504"/>
    <w:rsid w:val="5D5C1EF7"/>
    <w:rsid w:val="5D5D7123"/>
    <w:rsid w:val="5D5DAB42"/>
    <w:rsid w:val="5D609EE0"/>
    <w:rsid w:val="5D622AC0"/>
    <w:rsid w:val="5D63808B"/>
    <w:rsid w:val="5D63FC18"/>
    <w:rsid w:val="5D650F4E"/>
    <w:rsid w:val="5D65FF15"/>
    <w:rsid w:val="5D6D667B"/>
    <w:rsid w:val="5D6E3799"/>
    <w:rsid w:val="5D707E29"/>
    <w:rsid w:val="5D772BAE"/>
    <w:rsid w:val="5D78CF9E"/>
    <w:rsid w:val="5D7E000C"/>
    <w:rsid w:val="5D7E6D60"/>
    <w:rsid w:val="5D7FDE1B"/>
    <w:rsid w:val="5D8262F5"/>
    <w:rsid w:val="5D860113"/>
    <w:rsid w:val="5D8CC834"/>
    <w:rsid w:val="5D8F3E19"/>
    <w:rsid w:val="5D919CAC"/>
    <w:rsid w:val="5D939CB5"/>
    <w:rsid w:val="5D9700FF"/>
    <w:rsid w:val="5D9F948D"/>
    <w:rsid w:val="5DA095E3"/>
    <w:rsid w:val="5DA67246"/>
    <w:rsid w:val="5DA727B7"/>
    <w:rsid w:val="5DA89782"/>
    <w:rsid w:val="5DAA8FDE"/>
    <w:rsid w:val="5DAAEBFB"/>
    <w:rsid w:val="5DAB443F"/>
    <w:rsid w:val="5DAD8857"/>
    <w:rsid w:val="5DAFC7BA"/>
    <w:rsid w:val="5DB085FF"/>
    <w:rsid w:val="5DB3B905"/>
    <w:rsid w:val="5DB97CEC"/>
    <w:rsid w:val="5DBA2224"/>
    <w:rsid w:val="5DBBA724"/>
    <w:rsid w:val="5DC32201"/>
    <w:rsid w:val="5DC62229"/>
    <w:rsid w:val="5DC7832D"/>
    <w:rsid w:val="5DC94FEF"/>
    <w:rsid w:val="5DCB2196"/>
    <w:rsid w:val="5DCCB3D8"/>
    <w:rsid w:val="5DCEBA08"/>
    <w:rsid w:val="5DD19FAC"/>
    <w:rsid w:val="5DD394A3"/>
    <w:rsid w:val="5DDC605D"/>
    <w:rsid w:val="5DDF9924"/>
    <w:rsid w:val="5DE3A2C0"/>
    <w:rsid w:val="5DE3B2E4"/>
    <w:rsid w:val="5DE3C8EF"/>
    <w:rsid w:val="5DE5DB1E"/>
    <w:rsid w:val="5DE9BF7B"/>
    <w:rsid w:val="5DEEAFDE"/>
    <w:rsid w:val="5DEFF66B"/>
    <w:rsid w:val="5DF28D4A"/>
    <w:rsid w:val="5DF385F0"/>
    <w:rsid w:val="5DF3C28D"/>
    <w:rsid w:val="5DF53397"/>
    <w:rsid w:val="5DF76657"/>
    <w:rsid w:val="5DFA0A2B"/>
    <w:rsid w:val="5DFA7940"/>
    <w:rsid w:val="5DFF02C5"/>
    <w:rsid w:val="5DFFE167"/>
    <w:rsid w:val="5E014FC0"/>
    <w:rsid w:val="5E064A77"/>
    <w:rsid w:val="5E069680"/>
    <w:rsid w:val="5E0A063C"/>
    <w:rsid w:val="5E0B847F"/>
    <w:rsid w:val="5E0BAEEE"/>
    <w:rsid w:val="5E0CFBE7"/>
    <w:rsid w:val="5E0EDCAC"/>
    <w:rsid w:val="5E1231D5"/>
    <w:rsid w:val="5E123827"/>
    <w:rsid w:val="5E15EDC6"/>
    <w:rsid w:val="5E1AF0D8"/>
    <w:rsid w:val="5E1BDD6D"/>
    <w:rsid w:val="5E1C7151"/>
    <w:rsid w:val="5E1DE829"/>
    <w:rsid w:val="5E225380"/>
    <w:rsid w:val="5E28F96E"/>
    <w:rsid w:val="5E2F1623"/>
    <w:rsid w:val="5E316150"/>
    <w:rsid w:val="5E31E79F"/>
    <w:rsid w:val="5E344DB5"/>
    <w:rsid w:val="5E3707D6"/>
    <w:rsid w:val="5E383E94"/>
    <w:rsid w:val="5E38B9BB"/>
    <w:rsid w:val="5E3A0B24"/>
    <w:rsid w:val="5E3A4BB9"/>
    <w:rsid w:val="5E3BD669"/>
    <w:rsid w:val="5E3C7236"/>
    <w:rsid w:val="5E3CC0E7"/>
    <w:rsid w:val="5E3E5C4D"/>
    <w:rsid w:val="5E3EAE55"/>
    <w:rsid w:val="5E40AB2F"/>
    <w:rsid w:val="5E40D93B"/>
    <w:rsid w:val="5E4590D4"/>
    <w:rsid w:val="5E45FD86"/>
    <w:rsid w:val="5E46E661"/>
    <w:rsid w:val="5E4A2764"/>
    <w:rsid w:val="5E4ADD97"/>
    <w:rsid w:val="5E4BC941"/>
    <w:rsid w:val="5E4F19C3"/>
    <w:rsid w:val="5E5248F5"/>
    <w:rsid w:val="5E52BC77"/>
    <w:rsid w:val="5E52C5F6"/>
    <w:rsid w:val="5E52EB8C"/>
    <w:rsid w:val="5E55D910"/>
    <w:rsid w:val="5E573B09"/>
    <w:rsid w:val="5E5947FC"/>
    <w:rsid w:val="5E5CBFF4"/>
    <w:rsid w:val="5E5F0DC7"/>
    <w:rsid w:val="5E606818"/>
    <w:rsid w:val="5E6146DE"/>
    <w:rsid w:val="5E61D72F"/>
    <w:rsid w:val="5E62F51A"/>
    <w:rsid w:val="5E654EEE"/>
    <w:rsid w:val="5E666032"/>
    <w:rsid w:val="5E690200"/>
    <w:rsid w:val="5E6918CE"/>
    <w:rsid w:val="5E6AE81C"/>
    <w:rsid w:val="5E6C68B2"/>
    <w:rsid w:val="5E6C9EAE"/>
    <w:rsid w:val="5E6E7897"/>
    <w:rsid w:val="5E6FD89F"/>
    <w:rsid w:val="5E714289"/>
    <w:rsid w:val="5E736FE8"/>
    <w:rsid w:val="5E7647B1"/>
    <w:rsid w:val="5E789ACB"/>
    <w:rsid w:val="5E7AEB00"/>
    <w:rsid w:val="5E7C74DD"/>
    <w:rsid w:val="5E7E3310"/>
    <w:rsid w:val="5E7F33AC"/>
    <w:rsid w:val="5E8271AF"/>
    <w:rsid w:val="5E82B4AC"/>
    <w:rsid w:val="5E873BC1"/>
    <w:rsid w:val="5E8AF112"/>
    <w:rsid w:val="5E8C0E4E"/>
    <w:rsid w:val="5E8DBE8E"/>
    <w:rsid w:val="5E903B4A"/>
    <w:rsid w:val="5E90C2F2"/>
    <w:rsid w:val="5E92CA20"/>
    <w:rsid w:val="5E9322D9"/>
    <w:rsid w:val="5E94E0C8"/>
    <w:rsid w:val="5E97719D"/>
    <w:rsid w:val="5E98EC79"/>
    <w:rsid w:val="5E99147A"/>
    <w:rsid w:val="5E995FA1"/>
    <w:rsid w:val="5E9BE05E"/>
    <w:rsid w:val="5E9D86CD"/>
    <w:rsid w:val="5EA0DCF7"/>
    <w:rsid w:val="5EA205C7"/>
    <w:rsid w:val="5EA3B2E9"/>
    <w:rsid w:val="5EA3D546"/>
    <w:rsid w:val="5EA46E5D"/>
    <w:rsid w:val="5EA6CC5F"/>
    <w:rsid w:val="5EA887F6"/>
    <w:rsid w:val="5EAA85ED"/>
    <w:rsid w:val="5EAB536A"/>
    <w:rsid w:val="5EABD104"/>
    <w:rsid w:val="5EAC15C6"/>
    <w:rsid w:val="5EADDD50"/>
    <w:rsid w:val="5EB32A1A"/>
    <w:rsid w:val="5EB3461C"/>
    <w:rsid w:val="5EB6F9A7"/>
    <w:rsid w:val="5EB80057"/>
    <w:rsid w:val="5EBBC305"/>
    <w:rsid w:val="5EBC25C3"/>
    <w:rsid w:val="5EBC895B"/>
    <w:rsid w:val="5EBD084A"/>
    <w:rsid w:val="5EBE0007"/>
    <w:rsid w:val="5EBED4DD"/>
    <w:rsid w:val="5EC356A0"/>
    <w:rsid w:val="5EC8B765"/>
    <w:rsid w:val="5EC8C83E"/>
    <w:rsid w:val="5ECB2ABF"/>
    <w:rsid w:val="5ECB71E7"/>
    <w:rsid w:val="5ECDC705"/>
    <w:rsid w:val="5ECE36D9"/>
    <w:rsid w:val="5ECE7E5A"/>
    <w:rsid w:val="5ECFA118"/>
    <w:rsid w:val="5ED15235"/>
    <w:rsid w:val="5ED5F816"/>
    <w:rsid w:val="5ED68A84"/>
    <w:rsid w:val="5ED870E6"/>
    <w:rsid w:val="5EDBA9F0"/>
    <w:rsid w:val="5EDE109B"/>
    <w:rsid w:val="5EE1F29A"/>
    <w:rsid w:val="5EE22D3D"/>
    <w:rsid w:val="5EE34509"/>
    <w:rsid w:val="5EEAA6CC"/>
    <w:rsid w:val="5EF0A05A"/>
    <w:rsid w:val="5EF18780"/>
    <w:rsid w:val="5EF4B8D8"/>
    <w:rsid w:val="5EFC4E44"/>
    <w:rsid w:val="5F004666"/>
    <w:rsid w:val="5F03767F"/>
    <w:rsid w:val="5F0391D0"/>
    <w:rsid w:val="5F041646"/>
    <w:rsid w:val="5F097FD0"/>
    <w:rsid w:val="5F09F1EC"/>
    <w:rsid w:val="5F0C4701"/>
    <w:rsid w:val="5F0E1FB9"/>
    <w:rsid w:val="5F109400"/>
    <w:rsid w:val="5F11A21E"/>
    <w:rsid w:val="5F11E1CB"/>
    <w:rsid w:val="5F14C3D4"/>
    <w:rsid w:val="5F15B451"/>
    <w:rsid w:val="5F176D93"/>
    <w:rsid w:val="5F1789C4"/>
    <w:rsid w:val="5F19A757"/>
    <w:rsid w:val="5F1A1552"/>
    <w:rsid w:val="5F1DC36B"/>
    <w:rsid w:val="5F2355F3"/>
    <w:rsid w:val="5F243629"/>
    <w:rsid w:val="5F24377F"/>
    <w:rsid w:val="5F24851D"/>
    <w:rsid w:val="5F259157"/>
    <w:rsid w:val="5F25D192"/>
    <w:rsid w:val="5F271252"/>
    <w:rsid w:val="5F280E0F"/>
    <w:rsid w:val="5F2816E0"/>
    <w:rsid w:val="5F285725"/>
    <w:rsid w:val="5F2DEAF1"/>
    <w:rsid w:val="5F2F9610"/>
    <w:rsid w:val="5F308B93"/>
    <w:rsid w:val="5F32734A"/>
    <w:rsid w:val="5F328929"/>
    <w:rsid w:val="5F34223E"/>
    <w:rsid w:val="5F35F59B"/>
    <w:rsid w:val="5F366E93"/>
    <w:rsid w:val="5F3812C7"/>
    <w:rsid w:val="5F39AF7D"/>
    <w:rsid w:val="5F3FB8DD"/>
    <w:rsid w:val="5F4246C1"/>
    <w:rsid w:val="5F4486EC"/>
    <w:rsid w:val="5F453ECE"/>
    <w:rsid w:val="5F456734"/>
    <w:rsid w:val="5F456A84"/>
    <w:rsid w:val="5F46BD15"/>
    <w:rsid w:val="5F49018B"/>
    <w:rsid w:val="5F4A227F"/>
    <w:rsid w:val="5F4A5ED5"/>
    <w:rsid w:val="5F4B0CC4"/>
    <w:rsid w:val="5F4DD5AB"/>
    <w:rsid w:val="5F4F6325"/>
    <w:rsid w:val="5F5A272D"/>
    <w:rsid w:val="5F5CF415"/>
    <w:rsid w:val="5F5D0F4F"/>
    <w:rsid w:val="5F5D33BF"/>
    <w:rsid w:val="5F5E646E"/>
    <w:rsid w:val="5F6206AA"/>
    <w:rsid w:val="5F657C11"/>
    <w:rsid w:val="5F671D1A"/>
    <w:rsid w:val="5F69DB58"/>
    <w:rsid w:val="5F6B88D5"/>
    <w:rsid w:val="5F6C27F3"/>
    <w:rsid w:val="5F6F3376"/>
    <w:rsid w:val="5F705DD3"/>
    <w:rsid w:val="5F724717"/>
    <w:rsid w:val="5F7495B4"/>
    <w:rsid w:val="5F7C0D69"/>
    <w:rsid w:val="5F7C9E0F"/>
    <w:rsid w:val="5F7E1745"/>
    <w:rsid w:val="5F7FE990"/>
    <w:rsid w:val="5F8244E7"/>
    <w:rsid w:val="5F8390AB"/>
    <w:rsid w:val="5F85C876"/>
    <w:rsid w:val="5F862FF9"/>
    <w:rsid w:val="5F88EF43"/>
    <w:rsid w:val="5F89EE2C"/>
    <w:rsid w:val="5F8B4348"/>
    <w:rsid w:val="5F8DC1FD"/>
    <w:rsid w:val="5F91F09F"/>
    <w:rsid w:val="5F926DB4"/>
    <w:rsid w:val="5F943835"/>
    <w:rsid w:val="5F9C9E12"/>
    <w:rsid w:val="5F9CBFD5"/>
    <w:rsid w:val="5F9D83D4"/>
    <w:rsid w:val="5F9FCD6F"/>
    <w:rsid w:val="5FA0DD16"/>
    <w:rsid w:val="5FA266E1"/>
    <w:rsid w:val="5FA37D72"/>
    <w:rsid w:val="5FA772C6"/>
    <w:rsid w:val="5FA8238D"/>
    <w:rsid w:val="5FA94BDF"/>
    <w:rsid w:val="5FABD8EE"/>
    <w:rsid w:val="5FADEE6E"/>
    <w:rsid w:val="5FB1B65A"/>
    <w:rsid w:val="5FB24309"/>
    <w:rsid w:val="5FB3144E"/>
    <w:rsid w:val="5FB38FC2"/>
    <w:rsid w:val="5FB401A6"/>
    <w:rsid w:val="5FB466F7"/>
    <w:rsid w:val="5FB66BF8"/>
    <w:rsid w:val="5FB6E530"/>
    <w:rsid w:val="5FB750B0"/>
    <w:rsid w:val="5FBEB13E"/>
    <w:rsid w:val="5FC0234E"/>
    <w:rsid w:val="5FC0FA21"/>
    <w:rsid w:val="5FC2DEBE"/>
    <w:rsid w:val="5FC3E7FD"/>
    <w:rsid w:val="5FC40886"/>
    <w:rsid w:val="5FC413F4"/>
    <w:rsid w:val="5FC65310"/>
    <w:rsid w:val="5FC6AC85"/>
    <w:rsid w:val="5FC9236D"/>
    <w:rsid w:val="5FCBFC7E"/>
    <w:rsid w:val="5FCD144E"/>
    <w:rsid w:val="5FCD7BFF"/>
    <w:rsid w:val="5FCDCBBF"/>
    <w:rsid w:val="5FCF17EC"/>
    <w:rsid w:val="5FCFF1E5"/>
    <w:rsid w:val="5FD0E92F"/>
    <w:rsid w:val="5FD1E5ED"/>
    <w:rsid w:val="5FD2E161"/>
    <w:rsid w:val="5FD561F6"/>
    <w:rsid w:val="5FD92BAF"/>
    <w:rsid w:val="5FDB2CF0"/>
    <w:rsid w:val="5FDE89D3"/>
    <w:rsid w:val="5FDFA02D"/>
    <w:rsid w:val="5FE13372"/>
    <w:rsid w:val="5FE439B0"/>
    <w:rsid w:val="5FE525E9"/>
    <w:rsid w:val="5FE8870C"/>
    <w:rsid w:val="5FEC5210"/>
    <w:rsid w:val="5FEDCC46"/>
    <w:rsid w:val="5FEDF61A"/>
    <w:rsid w:val="5FF03033"/>
    <w:rsid w:val="5FF275EF"/>
    <w:rsid w:val="5FF7C9A5"/>
    <w:rsid w:val="5FF8E3BC"/>
    <w:rsid w:val="5FFC1227"/>
    <w:rsid w:val="5FFCD89F"/>
    <w:rsid w:val="5FFF3433"/>
    <w:rsid w:val="6005A6D3"/>
    <w:rsid w:val="6005EFE2"/>
    <w:rsid w:val="60068A71"/>
    <w:rsid w:val="6006DAD5"/>
    <w:rsid w:val="6006EEFB"/>
    <w:rsid w:val="6009FBC0"/>
    <w:rsid w:val="600BB15E"/>
    <w:rsid w:val="600D03F9"/>
    <w:rsid w:val="600E0C2A"/>
    <w:rsid w:val="600E5D58"/>
    <w:rsid w:val="600EB725"/>
    <w:rsid w:val="600EC107"/>
    <w:rsid w:val="60159B55"/>
    <w:rsid w:val="60172173"/>
    <w:rsid w:val="6018EC44"/>
    <w:rsid w:val="601E0A0B"/>
    <w:rsid w:val="60226B64"/>
    <w:rsid w:val="60228707"/>
    <w:rsid w:val="6022DD1D"/>
    <w:rsid w:val="6023D01F"/>
    <w:rsid w:val="60252B1B"/>
    <w:rsid w:val="602591BC"/>
    <w:rsid w:val="60260381"/>
    <w:rsid w:val="60264046"/>
    <w:rsid w:val="6027FC8D"/>
    <w:rsid w:val="602A1F88"/>
    <w:rsid w:val="602BBA0A"/>
    <w:rsid w:val="602BE118"/>
    <w:rsid w:val="602DB549"/>
    <w:rsid w:val="602E94E6"/>
    <w:rsid w:val="602F3F75"/>
    <w:rsid w:val="60318E9D"/>
    <w:rsid w:val="6031C2FB"/>
    <w:rsid w:val="60321D3F"/>
    <w:rsid w:val="6032DC80"/>
    <w:rsid w:val="6032EF45"/>
    <w:rsid w:val="60331D19"/>
    <w:rsid w:val="60364BAF"/>
    <w:rsid w:val="6037BC36"/>
    <w:rsid w:val="60388F58"/>
    <w:rsid w:val="603896EF"/>
    <w:rsid w:val="6038C240"/>
    <w:rsid w:val="6039086A"/>
    <w:rsid w:val="603E5685"/>
    <w:rsid w:val="60419DE8"/>
    <w:rsid w:val="6043EC37"/>
    <w:rsid w:val="60462AD1"/>
    <w:rsid w:val="6047AFC7"/>
    <w:rsid w:val="604934FE"/>
    <w:rsid w:val="604B17F6"/>
    <w:rsid w:val="604B324F"/>
    <w:rsid w:val="604F3DB5"/>
    <w:rsid w:val="6050B8E5"/>
    <w:rsid w:val="60539AA8"/>
    <w:rsid w:val="60544139"/>
    <w:rsid w:val="6058BF6F"/>
    <w:rsid w:val="6059489C"/>
    <w:rsid w:val="605B6C85"/>
    <w:rsid w:val="605D6A89"/>
    <w:rsid w:val="60627553"/>
    <w:rsid w:val="6064F2AB"/>
    <w:rsid w:val="606768F8"/>
    <w:rsid w:val="60679D62"/>
    <w:rsid w:val="606B07CC"/>
    <w:rsid w:val="606B1A0C"/>
    <w:rsid w:val="606B75C8"/>
    <w:rsid w:val="606DC7B9"/>
    <w:rsid w:val="606F6E25"/>
    <w:rsid w:val="6071A221"/>
    <w:rsid w:val="60731E7B"/>
    <w:rsid w:val="607696B8"/>
    <w:rsid w:val="6077B182"/>
    <w:rsid w:val="6077F630"/>
    <w:rsid w:val="607AC6DD"/>
    <w:rsid w:val="607C53AA"/>
    <w:rsid w:val="607C5C27"/>
    <w:rsid w:val="607D7C2A"/>
    <w:rsid w:val="607F5C7E"/>
    <w:rsid w:val="608040D5"/>
    <w:rsid w:val="6080EB91"/>
    <w:rsid w:val="608182E1"/>
    <w:rsid w:val="608383DA"/>
    <w:rsid w:val="608611D1"/>
    <w:rsid w:val="60868EBF"/>
    <w:rsid w:val="608864E9"/>
    <w:rsid w:val="608A27A2"/>
    <w:rsid w:val="608AB92D"/>
    <w:rsid w:val="608BDEE0"/>
    <w:rsid w:val="6090DD4D"/>
    <w:rsid w:val="6091B958"/>
    <w:rsid w:val="609BBCA4"/>
    <w:rsid w:val="609C599D"/>
    <w:rsid w:val="609F37C0"/>
    <w:rsid w:val="60A2E27F"/>
    <w:rsid w:val="60A42415"/>
    <w:rsid w:val="60A5B5C2"/>
    <w:rsid w:val="60AA8A25"/>
    <w:rsid w:val="60AB9293"/>
    <w:rsid w:val="60ABB9DC"/>
    <w:rsid w:val="60B0CED5"/>
    <w:rsid w:val="60B147B0"/>
    <w:rsid w:val="60B3017E"/>
    <w:rsid w:val="60B61EC4"/>
    <w:rsid w:val="60B6DD32"/>
    <w:rsid w:val="60B7B628"/>
    <w:rsid w:val="60B9760B"/>
    <w:rsid w:val="60BA773B"/>
    <w:rsid w:val="60BB9404"/>
    <w:rsid w:val="60C0F8FA"/>
    <w:rsid w:val="60C22977"/>
    <w:rsid w:val="60C2732C"/>
    <w:rsid w:val="60C526C7"/>
    <w:rsid w:val="60C8FD8B"/>
    <w:rsid w:val="60CBB617"/>
    <w:rsid w:val="60CE5B18"/>
    <w:rsid w:val="60CFF633"/>
    <w:rsid w:val="60D1A97E"/>
    <w:rsid w:val="60D8F137"/>
    <w:rsid w:val="60DBEEFD"/>
    <w:rsid w:val="60DDCE3A"/>
    <w:rsid w:val="60E0A5FE"/>
    <w:rsid w:val="60E0DCBA"/>
    <w:rsid w:val="60E1885A"/>
    <w:rsid w:val="60E1F7F0"/>
    <w:rsid w:val="60E2E1BB"/>
    <w:rsid w:val="60E3D37B"/>
    <w:rsid w:val="60E5C87B"/>
    <w:rsid w:val="60E60F96"/>
    <w:rsid w:val="60E84805"/>
    <w:rsid w:val="60EC38DD"/>
    <w:rsid w:val="60F031B8"/>
    <w:rsid w:val="60F03EA4"/>
    <w:rsid w:val="60F2CFEE"/>
    <w:rsid w:val="60F4E5D8"/>
    <w:rsid w:val="60F50BB2"/>
    <w:rsid w:val="60F83FE8"/>
    <w:rsid w:val="60F9117D"/>
    <w:rsid w:val="60FBDEBD"/>
    <w:rsid w:val="60FD977D"/>
    <w:rsid w:val="60FDEA29"/>
    <w:rsid w:val="60FE2ACA"/>
    <w:rsid w:val="60FE50F4"/>
    <w:rsid w:val="6101C36F"/>
    <w:rsid w:val="6101D8D0"/>
    <w:rsid w:val="610590AA"/>
    <w:rsid w:val="6108B55C"/>
    <w:rsid w:val="61094F78"/>
    <w:rsid w:val="61098DAC"/>
    <w:rsid w:val="610BFA51"/>
    <w:rsid w:val="610E17B2"/>
    <w:rsid w:val="6111989C"/>
    <w:rsid w:val="6111E59F"/>
    <w:rsid w:val="611340F6"/>
    <w:rsid w:val="6113B267"/>
    <w:rsid w:val="61147762"/>
    <w:rsid w:val="6114AED5"/>
    <w:rsid w:val="611579DD"/>
    <w:rsid w:val="6115DD8D"/>
    <w:rsid w:val="6117C8B2"/>
    <w:rsid w:val="611CDB27"/>
    <w:rsid w:val="611DF17E"/>
    <w:rsid w:val="611E1EC2"/>
    <w:rsid w:val="612487A1"/>
    <w:rsid w:val="612533D5"/>
    <w:rsid w:val="612907A1"/>
    <w:rsid w:val="612A89DB"/>
    <w:rsid w:val="612B1D4C"/>
    <w:rsid w:val="613082FB"/>
    <w:rsid w:val="6131A8F8"/>
    <w:rsid w:val="61322A78"/>
    <w:rsid w:val="6135B67D"/>
    <w:rsid w:val="61363559"/>
    <w:rsid w:val="6136D8E0"/>
    <w:rsid w:val="613B8844"/>
    <w:rsid w:val="613CB5D0"/>
    <w:rsid w:val="613D8C3C"/>
    <w:rsid w:val="613E6B4F"/>
    <w:rsid w:val="61410533"/>
    <w:rsid w:val="61470C1A"/>
    <w:rsid w:val="61484AA0"/>
    <w:rsid w:val="6148F615"/>
    <w:rsid w:val="614C25E1"/>
    <w:rsid w:val="614D9A88"/>
    <w:rsid w:val="614E63AA"/>
    <w:rsid w:val="6152D298"/>
    <w:rsid w:val="615367C1"/>
    <w:rsid w:val="61551273"/>
    <w:rsid w:val="6155EBFF"/>
    <w:rsid w:val="6156B0D6"/>
    <w:rsid w:val="6159056C"/>
    <w:rsid w:val="61593EA4"/>
    <w:rsid w:val="615B4EC4"/>
    <w:rsid w:val="615E752C"/>
    <w:rsid w:val="6161B3CC"/>
    <w:rsid w:val="6163B0BD"/>
    <w:rsid w:val="61647210"/>
    <w:rsid w:val="616520EA"/>
    <w:rsid w:val="61664580"/>
    <w:rsid w:val="6166E514"/>
    <w:rsid w:val="616A59D5"/>
    <w:rsid w:val="61710417"/>
    <w:rsid w:val="6174B436"/>
    <w:rsid w:val="61750689"/>
    <w:rsid w:val="6177B384"/>
    <w:rsid w:val="6178D5C1"/>
    <w:rsid w:val="617CF65C"/>
    <w:rsid w:val="617E2F01"/>
    <w:rsid w:val="617E6F42"/>
    <w:rsid w:val="617F0D2C"/>
    <w:rsid w:val="617F7090"/>
    <w:rsid w:val="61800791"/>
    <w:rsid w:val="6181B6D3"/>
    <w:rsid w:val="61827223"/>
    <w:rsid w:val="6182BBEB"/>
    <w:rsid w:val="6186A35A"/>
    <w:rsid w:val="6187B6B9"/>
    <w:rsid w:val="6189FA2A"/>
    <w:rsid w:val="618B138D"/>
    <w:rsid w:val="618BB3B9"/>
    <w:rsid w:val="618CE1C1"/>
    <w:rsid w:val="618E1684"/>
    <w:rsid w:val="6190ECFA"/>
    <w:rsid w:val="619764BE"/>
    <w:rsid w:val="6197E104"/>
    <w:rsid w:val="61986C2D"/>
    <w:rsid w:val="61987117"/>
    <w:rsid w:val="619AF7D5"/>
    <w:rsid w:val="619CD9D9"/>
    <w:rsid w:val="619D67F0"/>
    <w:rsid w:val="619F8407"/>
    <w:rsid w:val="61A10C50"/>
    <w:rsid w:val="61A11DF0"/>
    <w:rsid w:val="61A1732A"/>
    <w:rsid w:val="61A1B1BB"/>
    <w:rsid w:val="61A22965"/>
    <w:rsid w:val="61A491BF"/>
    <w:rsid w:val="61A4E96B"/>
    <w:rsid w:val="61A713D2"/>
    <w:rsid w:val="61A74898"/>
    <w:rsid w:val="61A96A28"/>
    <w:rsid w:val="61AC658C"/>
    <w:rsid w:val="61AE1AAF"/>
    <w:rsid w:val="61B148A3"/>
    <w:rsid w:val="61B3FB97"/>
    <w:rsid w:val="61B4831C"/>
    <w:rsid w:val="61B7502C"/>
    <w:rsid w:val="61B87383"/>
    <w:rsid w:val="61B99538"/>
    <w:rsid w:val="61BBF581"/>
    <w:rsid w:val="61C0463B"/>
    <w:rsid w:val="61C0BF34"/>
    <w:rsid w:val="61C0FA82"/>
    <w:rsid w:val="61C1BEEE"/>
    <w:rsid w:val="61C3ACED"/>
    <w:rsid w:val="61C466BD"/>
    <w:rsid w:val="61C48767"/>
    <w:rsid w:val="61CA5C7C"/>
    <w:rsid w:val="61CA7F1C"/>
    <w:rsid w:val="61CEE9CC"/>
    <w:rsid w:val="61D23653"/>
    <w:rsid w:val="61D49F08"/>
    <w:rsid w:val="61D68EA5"/>
    <w:rsid w:val="61D715CE"/>
    <w:rsid w:val="61D759F4"/>
    <w:rsid w:val="61D8D61E"/>
    <w:rsid w:val="61E02939"/>
    <w:rsid w:val="61E185DE"/>
    <w:rsid w:val="61E45011"/>
    <w:rsid w:val="61E6B36B"/>
    <w:rsid w:val="61E8631F"/>
    <w:rsid w:val="61E875E4"/>
    <w:rsid w:val="61E8B787"/>
    <w:rsid w:val="61E8F6CD"/>
    <w:rsid w:val="61EABF7B"/>
    <w:rsid w:val="61EB5045"/>
    <w:rsid w:val="61F08E04"/>
    <w:rsid w:val="61F3C78B"/>
    <w:rsid w:val="61F5F9CB"/>
    <w:rsid w:val="61F6B36E"/>
    <w:rsid w:val="61F6BAF9"/>
    <w:rsid w:val="61F9B517"/>
    <w:rsid w:val="61FAF7E9"/>
    <w:rsid w:val="61FCFE13"/>
    <w:rsid w:val="61FD5A71"/>
    <w:rsid w:val="61FF33E0"/>
    <w:rsid w:val="62014E38"/>
    <w:rsid w:val="6206622A"/>
    <w:rsid w:val="620A025B"/>
    <w:rsid w:val="620B64EC"/>
    <w:rsid w:val="620D9E13"/>
    <w:rsid w:val="620F9C25"/>
    <w:rsid w:val="620FE5FD"/>
    <w:rsid w:val="6211188B"/>
    <w:rsid w:val="6211FF78"/>
    <w:rsid w:val="621578CC"/>
    <w:rsid w:val="6216A77B"/>
    <w:rsid w:val="621A76C5"/>
    <w:rsid w:val="621B7A01"/>
    <w:rsid w:val="621D7D46"/>
    <w:rsid w:val="621DBDFB"/>
    <w:rsid w:val="621F216A"/>
    <w:rsid w:val="621F4312"/>
    <w:rsid w:val="621F6E59"/>
    <w:rsid w:val="621FAB56"/>
    <w:rsid w:val="6222338A"/>
    <w:rsid w:val="6223B223"/>
    <w:rsid w:val="6227AF41"/>
    <w:rsid w:val="6227DED5"/>
    <w:rsid w:val="6228C9F5"/>
    <w:rsid w:val="622DDA74"/>
    <w:rsid w:val="6231A2DB"/>
    <w:rsid w:val="6232C19D"/>
    <w:rsid w:val="6233EF06"/>
    <w:rsid w:val="623B7DA2"/>
    <w:rsid w:val="623C6EAC"/>
    <w:rsid w:val="623DA203"/>
    <w:rsid w:val="62421450"/>
    <w:rsid w:val="624489E5"/>
    <w:rsid w:val="624749FB"/>
    <w:rsid w:val="6247763B"/>
    <w:rsid w:val="6247E77D"/>
    <w:rsid w:val="6249F74D"/>
    <w:rsid w:val="624AD10D"/>
    <w:rsid w:val="624BA602"/>
    <w:rsid w:val="624C134D"/>
    <w:rsid w:val="6250CA76"/>
    <w:rsid w:val="62540FBE"/>
    <w:rsid w:val="6254CA1C"/>
    <w:rsid w:val="62551EEC"/>
    <w:rsid w:val="625A1019"/>
    <w:rsid w:val="625A960E"/>
    <w:rsid w:val="625CF7D9"/>
    <w:rsid w:val="62634821"/>
    <w:rsid w:val="626BA17A"/>
    <w:rsid w:val="626EC621"/>
    <w:rsid w:val="626F1E99"/>
    <w:rsid w:val="626FFA78"/>
    <w:rsid w:val="62702472"/>
    <w:rsid w:val="627370DA"/>
    <w:rsid w:val="6273AAE7"/>
    <w:rsid w:val="6273EA8E"/>
    <w:rsid w:val="62773CDD"/>
    <w:rsid w:val="6278B488"/>
    <w:rsid w:val="627B230B"/>
    <w:rsid w:val="627C5653"/>
    <w:rsid w:val="62802412"/>
    <w:rsid w:val="628198FC"/>
    <w:rsid w:val="6282FC43"/>
    <w:rsid w:val="6285766C"/>
    <w:rsid w:val="6286F862"/>
    <w:rsid w:val="62871172"/>
    <w:rsid w:val="628C0C44"/>
    <w:rsid w:val="628CF87E"/>
    <w:rsid w:val="628F3B19"/>
    <w:rsid w:val="628FD0E9"/>
    <w:rsid w:val="62903B91"/>
    <w:rsid w:val="6291676D"/>
    <w:rsid w:val="62924F47"/>
    <w:rsid w:val="6292A7DB"/>
    <w:rsid w:val="62941049"/>
    <w:rsid w:val="62959A54"/>
    <w:rsid w:val="6295C98A"/>
    <w:rsid w:val="62962635"/>
    <w:rsid w:val="629637AB"/>
    <w:rsid w:val="629869E7"/>
    <w:rsid w:val="629B62EF"/>
    <w:rsid w:val="629DB155"/>
    <w:rsid w:val="629ED57F"/>
    <w:rsid w:val="62A1550A"/>
    <w:rsid w:val="62A232C1"/>
    <w:rsid w:val="62A32D86"/>
    <w:rsid w:val="62A54A27"/>
    <w:rsid w:val="62A70CC9"/>
    <w:rsid w:val="62AD44A0"/>
    <w:rsid w:val="62AFD498"/>
    <w:rsid w:val="62B2A9A5"/>
    <w:rsid w:val="62B30D46"/>
    <w:rsid w:val="62B3E4FB"/>
    <w:rsid w:val="62B663E3"/>
    <w:rsid w:val="62B66E76"/>
    <w:rsid w:val="62B85998"/>
    <w:rsid w:val="62B87F04"/>
    <w:rsid w:val="62B91AD4"/>
    <w:rsid w:val="62B9C042"/>
    <w:rsid w:val="62BBAB5F"/>
    <w:rsid w:val="62BBFE52"/>
    <w:rsid w:val="62BC26C9"/>
    <w:rsid w:val="62BC370F"/>
    <w:rsid w:val="62BD8861"/>
    <w:rsid w:val="62BDDC92"/>
    <w:rsid w:val="62BE67BF"/>
    <w:rsid w:val="62BE7435"/>
    <w:rsid w:val="62BFE046"/>
    <w:rsid w:val="62C0C91B"/>
    <w:rsid w:val="62C3AC27"/>
    <w:rsid w:val="62C4548F"/>
    <w:rsid w:val="62C47EBB"/>
    <w:rsid w:val="62C522CD"/>
    <w:rsid w:val="62C789C8"/>
    <w:rsid w:val="62C995A3"/>
    <w:rsid w:val="62CAAC40"/>
    <w:rsid w:val="62CB8406"/>
    <w:rsid w:val="62CFA616"/>
    <w:rsid w:val="62D1600D"/>
    <w:rsid w:val="62D18F2B"/>
    <w:rsid w:val="62D696F1"/>
    <w:rsid w:val="62D6FFD0"/>
    <w:rsid w:val="62DB41CE"/>
    <w:rsid w:val="62DB6346"/>
    <w:rsid w:val="62DBC2EE"/>
    <w:rsid w:val="62DBDD73"/>
    <w:rsid w:val="62E0BBDF"/>
    <w:rsid w:val="62E23C56"/>
    <w:rsid w:val="62E3A7FC"/>
    <w:rsid w:val="62E6D931"/>
    <w:rsid w:val="62ED5974"/>
    <w:rsid w:val="62F069F3"/>
    <w:rsid w:val="62F0C9ED"/>
    <w:rsid w:val="62F5A8B9"/>
    <w:rsid w:val="62FA7F6B"/>
    <w:rsid w:val="62FC2C45"/>
    <w:rsid w:val="62FE53E0"/>
    <w:rsid w:val="62FFBCF2"/>
    <w:rsid w:val="6300683E"/>
    <w:rsid w:val="63006956"/>
    <w:rsid w:val="63028746"/>
    <w:rsid w:val="63041225"/>
    <w:rsid w:val="63062A36"/>
    <w:rsid w:val="63073CBB"/>
    <w:rsid w:val="630830D4"/>
    <w:rsid w:val="63091A33"/>
    <w:rsid w:val="6311D5B0"/>
    <w:rsid w:val="6313F3C4"/>
    <w:rsid w:val="63165798"/>
    <w:rsid w:val="63166B2C"/>
    <w:rsid w:val="6319B0DA"/>
    <w:rsid w:val="631C13A8"/>
    <w:rsid w:val="631C99B4"/>
    <w:rsid w:val="631CAAF3"/>
    <w:rsid w:val="631DB8DB"/>
    <w:rsid w:val="631DFAD0"/>
    <w:rsid w:val="6321691E"/>
    <w:rsid w:val="6321E210"/>
    <w:rsid w:val="6328A210"/>
    <w:rsid w:val="632A00DE"/>
    <w:rsid w:val="632B6EDE"/>
    <w:rsid w:val="632C6065"/>
    <w:rsid w:val="632C9679"/>
    <w:rsid w:val="632CB66A"/>
    <w:rsid w:val="632D280A"/>
    <w:rsid w:val="632EB062"/>
    <w:rsid w:val="632FE25D"/>
    <w:rsid w:val="6330A912"/>
    <w:rsid w:val="6330E86C"/>
    <w:rsid w:val="63332D5E"/>
    <w:rsid w:val="63335E3E"/>
    <w:rsid w:val="63345D6C"/>
    <w:rsid w:val="63346219"/>
    <w:rsid w:val="63348100"/>
    <w:rsid w:val="6335BDC2"/>
    <w:rsid w:val="6335CB57"/>
    <w:rsid w:val="6336A25C"/>
    <w:rsid w:val="6339075B"/>
    <w:rsid w:val="6339DFBC"/>
    <w:rsid w:val="633D438B"/>
    <w:rsid w:val="633D5F9A"/>
    <w:rsid w:val="63430186"/>
    <w:rsid w:val="63435855"/>
    <w:rsid w:val="63447EFC"/>
    <w:rsid w:val="6345BF2A"/>
    <w:rsid w:val="6346D2E8"/>
    <w:rsid w:val="6347AD6F"/>
    <w:rsid w:val="63480141"/>
    <w:rsid w:val="6348E3EA"/>
    <w:rsid w:val="634934ED"/>
    <w:rsid w:val="634A4586"/>
    <w:rsid w:val="634B5CB7"/>
    <w:rsid w:val="634B9F24"/>
    <w:rsid w:val="634E9CDD"/>
    <w:rsid w:val="635062C3"/>
    <w:rsid w:val="6350742B"/>
    <w:rsid w:val="63532136"/>
    <w:rsid w:val="63540D6B"/>
    <w:rsid w:val="63550D30"/>
    <w:rsid w:val="635711F2"/>
    <w:rsid w:val="63590A20"/>
    <w:rsid w:val="635BFE98"/>
    <w:rsid w:val="635C316A"/>
    <w:rsid w:val="635CFD12"/>
    <w:rsid w:val="635D10A0"/>
    <w:rsid w:val="635FC06A"/>
    <w:rsid w:val="63616C64"/>
    <w:rsid w:val="6363BD6B"/>
    <w:rsid w:val="63648745"/>
    <w:rsid w:val="6365DDF9"/>
    <w:rsid w:val="6366942E"/>
    <w:rsid w:val="6368A56C"/>
    <w:rsid w:val="636A0942"/>
    <w:rsid w:val="636D0E14"/>
    <w:rsid w:val="63708798"/>
    <w:rsid w:val="63747A8F"/>
    <w:rsid w:val="6376AF2C"/>
    <w:rsid w:val="63786E02"/>
    <w:rsid w:val="6378FE3C"/>
    <w:rsid w:val="637A14B5"/>
    <w:rsid w:val="637AE8A2"/>
    <w:rsid w:val="637C59B0"/>
    <w:rsid w:val="637F0544"/>
    <w:rsid w:val="637F88F5"/>
    <w:rsid w:val="637FFF9A"/>
    <w:rsid w:val="6380719D"/>
    <w:rsid w:val="6380E33A"/>
    <w:rsid w:val="638103FF"/>
    <w:rsid w:val="63845043"/>
    <w:rsid w:val="6386CB16"/>
    <w:rsid w:val="638BA522"/>
    <w:rsid w:val="638D6081"/>
    <w:rsid w:val="639308DD"/>
    <w:rsid w:val="639723C1"/>
    <w:rsid w:val="639966EC"/>
    <w:rsid w:val="639ACC0F"/>
    <w:rsid w:val="639B924F"/>
    <w:rsid w:val="639EB6A5"/>
    <w:rsid w:val="63A0754D"/>
    <w:rsid w:val="63A378A5"/>
    <w:rsid w:val="63A3D1F2"/>
    <w:rsid w:val="63A46224"/>
    <w:rsid w:val="63A62044"/>
    <w:rsid w:val="63A636E2"/>
    <w:rsid w:val="63A7E09D"/>
    <w:rsid w:val="63AB559D"/>
    <w:rsid w:val="63B18274"/>
    <w:rsid w:val="63B4DEF1"/>
    <w:rsid w:val="63B6E273"/>
    <w:rsid w:val="63BAEB85"/>
    <w:rsid w:val="63BD9624"/>
    <w:rsid w:val="63BF8515"/>
    <w:rsid w:val="63C0F4A8"/>
    <w:rsid w:val="63C183CD"/>
    <w:rsid w:val="63C37FA2"/>
    <w:rsid w:val="63C38DB2"/>
    <w:rsid w:val="63C39183"/>
    <w:rsid w:val="63C3AF36"/>
    <w:rsid w:val="63C4DB38"/>
    <w:rsid w:val="63C5AA5F"/>
    <w:rsid w:val="63C9FCF0"/>
    <w:rsid w:val="63CA29FC"/>
    <w:rsid w:val="63CAEDB1"/>
    <w:rsid w:val="63D03B85"/>
    <w:rsid w:val="63D1A78F"/>
    <w:rsid w:val="63D67CC5"/>
    <w:rsid w:val="63DA0401"/>
    <w:rsid w:val="63DB6AA2"/>
    <w:rsid w:val="63DC7A55"/>
    <w:rsid w:val="63E10632"/>
    <w:rsid w:val="63E3E0C0"/>
    <w:rsid w:val="63E3EF29"/>
    <w:rsid w:val="63E6B14A"/>
    <w:rsid w:val="63E7CA00"/>
    <w:rsid w:val="63E7ED8D"/>
    <w:rsid w:val="63F147D0"/>
    <w:rsid w:val="63F1EE4D"/>
    <w:rsid w:val="63F54618"/>
    <w:rsid w:val="63F86093"/>
    <w:rsid w:val="63FCCEBC"/>
    <w:rsid w:val="63FCD920"/>
    <w:rsid w:val="63FD47C5"/>
    <w:rsid w:val="63FF9D7C"/>
    <w:rsid w:val="6402F74E"/>
    <w:rsid w:val="64063965"/>
    <w:rsid w:val="6408B0CC"/>
    <w:rsid w:val="640DDC8E"/>
    <w:rsid w:val="6416B6DB"/>
    <w:rsid w:val="641956D5"/>
    <w:rsid w:val="641A0A22"/>
    <w:rsid w:val="641BB2E3"/>
    <w:rsid w:val="641DD972"/>
    <w:rsid w:val="6422D3E7"/>
    <w:rsid w:val="6424167C"/>
    <w:rsid w:val="64247B0F"/>
    <w:rsid w:val="64263E24"/>
    <w:rsid w:val="642A3E63"/>
    <w:rsid w:val="6437263F"/>
    <w:rsid w:val="643A446A"/>
    <w:rsid w:val="644000B7"/>
    <w:rsid w:val="64425CA7"/>
    <w:rsid w:val="64426E71"/>
    <w:rsid w:val="644275E2"/>
    <w:rsid w:val="6443ED67"/>
    <w:rsid w:val="644447EE"/>
    <w:rsid w:val="64479912"/>
    <w:rsid w:val="64498661"/>
    <w:rsid w:val="6449C44D"/>
    <w:rsid w:val="644A5675"/>
    <w:rsid w:val="644A83A8"/>
    <w:rsid w:val="644A90C3"/>
    <w:rsid w:val="644A9693"/>
    <w:rsid w:val="644B6552"/>
    <w:rsid w:val="644C2B4F"/>
    <w:rsid w:val="644D59C8"/>
    <w:rsid w:val="6453D893"/>
    <w:rsid w:val="645944D4"/>
    <w:rsid w:val="645A628A"/>
    <w:rsid w:val="645AD51C"/>
    <w:rsid w:val="645BFD64"/>
    <w:rsid w:val="645CEF01"/>
    <w:rsid w:val="64613521"/>
    <w:rsid w:val="646526DE"/>
    <w:rsid w:val="64657413"/>
    <w:rsid w:val="64659F84"/>
    <w:rsid w:val="6465D77C"/>
    <w:rsid w:val="6467BF16"/>
    <w:rsid w:val="6468BA6D"/>
    <w:rsid w:val="646EE06F"/>
    <w:rsid w:val="6470705E"/>
    <w:rsid w:val="64725FA7"/>
    <w:rsid w:val="64729D1E"/>
    <w:rsid w:val="6475D8B4"/>
    <w:rsid w:val="6476C604"/>
    <w:rsid w:val="6479BFEA"/>
    <w:rsid w:val="647A2F3E"/>
    <w:rsid w:val="647AF429"/>
    <w:rsid w:val="647C8BDE"/>
    <w:rsid w:val="648932B6"/>
    <w:rsid w:val="648976BF"/>
    <w:rsid w:val="648B3AC4"/>
    <w:rsid w:val="648D290F"/>
    <w:rsid w:val="64975DCF"/>
    <w:rsid w:val="64978517"/>
    <w:rsid w:val="649C63A7"/>
    <w:rsid w:val="649EB8DD"/>
    <w:rsid w:val="64A30E04"/>
    <w:rsid w:val="64A516E1"/>
    <w:rsid w:val="64A52E21"/>
    <w:rsid w:val="64A742C2"/>
    <w:rsid w:val="64A77498"/>
    <w:rsid w:val="64A89207"/>
    <w:rsid w:val="64AAB07B"/>
    <w:rsid w:val="64AAFB76"/>
    <w:rsid w:val="64AC8BC5"/>
    <w:rsid w:val="64AD3031"/>
    <w:rsid w:val="64AD6EE6"/>
    <w:rsid w:val="64B030EC"/>
    <w:rsid w:val="64B4FB1B"/>
    <w:rsid w:val="64B6AC13"/>
    <w:rsid w:val="64B7E975"/>
    <w:rsid w:val="64B97F32"/>
    <w:rsid w:val="64BAE9EE"/>
    <w:rsid w:val="64BBAD47"/>
    <w:rsid w:val="64BBC7D5"/>
    <w:rsid w:val="64BF64FC"/>
    <w:rsid w:val="64BF9747"/>
    <w:rsid w:val="64BFDD36"/>
    <w:rsid w:val="64C12578"/>
    <w:rsid w:val="64C245C8"/>
    <w:rsid w:val="64C35440"/>
    <w:rsid w:val="64C468B5"/>
    <w:rsid w:val="64C72526"/>
    <w:rsid w:val="64CC19A7"/>
    <w:rsid w:val="64CF1E67"/>
    <w:rsid w:val="64CF2EA1"/>
    <w:rsid w:val="64D05022"/>
    <w:rsid w:val="64D445EF"/>
    <w:rsid w:val="64D6A15F"/>
    <w:rsid w:val="64D879BF"/>
    <w:rsid w:val="64D9F3CF"/>
    <w:rsid w:val="64DAABB9"/>
    <w:rsid w:val="64DD8794"/>
    <w:rsid w:val="64E00BCC"/>
    <w:rsid w:val="64E36456"/>
    <w:rsid w:val="64E4036C"/>
    <w:rsid w:val="64E49F7A"/>
    <w:rsid w:val="64E8A141"/>
    <w:rsid w:val="64E8EAF4"/>
    <w:rsid w:val="64ECE983"/>
    <w:rsid w:val="64EDA320"/>
    <w:rsid w:val="64EF7F48"/>
    <w:rsid w:val="64EF8AA6"/>
    <w:rsid w:val="64F21062"/>
    <w:rsid w:val="64F36265"/>
    <w:rsid w:val="64F56F61"/>
    <w:rsid w:val="64F634E8"/>
    <w:rsid w:val="64F7E6FD"/>
    <w:rsid w:val="64F87D8A"/>
    <w:rsid w:val="64F96E01"/>
    <w:rsid w:val="64FD90AB"/>
    <w:rsid w:val="64FE7C94"/>
    <w:rsid w:val="64FF8A86"/>
    <w:rsid w:val="650141FA"/>
    <w:rsid w:val="6501890E"/>
    <w:rsid w:val="6501AB49"/>
    <w:rsid w:val="6503FDCE"/>
    <w:rsid w:val="65047DB5"/>
    <w:rsid w:val="6505F693"/>
    <w:rsid w:val="65066456"/>
    <w:rsid w:val="65077A39"/>
    <w:rsid w:val="650F3486"/>
    <w:rsid w:val="6511989A"/>
    <w:rsid w:val="6511D057"/>
    <w:rsid w:val="65144F2A"/>
    <w:rsid w:val="6514BAA6"/>
    <w:rsid w:val="6519AAF9"/>
    <w:rsid w:val="651A068E"/>
    <w:rsid w:val="651A3FDA"/>
    <w:rsid w:val="651B6CC4"/>
    <w:rsid w:val="651D13CB"/>
    <w:rsid w:val="651E0DF7"/>
    <w:rsid w:val="651E288A"/>
    <w:rsid w:val="651E962B"/>
    <w:rsid w:val="65206089"/>
    <w:rsid w:val="6523BF61"/>
    <w:rsid w:val="65251E04"/>
    <w:rsid w:val="652707C7"/>
    <w:rsid w:val="6527C00A"/>
    <w:rsid w:val="6527E8B6"/>
    <w:rsid w:val="652C0919"/>
    <w:rsid w:val="652D84B2"/>
    <w:rsid w:val="65306081"/>
    <w:rsid w:val="65320381"/>
    <w:rsid w:val="6532F29E"/>
    <w:rsid w:val="65335C22"/>
    <w:rsid w:val="6535C414"/>
    <w:rsid w:val="65378D6A"/>
    <w:rsid w:val="6538C9DA"/>
    <w:rsid w:val="653BB30C"/>
    <w:rsid w:val="653DDB60"/>
    <w:rsid w:val="65409F6B"/>
    <w:rsid w:val="65421899"/>
    <w:rsid w:val="654CA676"/>
    <w:rsid w:val="654E0D37"/>
    <w:rsid w:val="655122DE"/>
    <w:rsid w:val="6551685B"/>
    <w:rsid w:val="6552CC87"/>
    <w:rsid w:val="6556797C"/>
    <w:rsid w:val="65586EA8"/>
    <w:rsid w:val="6561098C"/>
    <w:rsid w:val="65637350"/>
    <w:rsid w:val="65672773"/>
    <w:rsid w:val="6567E9E9"/>
    <w:rsid w:val="656954D6"/>
    <w:rsid w:val="656AD552"/>
    <w:rsid w:val="656C267E"/>
    <w:rsid w:val="656F42DB"/>
    <w:rsid w:val="656F5764"/>
    <w:rsid w:val="6574F6C2"/>
    <w:rsid w:val="65758FE5"/>
    <w:rsid w:val="6577F291"/>
    <w:rsid w:val="657BEAB9"/>
    <w:rsid w:val="657FAD2C"/>
    <w:rsid w:val="657FC877"/>
    <w:rsid w:val="6583A8F3"/>
    <w:rsid w:val="65846CBB"/>
    <w:rsid w:val="65883867"/>
    <w:rsid w:val="65898298"/>
    <w:rsid w:val="658A2705"/>
    <w:rsid w:val="658C5A8F"/>
    <w:rsid w:val="658E4C22"/>
    <w:rsid w:val="65914D82"/>
    <w:rsid w:val="6591B0DB"/>
    <w:rsid w:val="6594C9F5"/>
    <w:rsid w:val="6595B7D5"/>
    <w:rsid w:val="659610DB"/>
    <w:rsid w:val="659640D8"/>
    <w:rsid w:val="659BDA2A"/>
    <w:rsid w:val="659D8ECD"/>
    <w:rsid w:val="659DE323"/>
    <w:rsid w:val="659E9AD6"/>
    <w:rsid w:val="65A14454"/>
    <w:rsid w:val="65A18DC1"/>
    <w:rsid w:val="65A1DA4A"/>
    <w:rsid w:val="65A3F480"/>
    <w:rsid w:val="65A4F2C3"/>
    <w:rsid w:val="65A58B2C"/>
    <w:rsid w:val="65A9EDD7"/>
    <w:rsid w:val="65ABFC31"/>
    <w:rsid w:val="65B1A00B"/>
    <w:rsid w:val="65B2186D"/>
    <w:rsid w:val="65B25EBE"/>
    <w:rsid w:val="65B2F587"/>
    <w:rsid w:val="65B4A787"/>
    <w:rsid w:val="65B5E82E"/>
    <w:rsid w:val="65B66609"/>
    <w:rsid w:val="65B91BEB"/>
    <w:rsid w:val="65BABEE0"/>
    <w:rsid w:val="65BB455E"/>
    <w:rsid w:val="65BF1267"/>
    <w:rsid w:val="65BF580D"/>
    <w:rsid w:val="65C01A51"/>
    <w:rsid w:val="65C29F7E"/>
    <w:rsid w:val="65C40609"/>
    <w:rsid w:val="65C431D4"/>
    <w:rsid w:val="65C5E77C"/>
    <w:rsid w:val="65C6E7D0"/>
    <w:rsid w:val="65C78423"/>
    <w:rsid w:val="65C85453"/>
    <w:rsid w:val="65C8A6A8"/>
    <w:rsid w:val="65CE85EA"/>
    <w:rsid w:val="65D103E7"/>
    <w:rsid w:val="65D1C00B"/>
    <w:rsid w:val="65D39469"/>
    <w:rsid w:val="65D42173"/>
    <w:rsid w:val="65D4C978"/>
    <w:rsid w:val="65D6039F"/>
    <w:rsid w:val="65D7CED1"/>
    <w:rsid w:val="65D8F457"/>
    <w:rsid w:val="65DB8D82"/>
    <w:rsid w:val="65DC0C82"/>
    <w:rsid w:val="65DC89D2"/>
    <w:rsid w:val="65DF8B91"/>
    <w:rsid w:val="65E017AD"/>
    <w:rsid w:val="65E25C37"/>
    <w:rsid w:val="65E2D742"/>
    <w:rsid w:val="65E6C41C"/>
    <w:rsid w:val="65E8865F"/>
    <w:rsid w:val="65E8C638"/>
    <w:rsid w:val="65E9070F"/>
    <w:rsid w:val="65EC46DF"/>
    <w:rsid w:val="65EF1B55"/>
    <w:rsid w:val="65EF5748"/>
    <w:rsid w:val="65F51B63"/>
    <w:rsid w:val="65FFE234"/>
    <w:rsid w:val="66003161"/>
    <w:rsid w:val="66027252"/>
    <w:rsid w:val="6608D8C4"/>
    <w:rsid w:val="66107FDA"/>
    <w:rsid w:val="66113E39"/>
    <w:rsid w:val="6613C757"/>
    <w:rsid w:val="6616A70E"/>
    <w:rsid w:val="6616C0D3"/>
    <w:rsid w:val="66178BFA"/>
    <w:rsid w:val="66199B84"/>
    <w:rsid w:val="661AF679"/>
    <w:rsid w:val="661D6F38"/>
    <w:rsid w:val="661F22F4"/>
    <w:rsid w:val="66202296"/>
    <w:rsid w:val="66218FBF"/>
    <w:rsid w:val="66236598"/>
    <w:rsid w:val="6623A795"/>
    <w:rsid w:val="6624780F"/>
    <w:rsid w:val="6628262C"/>
    <w:rsid w:val="66307E58"/>
    <w:rsid w:val="6631500C"/>
    <w:rsid w:val="6633942A"/>
    <w:rsid w:val="663A52D7"/>
    <w:rsid w:val="66409D66"/>
    <w:rsid w:val="66415607"/>
    <w:rsid w:val="6641B72D"/>
    <w:rsid w:val="6641DCD6"/>
    <w:rsid w:val="6644525D"/>
    <w:rsid w:val="66466143"/>
    <w:rsid w:val="6649C9FD"/>
    <w:rsid w:val="664B61C5"/>
    <w:rsid w:val="664C67E9"/>
    <w:rsid w:val="664C7079"/>
    <w:rsid w:val="664CB292"/>
    <w:rsid w:val="664F08BD"/>
    <w:rsid w:val="6654CCC6"/>
    <w:rsid w:val="6657D28D"/>
    <w:rsid w:val="665878F5"/>
    <w:rsid w:val="665BF7BD"/>
    <w:rsid w:val="665DCB14"/>
    <w:rsid w:val="665F9F24"/>
    <w:rsid w:val="66641441"/>
    <w:rsid w:val="666AAB9D"/>
    <w:rsid w:val="666F26AB"/>
    <w:rsid w:val="6670AA8E"/>
    <w:rsid w:val="6673757B"/>
    <w:rsid w:val="6673F69F"/>
    <w:rsid w:val="66751ED2"/>
    <w:rsid w:val="66770AC1"/>
    <w:rsid w:val="66781A2F"/>
    <w:rsid w:val="66782DE0"/>
    <w:rsid w:val="6678FAD5"/>
    <w:rsid w:val="667D8393"/>
    <w:rsid w:val="667DDDAF"/>
    <w:rsid w:val="667F803F"/>
    <w:rsid w:val="668001CE"/>
    <w:rsid w:val="66807B32"/>
    <w:rsid w:val="668ACD0C"/>
    <w:rsid w:val="668B57E9"/>
    <w:rsid w:val="668DB072"/>
    <w:rsid w:val="668EC7AD"/>
    <w:rsid w:val="668F537C"/>
    <w:rsid w:val="66941C35"/>
    <w:rsid w:val="66947A24"/>
    <w:rsid w:val="669615AA"/>
    <w:rsid w:val="6698115D"/>
    <w:rsid w:val="669A9997"/>
    <w:rsid w:val="669BEEA7"/>
    <w:rsid w:val="669DB736"/>
    <w:rsid w:val="669EA7BD"/>
    <w:rsid w:val="66A3A3B0"/>
    <w:rsid w:val="66A89FD3"/>
    <w:rsid w:val="66A8B3AC"/>
    <w:rsid w:val="66A8D430"/>
    <w:rsid w:val="66AD9230"/>
    <w:rsid w:val="66B47E23"/>
    <w:rsid w:val="66B4F35C"/>
    <w:rsid w:val="66B54FC6"/>
    <w:rsid w:val="66B77D75"/>
    <w:rsid w:val="66B86A10"/>
    <w:rsid w:val="66BC5D85"/>
    <w:rsid w:val="66C1B084"/>
    <w:rsid w:val="66C741E3"/>
    <w:rsid w:val="66C9976B"/>
    <w:rsid w:val="66CA059E"/>
    <w:rsid w:val="66CC108C"/>
    <w:rsid w:val="66D293AE"/>
    <w:rsid w:val="66D42CC9"/>
    <w:rsid w:val="66D5BC37"/>
    <w:rsid w:val="66D8330C"/>
    <w:rsid w:val="66D89C5B"/>
    <w:rsid w:val="66DCEDE9"/>
    <w:rsid w:val="66DFFE23"/>
    <w:rsid w:val="66E021C5"/>
    <w:rsid w:val="66E29A60"/>
    <w:rsid w:val="66E2DB4C"/>
    <w:rsid w:val="66E36458"/>
    <w:rsid w:val="66E5A86B"/>
    <w:rsid w:val="66EB7E53"/>
    <w:rsid w:val="66F2CA53"/>
    <w:rsid w:val="66F6792C"/>
    <w:rsid w:val="66F81D4E"/>
    <w:rsid w:val="66F97DAC"/>
    <w:rsid w:val="66F9A6AB"/>
    <w:rsid w:val="66FB4FF8"/>
    <w:rsid w:val="66FED1E8"/>
    <w:rsid w:val="66FF89E4"/>
    <w:rsid w:val="6700F588"/>
    <w:rsid w:val="67047630"/>
    <w:rsid w:val="670491BE"/>
    <w:rsid w:val="6706549D"/>
    <w:rsid w:val="6709DDD0"/>
    <w:rsid w:val="670A7958"/>
    <w:rsid w:val="670D6436"/>
    <w:rsid w:val="67114CBE"/>
    <w:rsid w:val="67134D27"/>
    <w:rsid w:val="671770B9"/>
    <w:rsid w:val="672114E0"/>
    <w:rsid w:val="6721AB0E"/>
    <w:rsid w:val="67235244"/>
    <w:rsid w:val="67256468"/>
    <w:rsid w:val="67282510"/>
    <w:rsid w:val="6728F709"/>
    <w:rsid w:val="672D249A"/>
    <w:rsid w:val="672F0D4E"/>
    <w:rsid w:val="6731A393"/>
    <w:rsid w:val="67332D6F"/>
    <w:rsid w:val="6733BC05"/>
    <w:rsid w:val="673412E5"/>
    <w:rsid w:val="6734A95F"/>
    <w:rsid w:val="6734E39D"/>
    <w:rsid w:val="67391724"/>
    <w:rsid w:val="67398C36"/>
    <w:rsid w:val="6739D660"/>
    <w:rsid w:val="673ABC7A"/>
    <w:rsid w:val="673AC22E"/>
    <w:rsid w:val="673B9799"/>
    <w:rsid w:val="673C3E52"/>
    <w:rsid w:val="673E4E0E"/>
    <w:rsid w:val="67419C15"/>
    <w:rsid w:val="674231E9"/>
    <w:rsid w:val="67440E52"/>
    <w:rsid w:val="67452B05"/>
    <w:rsid w:val="674B3EDD"/>
    <w:rsid w:val="674F648A"/>
    <w:rsid w:val="675074A0"/>
    <w:rsid w:val="6751BE14"/>
    <w:rsid w:val="67562CE1"/>
    <w:rsid w:val="67570D31"/>
    <w:rsid w:val="675B286E"/>
    <w:rsid w:val="675B3B03"/>
    <w:rsid w:val="675B5D5C"/>
    <w:rsid w:val="6761796E"/>
    <w:rsid w:val="6761B7DD"/>
    <w:rsid w:val="67667AD6"/>
    <w:rsid w:val="67690C79"/>
    <w:rsid w:val="676A644A"/>
    <w:rsid w:val="676EAF4D"/>
    <w:rsid w:val="676EC577"/>
    <w:rsid w:val="67702679"/>
    <w:rsid w:val="6775F3E0"/>
    <w:rsid w:val="677B8CBE"/>
    <w:rsid w:val="677C810E"/>
    <w:rsid w:val="677F9312"/>
    <w:rsid w:val="67815738"/>
    <w:rsid w:val="6781A6D3"/>
    <w:rsid w:val="67825237"/>
    <w:rsid w:val="6784CA67"/>
    <w:rsid w:val="678A9C38"/>
    <w:rsid w:val="678EAC5C"/>
    <w:rsid w:val="679099D9"/>
    <w:rsid w:val="67963235"/>
    <w:rsid w:val="67970508"/>
    <w:rsid w:val="67972F2D"/>
    <w:rsid w:val="6797E272"/>
    <w:rsid w:val="679AFB35"/>
    <w:rsid w:val="67A2A490"/>
    <w:rsid w:val="67A2C849"/>
    <w:rsid w:val="67A64186"/>
    <w:rsid w:val="67A7BEE5"/>
    <w:rsid w:val="67A851AE"/>
    <w:rsid w:val="67AE1D0D"/>
    <w:rsid w:val="67AF1A03"/>
    <w:rsid w:val="67B3E329"/>
    <w:rsid w:val="67B9FC72"/>
    <w:rsid w:val="67BA3B83"/>
    <w:rsid w:val="67BBEF9D"/>
    <w:rsid w:val="67BCF7D0"/>
    <w:rsid w:val="67BE38BB"/>
    <w:rsid w:val="67BF7CA8"/>
    <w:rsid w:val="67BFA0F1"/>
    <w:rsid w:val="67C16E2B"/>
    <w:rsid w:val="67C3064E"/>
    <w:rsid w:val="67C3DDF7"/>
    <w:rsid w:val="67C654C5"/>
    <w:rsid w:val="67C97857"/>
    <w:rsid w:val="67C9C92D"/>
    <w:rsid w:val="67C9E4FC"/>
    <w:rsid w:val="67CA615D"/>
    <w:rsid w:val="67CBA3D6"/>
    <w:rsid w:val="67CBC3EA"/>
    <w:rsid w:val="67CC39EF"/>
    <w:rsid w:val="67CE320D"/>
    <w:rsid w:val="67CEBD24"/>
    <w:rsid w:val="67D57961"/>
    <w:rsid w:val="67D89A77"/>
    <w:rsid w:val="67D8EE2B"/>
    <w:rsid w:val="67D97BA6"/>
    <w:rsid w:val="67DC06F3"/>
    <w:rsid w:val="67DD77B6"/>
    <w:rsid w:val="67E133B3"/>
    <w:rsid w:val="67E38484"/>
    <w:rsid w:val="67E3C092"/>
    <w:rsid w:val="67E3F5BA"/>
    <w:rsid w:val="67E6E809"/>
    <w:rsid w:val="67E8D5FB"/>
    <w:rsid w:val="67EA8508"/>
    <w:rsid w:val="67EBFD78"/>
    <w:rsid w:val="67EF6C85"/>
    <w:rsid w:val="67F0BDB8"/>
    <w:rsid w:val="67F0D4B8"/>
    <w:rsid w:val="67F28AB0"/>
    <w:rsid w:val="67F4A373"/>
    <w:rsid w:val="67F4C368"/>
    <w:rsid w:val="67F534C3"/>
    <w:rsid w:val="67F77DF8"/>
    <w:rsid w:val="67F90020"/>
    <w:rsid w:val="67FB21AE"/>
    <w:rsid w:val="67FE4884"/>
    <w:rsid w:val="68036C3A"/>
    <w:rsid w:val="6804BDF1"/>
    <w:rsid w:val="6805E469"/>
    <w:rsid w:val="6806A00E"/>
    <w:rsid w:val="6806CD01"/>
    <w:rsid w:val="6808B294"/>
    <w:rsid w:val="680CF84F"/>
    <w:rsid w:val="680FDF6D"/>
    <w:rsid w:val="68122F62"/>
    <w:rsid w:val="681245DC"/>
    <w:rsid w:val="6815829D"/>
    <w:rsid w:val="6816121C"/>
    <w:rsid w:val="68161BAE"/>
    <w:rsid w:val="6816321E"/>
    <w:rsid w:val="68176A79"/>
    <w:rsid w:val="6818820B"/>
    <w:rsid w:val="681BFD69"/>
    <w:rsid w:val="681C0044"/>
    <w:rsid w:val="681FFFC0"/>
    <w:rsid w:val="682824BE"/>
    <w:rsid w:val="6828A171"/>
    <w:rsid w:val="682ABA11"/>
    <w:rsid w:val="682FB9B5"/>
    <w:rsid w:val="6832B6BD"/>
    <w:rsid w:val="68357D45"/>
    <w:rsid w:val="6837A54C"/>
    <w:rsid w:val="6837B669"/>
    <w:rsid w:val="683A5F47"/>
    <w:rsid w:val="683CC1CF"/>
    <w:rsid w:val="683FBDBD"/>
    <w:rsid w:val="6841C969"/>
    <w:rsid w:val="6843161E"/>
    <w:rsid w:val="6843991A"/>
    <w:rsid w:val="6843F673"/>
    <w:rsid w:val="6845E986"/>
    <w:rsid w:val="684745D9"/>
    <w:rsid w:val="68475967"/>
    <w:rsid w:val="68485F9C"/>
    <w:rsid w:val="6848E05B"/>
    <w:rsid w:val="6849F85F"/>
    <w:rsid w:val="68544350"/>
    <w:rsid w:val="685513B8"/>
    <w:rsid w:val="68566AD6"/>
    <w:rsid w:val="6856C399"/>
    <w:rsid w:val="68579157"/>
    <w:rsid w:val="6857C864"/>
    <w:rsid w:val="68580D45"/>
    <w:rsid w:val="685813FC"/>
    <w:rsid w:val="68583788"/>
    <w:rsid w:val="68583D48"/>
    <w:rsid w:val="6859B78E"/>
    <w:rsid w:val="685AA7EE"/>
    <w:rsid w:val="685B0E80"/>
    <w:rsid w:val="685CC4C5"/>
    <w:rsid w:val="685E5403"/>
    <w:rsid w:val="685F1E00"/>
    <w:rsid w:val="6863D53F"/>
    <w:rsid w:val="68645ACC"/>
    <w:rsid w:val="68655C34"/>
    <w:rsid w:val="686731B2"/>
    <w:rsid w:val="686A75BF"/>
    <w:rsid w:val="686AB83A"/>
    <w:rsid w:val="686B4C0C"/>
    <w:rsid w:val="686DDDE6"/>
    <w:rsid w:val="68701E35"/>
    <w:rsid w:val="6873CD6F"/>
    <w:rsid w:val="68745473"/>
    <w:rsid w:val="6874ADC7"/>
    <w:rsid w:val="687B2A9E"/>
    <w:rsid w:val="687DFF43"/>
    <w:rsid w:val="687EED54"/>
    <w:rsid w:val="68829965"/>
    <w:rsid w:val="688AAFC5"/>
    <w:rsid w:val="688C7C2C"/>
    <w:rsid w:val="6892BDB5"/>
    <w:rsid w:val="6893DA8A"/>
    <w:rsid w:val="689713DF"/>
    <w:rsid w:val="68A29A0B"/>
    <w:rsid w:val="68A35437"/>
    <w:rsid w:val="68A484CC"/>
    <w:rsid w:val="68A75046"/>
    <w:rsid w:val="68A9218A"/>
    <w:rsid w:val="68AD730D"/>
    <w:rsid w:val="68AF0208"/>
    <w:rsid w:val="68B092FF"/>
    <w:rsid w:val="68B2C566"/>
    <w:rsid w:val="68B2E172"/>
    <w:rsid w:val="68B56BFB"/>
    <w:rsid w:val="68B5EFD4"/>
    <w:rsid w:val="68B5F2FC"/>
    <w:rsid w:val="68B6AEE1"/>
    <w:rsid w:val="68B924C7"/>
    <w:rsid w:val="68BB2F8D"/>
    <w:rsid w:val="68BCC73E"/>
    <w:rsid w:val="68C14B40"/>
    <w:rsid w:val="68CCDF8D"/>
    <w:rsid w:val="68CDC041"/>
    <w:rsid w:val="68CF60FC"/>
    <w:rsid w:val="68CF6FC1"/>
    <w:rsid w:val="68D0603F"/>
    <w:rsid w:val="68D28885"/>
    <w:rsid w:val="68D51072"/>
    <w:rsid w:val="68D63296"/>
    <w:rsid w:val="68D90186"/>
    <w:rsid w:val="68D94A80"/>
    <w:rsid w:val="68DC191A"/>
    <w:rsid w:val="68DDF84D"/>
    <w:rsid w:val="68E22D09"/>
    <w:rsid w:val="68E279B2"/>
    <w:rsid w:val="68E45F34"/>
    <w:rsid w:val="68E5EC0D"/>
    <w:rsid w:val="68E70341"/>
    <w:rsid w:val="68E844E2"/>
    <w:rsid w:val="68E86CD1"/>
    <w:rsid w:val="68EF549E"/>
    <w:rsid w:val="68F33EF6"/>
    <w:rsid w:val="68F3A6F2"/>
    <w:rsid w:val="68F74CA6"/>
    <w:rsid w:val="68F86A25"/>
    <w:rsid w:val="68F8A8C6"/>
    <w:rsid w:val="68F935BF"/>
    <w:rsid w:val="68FD5EC9"/>
    <w:rsid w:val="68FF4493"/>
    <w:rsid w:val="68FFF91F"/>
    <w:rsid w:val="69004636"/>
    <w:rsid w:val="69007934"/>
    <w:rsid w:val="6900F1DC"/>
    <w:rsid w:val="69020A00"/>
    <w:rsid w:val="690378E1"/>
    <w:rsid w:val="6907C610"/>
    <w:rsid w:val="690833AF"/>
    <w:rsid w:val="6909ED72"/>
    <w:rsid w:val="690A565F"/>
    <w:rsid w:val="690E6D09"/>
    <w:rsid w:val="690F39D0"/>
    <w:rsid w:val="69108327"/>
    <w:rsid w:val="6910C0C5"/>
    <w:rsid w:val="69175652"/>
    <w:rsid w:val="691977B6"/>
    <w:rsid w:val="691AB289"/>
    <w:rsid w:val="691ABA3E"/>
    <w:rsid w:val="691BB67A"/>
    <w:rsid w:val="691DE510"/>
    <w:rsid w:val="691E9372"/>
    <w:rsid w:val="69269924"/>
    <w:rsid w:val="6926C033"/>
    <w:rsid w:val="6927F80C"/>
    <w:rsid w:val="6928100F"/>
    <w:rsid w:val="692915E9"/>
    <w:rsid w:val="692A9C4F"/>
    <w:rsid w:val="692B8CC5"/>
    <w:rsid w:val="692BA153"/>
    <w:rsid w:val="692BDD7A"/>
    <w:rsid w:val="692D6CC0"/>
    <w:rsid w:val="692E5BE9"/>
    <w:rsid w:val="692F8601"/>
    <w:rsid w:val="693162FE"/>
    <w:rsid w:val="69327707"/>
    <w:rsid w:val="6935F2BA"/>
    <w:rsid w:val="693A827E"/>
    <w:rsid w:val="693ADE7D"/>
    <w:rsid w:val="693D2688"/>
    <w:rsid w:val="6941F012"/>
    <w:rsid w:val="69446E6F"/>
    <w:rsid w:val="69471D8F"/>
    <w:rsid w:val="694D1B69"/>
    <w:rsid w:val="69503239"/>
    <w:rsid w:val="6951CDDD"/>
    <w:rsid w:val="69523FEC"/>
    <w:rsid w:val="695BE5B2"/>
    <w:rsid w:val="695C294B"/>
    <w:rsid w:val="695D48B4"/>
    <w:rsid w:val="6961A420"/>
    <w:rsid w:val="69635507"/>
    <w:rsid w:val="696B51B7"/>
    <w:rsid w:val="696D628A"/>
    <w:rsid w:val="696D9FAF"/>
    <w:rsid w:val="696F1808"/>
    <w:rsid w:val="6970C007"/>
    <w:rsid w:val="69751BC8"/>
    <w:rsid w:val="697611AF"/>
    <w:rsid w:val="697B6483"/>
    <w:rsid w:val="697D1B7B"/>
    <w:rsid w:val="698072CF"/>
    <w:rsid w:val="6984AB2F"/>
    <w:rsid w:val="6984B180"/>
    <w:rsid w:val="6985142C"/>
    <w:rsid w:val="6986368C"/>
    <w:rsid w:val="69898388"/>
    <w:rsid w:val="698B741F"/>
    <w:rsid w:val="698D83A8"/>
    <w:rsid w:val="6992F622"/>
    <w:rsid w:val="699394D0"/>
    <w:rsid w:val="6999E55B"/>
    <w:rsid w:val="699D80F1"/>
    <w:rsid w:val="699EFE7A"/>
    <w:rsid w:val="69A1BF7C"/>
    <w:rsid w:val="69A2706F"/>
    <w:rsid w:val="69AABE21"/>
    <w:rsid w:val="69AE1740"/>
    <w:rsid w:val="69AE2962"/>
    <w:rsid w:val="69B2B851"/>
    <w:rsid w:val="69B66500"/>
    <w:rsid w:val="69B7725C"/>
    <w:rsid w:val="69B7912A"/>
    <w:rsid w:val="69C077F6"/>
    <w:rsid w:val="69C29DE6"/>
    <w:rsid w:val="69C33539"/>
    <w:rsid w:val="69C3F51F"/>
    <w:rsid w:val="69C5EF68"/>
    <w:rsid w:val="69C5F087"/>
    <w:rsid w:val="69CA37FF"/>
    <w:rsid w:val="69CD2ED1"/>
    <w:rsid w:val="69D025C9"/>
    <w:rsid w:val="69D05A20"/>
    <w:rsid w:val="69D45832"/>
    <w:rsid w:val="69D6152E"/>
    <w:rsid w:val="69D8D1F3"/>
    <w:rsid w:val="69D94B51"/>
    <w:rsid w:val="69DD2703"/>
    <w:rsid w:val="69DE19CB"/>
    <w:rsid w:val="69DE7812"/>
    <w:rsid w:val="69DE88D7"/>
    <w:rsid w:val="69E071A6"/>
    <w:rsid w:val="69EA4CBD"/>
    <w:rsid w:val="69EC56DD"/>
    <w:rsid w:val="69ED12B4"/>
    <w:rsid w:val="69F0E419"/>
    <w:rsid w:val="69F128DA"/>
    <w:rsid w:val="69F17ED1"/>
    <w:rsid w:val="69F293FA"/>
    <w:rsid w:val="69F3049E"/>
    <w:rsid w:val="69F312A2"/>
    <w:rsid w:val="69F7B11F"/>
    <w:rsid w:val="69FCA205"/>
    <w:rsid w:val="69FF4A2D"/>
    <w:rsid w:val="69FF4C6B"/>
    <w:rsid w:val="6A004495"/>
    <w:rsid w:val="6A0211FA"/>
    <w:rsid w:val="6A02C883"/>
    <w:rsid w:val="6A05D768"/>
    <w:rsid w:val="6A0A4768"/>
    <w:rsid w:val="6A0BE93B"/>
    <w:rsid w:val="6A0EE605"/>
    <w:rsid w:val="6A11357B"/>
    <w:rsid w:val="6A131127"/>
    <w:rsid w:val="6A1ABEC6"/>
    <w:rsid w:val="6A1F8738"/>
    <w:rsid w:val="6A1FB799"/>
    <w:rsid w:val="6A1FE943"/>
    <w:rsid w:val="6A22E9B6"/>
    <w:rsid w:val="6A22ED7F"/>
    <w:rsid w:val="6A243999"/>
    <w:rsid w:val="6A253FCA"/>
    <w:rsid w:val="6A25D2D4"/>
    <w:rsid w:val="6A2AC22C"/>
    <w:rsid w:val="6A2B3CF5"/>
    <w:rsid w:val="6A2B782A"/>
    <w:rsid w:val="6A2C98AF"/>
    <w:rsid w:val="6A2FE4CA"/>
    <w:rsid w:val="6A30BF09"/>
    <w:rsid w:val="6A314FC9"/>
    <w:rsid w:val="6A328452"/>
    <w:rsid w:val="6A344C57"/>
    <w:rsid w:val="6A34A0E3"/>
    <w:rsid w:val="6A37128F"/>
    <w:rsid w:val="6A3763BD"/>
    <w:rsid w:val="6A387139"/>
    <w:rsid w:val="6A3A0862"/>
    <w:rsid w:val="6A3BDAC9"/>
    <w:rsid w:val="6A3ECE98"/>
    <w:rsid w:val="6A3F370F"/>
    <w:rsid w:val="6A4360A1"/>
    <w:rsid w:val="6A4609FC"/>
    <w:rsid w:val="6A463D0F"/>
    <w:rsid w:val="6A4729EF"/>
    <w:rsid w:val="6A478A6A"/>
    <w:rsid w:val="6A48FCD3"/>
    <w:rsid w:val="6A4AC400"/>
    <w:rsid w:val="6A4C085B"/>
    <w:rsid w:val="6A4D7DB2"/>
    <w:rsid w:val="6A4EFD40"/>
    <w:rsid w:val="6A4FE4A1"/>
    <w:rsid w:val="6A5049AF"/>
    <w:rsid w:val="6A53441E"/>
    <w:rsid w:val="6A54019B"/>
    <w:rsid w:val="6A546037"/>
    <w:rsid w:val="6A584264"/>
    <w:rsid w:val="6A5EA281"/>
    <w:rsid w:val="6A62512F"/>
    <w:rsid w:val="6A65388C"/>
    <w:rsid w:val="6A663AAA"/>
    <w:rsid w:val="6A67D6EA"/>
    <w:rsid w:val="6A6A4573"/>
    <w:rsid w:val="6A6BA4EA"/>
    <w:rsid w:val="6A6BEF0B"/>
    <w:rsid w:val="6A6C3BE6"/>
    <w:rsid w:val="6A6D351B"/>
    <w:rsid w:val="6A6E899F"/>
    <w:rsid w:val="6A6F80A4"/>
    <w:rsid w:val="6A760099"/>
    <w:rsid w:val="6A819CB7"/>
    <w:rsid w:val="6A82DA89"/>
    <w:rsid w:val="6A83352A"/>
    <w:rsid w:val="6A843131"/>
    <w:rsid w:val="6A861E81"/>
    <w:rsid w:val="6A87227A"/>
    <w:rsid w:val="6A8752F4"/>
    <w:rsid w:val="6A88730D"/>
    <w:rsid w:val="6A89285A"/>
    <w:rsid w:val="6A8A5495"/>
    <w:rsid w:val="6A8A7BD1"/>
    <w:rsid w:val="6A8D1878"/>
    <w:rsid w:val="6A8D1F4A"/>
    <w:rsid w:val="6A9213DA"/>
    <w:rsid w:val="6A92853D"/>
    <w:rsid w:val="6A9323DB"/>
    <w:rsid w:val="6A96495B"/>
    <w:rsid w:val="6A971B24"/>
    <w:rsid w:val="6A97CFD1"/>
    <w:rsid w:val="6A9AC1D3"/>
    <w:rsid w:val="6A9CE5E0"/>
    <w:rsid w:val="6A9F379B"/>
    <w:rsid w:val="6AA352A3"/>
    <w:rsid w:val="6AA8659D"/>
    <w:rsid w:val="6AAB1EEE"/>
    <w:rsid w:val="6AAC42A2"/>
    <w:rsid w:val="6AB0CB23"/>
    <w:rsid w:val="6AB3E86D"/>
    <w:rsid w:val="6AB4B73D"/>
    <w:rsid w:val="6ABFABD9"/>
    <w:rsid w:val="6ABFC930"/>
    <w:rsid w:val="6AC41152"/>
    <w:rsid w:val="6AC6D467"/>
    <w:rsid w:val="6AC87F5B"/>
    <w:rsid w:val="6AC9E68F"/>
    <w:rsid w:val="6ACAD36F"/>
    <w:rsid w:val="6ACBF965"/>
    <w:rsid w:val="6ACF8879"/>
    <w:rsid w:val="6AD039F5"/>
    <w:rsid w:val="6AD3AE05"/>
    <w:rsid w:val="6AD6AB36"/>
    <w:rsid w:val="6AD888E4"/>
    <w:rsid w:val="6ADB5ADB"/>
    <w:rsid w:val="6ADC7DCB"/>
    <w:rsid w:val="6ADDC19C"/>
    <w:rsid w:val="6AE1710F"/>
    <w:rsid w:val="6AE326F9"/>
    <w:rsid w:val="6AE3BB61"/>
    <w:rsid w:val="6AE3F0FD"/>
    <w:rsid w:val="6AE4D495"/>
    <w:rsid w:val="6AE76A2E"/>
    <w:rsid w:val="6AE85651"/>
    <w:rsid w:val="6AE99720"/>
    <w:rsid w:val="6AEA967C"/>
    <w:rsid w:val="6AEBBEB6"/>
    <w:rsid w:val="6AECC3F1"/>
    <w:rsid w:val="6AEF522F"/>
    <w:rsid w:val="6AF1FB5E"/>
    <w:rsid w:val="6AF3239F"/>
    <w:rsid w:val="6AF33A11"/>
    <w:rsid w:val="6AF381FB"/>
    <w:rsid w:val="6AF3905F"/>
    <w:rsid w:val="6AF6E248"/>
    <w:rsid w:val="6AFF6B21"/>
    <w:rsid w:val="6B022816"/>
    <w:rsid w:val="6B03FE1C"/>
    <w:rsid w:val="6B04AAF3"/>
    <w:rsid w:val="6B062716"/>
    <w:rsid w:val="6B07AD1F"/>
    <w:rsid w:val="6B089886"/>
    <w:rsid w:val="6B09E779"/>
    <w:rsid w:val="6B0CFBFE"/>
    <w:rsid w:val="6B0FA7D2"/>
    <w:rsid w:val="6B10883B"/>
    <w:rsid w:val="6B10938C"/>
    <w:rsid w:val="6B1098F3"/>
    <w:rsid w:val="6B10B6F4"/>
    <w:rsid w:val="6B10DE58"/>
    <w:rsid w:val="6B137820"/>
    <w:rsid w:val="6B16699C"/>
    <w:rsid w:val="6B176912"/>
    <w:rsid w:val="6B18B2A9"/>
    <w:rsid w:val="6B1A4EF9"/>
    <w:rsid w:val="6B1A72C4"/>
    <w:rsid w:val="6B1C2552"/>
    <w:rsid w:val="6B1E51D9"/>
    <w:rsid w:val="6B1F1FAD"/>
    <w:rsid w:val="6B21BF11"/>
    <w:rsid w:val="6B21D6BD"/>
    <w:rsid w:val="6B2303AD"/>
    <w:rsid w:val="6B27783C"/>
    <w:rsid w:val="6B284C57"/>
    <w:rsid w:val="6B29BF67"/>
    <w:rsid w:val="6B2C290A"/>
    <w:rsid w:val="6B2C84BD"/>
    <w:rsid w:val="6B30E77E"/>
    <w:rsid w:val="6B31ADEE"/>
    <w:rsid w:val="6B32DD1D"/>
    <w:rsid w:val="6B33FC02"/>
    <w:rsid w:val="6B3B18C1"/>
    <w:rsid w:val="6B3D447F"/>
    <w:rsid w:val="6B3DEB6C"/>
    <w:rsid w:val="6B4045C4"/>
    <w:rsid w:val="6B49F9C3"/>
    <w:rsid w:val="6B4B0E52"/>
    <w:rsid w:val="6B4C60CD"/>
    <w:rsid w:val="6B4D89F6"/>
    <w:rsid w:val="6B51EEA1"/>
    <w:rsid w:val="6B54B398"/>
    <w:rsid w:val="6B54BA01"/>
    <w:rsid w:val="6B55D50D"/>
    <w:rsid w:val="6B591E74"/>
    <w:rsid w:val="6B59AFE8"/>
    <w:rsid w:val="6B5BBF8C"/>
    <w:rsid w:val="6B5C76D0"/>
    <w:rsid w:val="6B5FC580"/>
    <w:rsid w:val="6B620B11"/>
    <w:rsid w:val="6B652959"/>
    <w:rsid w:val="6B6A577F"/>
    <w:rsid w:val="6B6BCB73"/>
    <w:rsid w:val="6B6F4479"/>
    <w:rsid w:val="6B6FCC2B"/>
    <w:rsid w:val="6B7152C2"/>
    <w:rsid w:val="6B715E25"/>
    <w:rsid w:val="6B718756"/>
    <w:rsid w:val="6B780A93"/>
    <w:rsid w:val="6B7ADACF"/>
    <w:rsid w:val="6B7E2C01"/>
    <w:rsid w:val="6B7F6966"/>
    <w:rsid w:val="6B81EFD3"/>
    <w:rsid w:val="6B8651DE"/>
    <w:rsid w:val="6B868FC2"/>
    <w:rsid w:val="6B86BCC0"/>
    <w:rsid w:val="6B882FBB"/>
    <w:rsid w:val="6B90D356"/>
    <w:rsid w:val="6B924731"/>
    <w:rsid w:val="6B93C6BD"/>
    <w:rsid w:val="6B94253D"/>
    <w:rsid w:val="6B95032D"/>
    <w:rsid w:val="6B963CDC"/>
    <w:rsid w:val="6B97685C"/>
    <w:rsid w:val="6B992FAE"/>
    <w:rsid w:val="6B9D76C1"/>
    <w:rsid w:val="6BA2C60D"/>
    <w:rsid w:val="6BA2CF2F"/>
    <w:rsid w:val="6BA4C471"/>
    <w:rsid w:val="6BA686F1"/>
    <w:rsid w:val="6BA80B5E"/>
    <w:rsid w:val="6BA986C8"/>
    <w:rsid w:val="6BB55E75"/>
    <w:rsid w:val="6BB9E93A"/>
    <w:rsid w:val="6BBB138A"/>
    <w:rsid w:val="6BBD7B84"/>
    <w:rsid w:val="6BC2ACD8"/>
    <w:rsid w:val="6BC32FA6"/>
    <w:rsid w:val="6BC85BF6"/>
    <w:rsid w:val="6BCBF0D7"/>
    <w:rsid w:val="6BCC10E3"/>
    <w:rsid w:val="6BD21669"/>
    <w:rsid w:val="6BD4ED05"/>
    <w:rsid w:val="6BD74E41"/>
    <w:rsid w:val="6BD79CC2"/>
    <w:rsid w:val="6BD83F00"/>
    <w:rsid w:val="6BD9F67C"/>
    <w:rsid w:val="6BDF0F24"/>
    <w:rsid w:val="6BDFA6DD"/>
    <w:rsid w:val="6BE03218"/>
    <w:rsid w:val="6BE07828"/>
    <w:rsid w:val="6BE20A87"/>
    <w:rsid w:val="6BE624CB"/>
    <w:rsid w:val="6BE9EF9A"/>
    <w:rsid w:val="6BEA4B3B"/>
    <w:rsid w:val="6BED47A4"/>
    <w:rsid w:val="6BED5ACA"/>
    <w:rsid w:val="6BEE4061"/>
    <w:rsid w:val="6BF0302F"/>
    <w:rsid w:val="6BF0519F"/>
    <w:rsid w:val="6BF23B2A"/>
    <w:rsid w:val="6BF40B36"/>
    <w:rsid w:val="6BF41A34"/>
    <w:rsid w:val="6BF4D234"/>
    <w:rsid w:val="6BF67308"/>
    <w:rsid w:val="6BF8C896"/>
    <w:rsid w:val="6BFDA9FB"/>
    <w:rsid w:val="6BFEAB68"/>
    <w:rsid w:val="6C03D34B"/>
    <w:rsid w:val="6C063EC1"/>
    <w:rsid w:val="6C07754B"/>
    <w:rsid w:val="6C0A189E"/>
    <w:rsid w:val="6C0FFB0C"/>
    <w:rsid w:val="6C1317CD"/>
    <w:rsid w:val="6C189107"/>
    <w:rsid w:val="6C1C8006"/>
    <w:rsid w:val="6C1E9A58"/>
    <w:rsid w:val="6C1F366B"/>
    <w:rsid w:val="6C204640"/>
    <w:rsid w:val="6C23D34E"/>
    <w:rsid w:val="6C249D8B"/>
    <w:rsid w:val="6C285762"/>
    <w:rsid w:val="6C2ADD71"/>
    <w:rsid w:val="6C2AF67F"/>
    <w:rsid w:val="6C2C3FDC"/>
    <w:rsid w:val="6C30A7FA"/>
    <w:rsid w:val="6C31C374"/>
    <w:rsid w:val="6C34C284"/>
    <w:rsid w:val="6C353398"/>
    <w:rsid w:val="6C366860"/>
    <w:rsid w:val="6C36F7A2"/>
    <w:rsid w:val="6C3769F7"/>
    <w:rsid w:val="6C39011D"/>
    <w:rsid w:val="6C3A51C6"/>
    <w:rsid w:val="6C3CFD34"/>
    <w:rsid w:val="6C3F3C39"/>
    <w:rsid w:val="6C3FF769"/>
    <w:rsid w:val="6C440AFC"/>
    <w:rsid w:val="6C494155"/>
    <w:rsid w:val="6C495BA4"/>
    <w:rsid w:val="6C49977E"/>
    <w:rsid w:val="6C4A2FA7"/>
    <w:rsid w:val="6C4C4668"/>
    <w:rsid w:val="6C4CFC8F"/>
    <w:rsid w:val="6C4F5DF3"/>
    <w:rsid w:val="6C52487D"/>
    <w:rsid w:val="6C54BFF8"/>
    <w:rsid w:val="6C564F87"/>
    <w:rsid w:val="6C5859FD"/>
    <w:rsid w:val="6C5BC20C"/>
    <w:rsid w:val="6C5E0FE5"/>
    <w:rsid w:val="6C5E6C42"/>
    <w:rsid w:val="6C5F5DC9"/>
    <w:rsid w:val="6C615E14"/>
    <w:rsid w:val="6C62C0E7"/>
    <w:rsid w:val="6C63312D"/>
    <w:rsid w:val="6C6FF0C2"/>
    <w:rsid w:val="6C721EAA"/>
    <w:rsid w:val="6C73284C"/>
    <w:rsid w:val="6C77CC04"/>
    <w:rsid w:val="6C7A2389"/>
    <w:rsid w:val="6C7D2E51"/>
    <w:rsid w:val="6C7F7EC6"/>
    <w:rsid w:val="6C85087D"/>
    <w:rsid w:val="6C8ADF60"/>
    <w:rsid w:val="6C8AF6F1"/>
    <w:rsid w:val="6C9194FF"/>
    <w:rsid w:val="6C961109"/>
    <w:rsid w:val="6C9657A1"/>
    <w:rsid w:val="6C982EB5"/>
    <w:rsid w:val="6C985DBC"/>
    <w:rsid w:val="6C98C9A6"/>
    <w:rsid w:val="6C9A9EC2"/>
    <w:rsid w:val="6C9E2FDF"/>
    <w:rsid w:val="6CA14CAE"/>
    <w:rsid w:val="6CA151DE"/>
    <w:rsid w:val="6CA236E2"/>
    <w:rsid w:val="6CA26C0E"/>
    <w:rsid w:val="6CA33BA4"/>
    <w:rsid w:val="6CA38D56"/>
    <w:rsid w:val="6CA64BD0"/>
    <w:rsid w:val="6CA74B5F"/>
    <w:rsid w:val="6CA77565"/>
    <w:rsid w:val="6CA83C09"/>
    <w:rsid w:val="6CA94407"/>
    <w:rsid w:val="6CAA3832"/>
    <w:rsid w:val="6CAAD5FE"/>
    <w:rsid w:val="6CAC5229"/>
    <w:rsid w:val="6CAE0733"/>
    <w:rsid w:val="6CB0978B"/>
    <w:rsid w:val="6CB2D569"/>
    <w:rsid w:val="6CB38809"/>
    <w:rsid w:val="6CB81576"/>
    <w:rsid w:val="6CBAAA55"/>
    <w:rsid w:val="6CBDDF0E"/>
    <w:rsid w:val="6CBFD9B1"/>
    <w:rsid w:val="6CC14906"/>
    <w:rsid w:val="6CC32FD4"/>
    <w:rsid w:val="6CC51FE2"/>
    <w:rsid w:val="6CC5D6F9"/>
    <w:rsid w:val="6CC87D9F"/>
    <w:rsid w:val="6CC93146"/>
    <w:rsid w:val="6CC9DBE3"/>
    <w:rsid w:val="6CCBA5EE"/>
    <w:rsid w:val="6CCC8FA5"/>
    <w:rsid w:val="6CCCC279"/>
    <w:rsid w:val="6CCCE506"/>
    <w:rsid w:val="6CCD4143"/>
    <w:rsid w:val="6CCD9B8A"/>
    <w:rsid w:val="6CD08B31"/>
    <w:rsid w:val="6CD1B666"/>
    <w:rsid w:val="6CD1DD15"/>
    <w:rsid w:val="6CD420EF"/>
    <w:rsid w:val="6CD45606"/>
    <w:rsid w:val="6CD96AD2"/>
    <w:rsid w:val="6CDA15DD"/>
    <w:rsid w:val="6CDAF6CC"/>
    <w:rsid w:val="6CDAFD60"/>
    <w:rsid w:val="6CDD86A9"/>
    <w:rsid w:val="6CDDCB3A"/>
    <w:rsid w:val="6CE00C89"/>
    <w:rsid w:val="6CE1C754"/>
    <w:rsid w:val="6CE89F38"/>
    <w:rsid w:val="6CE96699"/>
    <w:rsid w:val="6CEC5FD4"/>
    <w:rsid w:val="6CEDBF02"/>
    <w:rsid w:val="6CEFE178"/>
    <w:rsid w:val="6CF00B98"/>
    <w:rsid w:val="6CF07BAA"/>
    <w:rsid w:val="6CF26C4B"/>
    <w:rsid w:val="6CF350DC"/>
    <w:rsid w:val="6CF4B552"/>
    <w:rsid w:val="6CF7F90D"/>
    <w:rsid w:val="6CFA7618"/>
    <w:rsid w:val="6CFB1F4A"/>
    <w:rsid w:val="6CFC59C3"/>
    <w:rsid w:val="6CFC6E1C"/>
    <w:rsid w:val="6CFD1B2B"/>
    <w:rsid w:val="6D00339D"/>
    <w:rsid w:val="6D0107DE"/>
    <w:rsid w:val="6D033E68"/>
    <w:rsid w:val="6D03DBD0"/>
    <w:rsid w:val="6D03F259"/>
    <w:rsid w:val="6D05C34D"/>
    <w:rsid w:val="6D074112"/>
    <w:rsid w:val="6D08FF8D"/>
    <w:rsid w:val="6D0B302B"/>
    <w:rsid w:val="6D0F4E50"/>
    <w:rsid w:val="6D0F7FFB"/>
    <w:rsid w:val="6D0F87C5"/>
    <w:rsid w:val="6D125683"/>
    <w:rsid w:val="6D12A621"/>
    <w:rsid w:val="6D131376"/>
    <w:rsid w:val="6D17A791"/>
    <w:rsid w:val="6D1C30AE"/>
    <w:rsid w:val="6D1CD680"/>
    <w:rsid w:val="6D1CF2CA"/>
    <w:rsid w:val="6D1CF3BC"/>
    <w:rsid w:val="6D1CFD88"/>
    <w:rsid w:val="6D1E38F4"/>
    <w:rsid w:val="6D206B52"/>
    <w:rsid w:val="6D2271CD"/>
    <w:rsid w:val="6D2A5364"/>
    <w:rsid w:val="6D2F5B12"/>
    <w:rsid w:val="6D325A50"/>
    <w:rsid w:val="6D40D339"/>
    <w:rsid w:val="6D4108B2"/>
    <w:rsid w:val="6D41F22A"/>
    <w:rsid w:val="6D4272C4"/>
    <w:rsid w:val="6D42FE87"/>
    <w:rsid w:val="6D46C530"/>
    <w:rsid w:val="6D48149C"/>
    <w:rsid w:val="6D49FEEA"/>
    <w:rsid w:val="6D4B4961"/>
    <w:rsid w:val="6D4DEE84"/>
    <w:rsid w:val="6D51CA49"/>
    <w:rsid w:val="6D538E10"/>
    <w:rsid w:val="6D53C442"/>
    <w:rsid w:val="6D5403EA"/>
    <w:rsid w:val="6D5580EB"/>
    <w:rsid w:val="6D564F17"/>
    <w:rsid w:val="6D58B395"/>
    <w:rsid w:val="6D5C4860"/>
    <w:rsid w:val="6D5ECE8B"/>
    <w:rsid w:val="6D611591"/>
    <w:rsid w:val="6D642EF8"/>
    <w:rsid w:val="6D65AAC7"/>
    <w:rsid w:val="6D671D1A"/>
    <w:rsid w:val="6D6948D1"/>
    <w:rsid w:val="6D69C197"/>
    <w:rsid w:val="6D6C2C17"/>
    <w:rsid w:val="6D6EDB21"/>
    <w:rsid w:val="6D6F562C"/>
    <w:rsid w:val="6D7033C7"/>
    <w:rsid w:val="6D717AA9"/>
    <w:rsid w:val="6D73E241"/>
    <w:rsid w:val="6D77AD58"/>
    <w:rsid w:val="6D7E0309"/>
    <w:rsid w:val="6D80F28E"/>
    <w:rsid w:val="6D830036"/>
    <w:rsid w:val="6D84FCFA"/>
    <w:rsid w:val="6D8518B1"/>
    <w:rsid w:val="6D857E48"/>
    <w:rsid w:val="6D863CFF"/>
    <w:rsid w:val="6D86E824"/>
    <w:rsid w:val="6D879797"/>
    <w:rsid w:val="6D8952C5"/>
    <w:rsid w:val="6D8A42E4"/>
    <w:rsid w:val="6D8AD004"/>
    <w:rsid w:val="6D905430"/>
    <w:rsid w:val="6D934B0C"/>
    <w:rsid w:val="6D93D923"/>
    <w:rsid w:val="6D99115B"/>
    <w:rsid w:val="6D9C19F0"/>
    <w:rsid w:val="6D9CEE4C"/>
    <w:rsid w:val="6DA0A5E8"/>
    <w:rsid w:val="6DA22F3E"/>
    <w:rsid w:val="6DA4530D"/>
    <w:rsid w:val="6DA5FAC8"/>
    <w:rsid w:val="6DA84906"/>
    <w:rsid w:val="6DB12BEA"/>
    <w:rsid w:val="6DB40BCD"/>
    <w:rsid w:val="6DB68828"/>
    <w:rsid w:val="6DB6A09B"/>
    <w:rsid w:val="6DBC3FC2"/>
    <w:rsid w:val="6DBE22B1"/>
    <w:rsid w:val="6DC15271"/>
    <w:rsid w:val="6DC2ED6F"/>
    <w:rsid w:val="6DC72CF5"/>
    <w:rsid w:val="6DC74090"/>
    <w:rsid w:val="6DC7F8F4"/>
    <w:rsid w:val="6DCAD865"/>
    <w:rsid w:val="6DCD28C9"/>
    <w:rsid w:val="6DCDAFA6"/>
    <w:rsid w:val="6DCE632B"/>
    <w:rsid w:val="6DD1756C"/>
    <w:rsid w:val="6DD3AFE8"/>
    <w:rsid w:val="6DD60979"/>
    <w:rsid w:val="6DD84639"/>
    <w:rsid w:val="6DD93CFB"/>
    <w:rsid w:val="6DD99C26"/>
    <w:rsid w:val="6DDA2409"/>
    <w:rsid w:val="6DDA9FE7"/>
    <w:rsid w:val="6DDD3533"/>
    <w:rsid w:val="6DE03558"/>
    <w:rsid w:val="6DE0BCF6"/>
    <w:rsid w:val="6DE0C096"/>
    <w:rsid w:val="6DE2B5A1"/>
    <w:rsid w:val="6DE34DA4"/>
    <w:rsid w:val="6DE4D560"/>
    <w:rsid w:val="6DE59E95"/>
    <w:rsid w:val="6DE5F998"/>
    <w:rsid w:val="6DEAA8EA"/>
    <w:rsid w:val="6DEC5BCB"/>
    <w:rsid w:val="6DEC5EBA"/>
    <w:rsid w:val="6DEF5A50"/>
    <w:rsid w:val="6DEF81C4"/>
    <w:rsid w:val="6DF061F0"/>
    <w:rsid w:val="6DF100D9"/>
    <w:rsid w:val="6DF8DCD8"/>
    <w:rsid w:val="6DF8EE66"/>
    <w:rsid w:val="6DF94000"/>
    <w:rsid w:val="6E04ED47"/>
    <w:rsid w:val="6E09DD62"/>
    <w:rsid w:val="6E1871A8"/>
    <w:rsid w:val="6E1A91FE"/>
    <w:rsid w:val="6E1BA3CD"/>
    <w:rsid w:val="6E1EA4B8"/>
    <w:rsid w:val="6E1ECF58"/>
    <w:rsid w:val="6E21D42B"/>
    <w:rsid w:val="6E270FB3"/>
    <w:rsid w:val="6E2B0D37"/>
    <w:rsid w:val="6E2BA5AF"/>
    <w:rsid w:val="6E2BD8B3"/>
    <w:rsid w:val="6E2BDBE3"/>
    <w:rsid w:val="6E2F6B8F"/>
    <w:rsid w:val="6E30E482"/>
    <w:rsid w:val="6E310CB5"/>
    <w:rsid w:val="6E31FE10"/>
    <w:rsid w:val="6E32625D"/>
    <w:rsid w:val="6E34A191"/>
    <w:rsid w:val="6E34A932"/>
    <w:rsid w:val="6E36C67F"/>
    <w:rsid w:val="6E3B3108"/>
    <w:rsid w:val="6E3B8E17"/>
    <w:rsid w:val="6E3CD2B4"/>
    <w:rsid w:val="6E3F6525"/>
    <w:rsid w:val="6E455740"/>
    <w:rsid w:val="6E471BED"/>
    <w:rsid w:val="6E47315B"/>
    <w:rsid w:val="6E48A3D7"/>
    <w:rsid w:val="6E4ABC85"/>
    <w:rsid w:val="6E4CEF9D"/>
    <w:rsid w:val="6E4E1344"/>
    <w:rsid w:val="6E4E5483"/>
    <w:rsid w:val="6E4EB05F"/>
    <w:rsid w:val="6E50C052"/>
    <w:rsid w:val="6E51958C"/>
    <w:rsid w:val="6E553465"/>
    <w:rsid w:val="6E567AB6"/>
    <w:rsid w:val="6E5786A5"/>
    <w:rsid w:val="6E593A08"/>
    <w:rsid w:val="6E5B4D74"/>
    <w:rsid w:val="6E5DC295"/>
    <w:rsid w:val="6E5E4760"/>
    <w:rsid w:val="6E5FA0FC"/>
    <w:rsid w:val="6E61289A"/>
    <w:rsid w:val="6E62916D"/>
    <w:rsid w:val="6E6421AE"/>
    <w:rsid w:val="6E64257F"/>
    <w:rsid w:val="6E657D96"/>
    <w:rsid w:val="6E686006"/>
    <w:rsid w:val="6E6CF0AE"/>
    <w:rsid w:val="6E704716"/>
    <w:rsid w:val="6E720460"/>
    <w:rsid w:val="6E72ED46"/>
    <w:rsid w:val="6E74A85B"/>
    <w:rsid w:val="6E74CF59"/>
    <w:rsid w:val="6E74EECA"/>
    <w:rsid w:val="6E7B1DB8"/>
    <w:rsid w:val="6E7BF035"/>
    <w:rsid w:val="6E86FF6B"/>
    <w:rsid w:val="6E8B4A94"/>
    <w:rsid w:val="6E908F95"/>
    <w:rsid w:val="6E921933"/>
    <w:rsid w:val="6E933C77"/>
    <w:rsid w:val="6E945EC0"/>
    <w:rsid w:val="6E9A9BED"/>
    <w:rsid w:val="6EA2F288"/>
    <w:rsid w:val="6EA31173"/>
    <w:rsid w:val="6EA3310F"/>
    <w:rsid w:val="6EA58DB2"/>
    <w:rsid w:val="6EA6350D"/>
    <w:rsid w:val="6EA660A0"/>
    <w:rsid w:val="6EA75EB6"/>
    <w:rsid w:val="6EAEDB6A"/>
    <w:rsid w:val="6EAF8FCA"/>
    <w:rsid w:val="6EB1EE96"/>
    <w:rsid w:val="6EB2D018"/>
    <w:rsid w:val="6EB43BD6"/>
    <w:rsid w:val="6EBAE207"/>
    <w:rsid w:val="6EBBCEB1"/>
    <w:rsid w:val="6EBC420A"/>
    <w:rsid w:val="6EC2FB24"/>
    <w:rsid w:val="6EC70A77"/>
    <w:rsid w:val="6EC84DBC"/>
    <w:rsid w:val="6EC973B2"/>
    <w:rsid w:val="6ECA4F6B"/>
    <w:rsid w:val="6ECB4A55"/>
    <w:rsid w:val="6ED25C5C"/>
    <w:rsid w:val="6ED81B0D"/>
    <w:rsid w:val="6ED9AD49"/>
    <w:rsid w:val="6EDB4754"/>
    <w:rsid w:val="6EDC0F1E"/>
    <w:rsid w:val="6EDCA462"/>
    <w:rsid w:val="6EDCB281"/>
    <w:rsid w:val="6EDE0CDB"/>
    <w:rsid w:val="6EDE957E"/>
    <w:rsid w:val="6EDFAE84"/>
    <w:rsid w:val="6EE041C6"/>
    <w:rsid w:val="6EE156D8"/>
    <w:rsid w:val="6EE49B11"/>
    <w:rsid w:val="6EE7A66D"/>
    <w:rsid w:val="6EE83498"/>
    <w:rsid w:val="6EEB41D7"/>
    <w:rsid w:val="6EEEE47B"/>
    <w:rsid w:val="6EF0C6CC"/>
    <w:rsid w:val="6EF2B323"/>
    <w:rsid w:val="6EF349A3"/>
    <w:rsid w:val="6EF44625"/>
    <w:rsid w:val="6EF4E10E"/>
    <w:rsid w:val="6EF89714"/>
    <w:rsid w:val="6EFA9EEC"/>
    <w:rsid w:val="6F0353D7"/>
    <w:rsid w:val="6F062A97"/>
    <w:rsid w:val="6F065B03"/>
    <w:rsid w:val="6F068981"/>
    <w:rsid w:val="6F0D7782"/>
    <w:rsid w:val="6F0F6399"/>
    <w:rsid w:val="6F11927C"/>
    <w:rsid w:val="6F145B79"/>
    <w:rsid w:val="6F1808E6"/>
    <w:rsid w:val="6F1827A6"/>
    <w:rsid w:val="6F1A2002"/>
    <w:rsid w:val="6F1C6F57"/>
    <w:rsid w:val="6F1D2580"/>
    <w:rsid w:val="6F1D52A5"/>
    <w:rsid w:val="6F1F322A"/>
    <w:rsid w:val="6F22A512"/>
    <w:rsid w:val="6F24DAEC"/>
    <w:rsid w:val="6F25CA2A"/>
    <w:rsid w:val="6F26D7EB"/>
    <w:rsid w:val="6F272BBE"/>
    <w:rsid w:val="6F2B0BFF"/>
    <w:rsid w:val="6F2E6AAE"/>
    <w:rsid w:val="6F2FC3EB"/>
    <w:rsid w:val="6F321BC7"/>
    <w:rsid w:val="6F32FAEA"/>
    <w:rsid w:val="6F35B02D"/>
    <w:rsid w:val="6F398A57"/>
    <w:rsid w:val="6F399A04"/>
    <w:rsid w:val="6F3CAFBA"/>
    <w:rsid w:val="6F3D8D6E"/>
    <w:rsid w:val="6F3E165D"/>
    <w:rsid w:val="6F4057AB"/>
    <w:rsid w:val="6F431596"/>
    <w:rsid w:val="6F45B787"/>
    <w:rsid w:val="6F49D428"/>
    <w:rsid w:val="6F49F98D"/>
    <w:rsid w:val="6F4B8514"/>
    <w:rsid w:val="6F4CC808"/>
    <w:rsid w:val="6F4E99E3"/>
    <w:rsid w:val="6F587FA6"/>
    <w:rsid w:val="6F589CF6"/>
    <w:rsid w:val="6F597DC8"/>
    <w:rsid w:val="6F638B69"/>
    <w:rsid w:val="6F642C2D"/>
    <w:rsid w:val="6F648F48"/>
    <w:rsid w:val="6F64E0F1"/>
    <w:rsid w:val="6F667F70"/>
    <w:rsid w:val="6F704808"/>
    <w:rsid w:val="6F70B490"/>
    <w:rsid w:val="6F7208B9"/>
    <w:rsid w:val="6F759A00"/>
    <w:rsid w:val="6F764F85"/>
    <w:rsid w:val="6F76B3E1"/>
    <w:rsid w:val="6F76C820"/>
    <w:rsid w:val="6F7772B2"/>
    <w:rsid w:val="6F79C9A4"/>
    <w:rsid w:val="6F7BABBE"/>
    <w:rsid w:val="6F7BD405"/>
    <w:rsid w:val="6F7C3005"/>
    <w:rsid w:val="6F7E7333"/>
    <w:rsid w:val="6F7F2F10"/>
    <w:rsid w:val="6F8004DD"/>
    <w:rsid w:val="6F804A39"/>
    <w:rsid w:val="6F81654B"/>
    <w:rsid w:val="6F8225CB"/>
    <w:rsid w:val="6F838A39"/>
    <w:rsid w:val="6F83FB4B"/>
    <w:rsid w:val="6F85EBEB"/>
    <w:rsid w:val="6F87648B"/>
    <w:rsid w:val="6F896EFA"/>
    <w:rsid w:val="6F8B0F6B"/>
    <w:rsid w:val="6F8E3107"/>
    <w:rsid w:val="6F8E5CEA"/>
    <w:rsid w:val="6F8F2A70"/>
    <w:rsid w:val="6F8FD77E"/>
    <w:rsid w:val="6F91227E"/>
    <w:rsid w:val="6F9306CD"/>
    <w:rsid w:val="6F96DD9E"/>
    <w:rsid w:val="6F99719B"/>
    <w:rsid w:val="6F9A7009"/>
    <w:rsid w:val="6F9B5C85"/>
    <w:rsid w:val="6F9DA2D5"/>
    <w:rsid w:val="6F9DFE77"/>
    <w:rsid w:val="6FA03960"/>
    <w:rsid w:val="6FA10692"/>
    <w:rsid w:val="6FA17867"/>
    <w:rsid w:val="6FA48248"/>
    <w:rsid w:val="6FA7FDD8"/>
    <w:rsid w:val="6FA8C52F"/>
    <w:rsid w:val="6FAAD531"/>
    <w:rsid w:val="6FAB1D22"/>
    <w:rsid w:val="6FAB5C8A"/>
    <w:rsid w:val="6FB23768"/>
    <w:rsid w:val="6FB4252A"/>
    <w:rsid w:val="6FB4EB9B"/>
    <w:rsid w:val="6FB70F87"/>
    <w:rsid w:val="6FB76ECD"/>
    <w:rsid w:val="6FBA8D54"/>
    <w:rsid w:val="6FBBEBB3"/>
    <w:rsid w:val="6FBC46A9"/>
    <w:rsid w:val="6FC250F5"/>
    <w:rsid w:val="6FC43F1E"/>
    <w:rsid w:val="6FC54636"/>
    <w:rsid w:val="6FC5CACC"/>
    <w:rsid w:val="6FC79193"/>
    <w:rsid w:val="6FCCAD42"/>
    <w:rsid w:val="6FCCAE4F"/>
    <w:rsid w:val="6FCCF2FE"/>
    <w:rsid w:val="6FCD69CA"/>
    <w:rsid w:val="6FD30907"/>
    <w:rsid w:val="6FD4846C"/>
    <w:rsid w:val="6FD5DF42"/>
    <w:rsid w:val="6FD8B3AB"/>
    <w:rsid w:val="6FD9E2FA"/>
    <w:rsid w:val="6FDA00CD"/>
    <w:rsid w:val="6FDDEC7F"/>
    <w:rsid w:val="6FDE598C"/>
    <w:rsid w:val="6FE12FCA"/>
    <w:rsid w:val="6FE372A0"/>
    <w:rsid w:val="6FE8052C"/>
    <w:rsid w:val="6FE8D078"/>
    <w:rsid w:val="6FE9D793"/>
    <w:rsid w:val="6FEC1E95"/>
    <w:rsid w:val="6FECE47F"/>
    <w:rsid w:val="6FEFB403"/>
    <w:rsid w:val="6FF0AB13"/>
    <w:rsid w:val="6FF2130B"/>
    <w:rsid w:val="6FF23520"/>
    <w:rsid w:val="6FF2B6D3"/>
    <w:rsid w:val="6FF60AE3"/>
    <w:rsid w:val="6FF65E17"/>
    <w:rsid w:val="6FF6E3BC"/>
    <w:rsid w:val="6FF93611"/>
    <w:rsid w:val="6FFD11A6"/>
    <w:rsid w:val="6FFD3FFE"/>
    <w:rsid w:val="6FFEAABF"/>
    <w:rsid w:val="6FFF44C2"/>
    <w:rsid w:val="700051F7"/>
    <w:rsid w:val="700138A4"/>
    <w:rsid w:val="70047EE6"/>
    <w:rsid w:val="7004A247"/>
    <w:rsid w:val="7007181D"/>
    <w:rsid w:val="7007589D"/>
    <w:rsid w:val="7007A363"/>
    <w:rsid w:val="7008D31D"/>
    <w:rsid w:val="7013C43F"/>
    <w:rsid w:val="7017AA47"/>
    <w:rsid w:val="70180A34"/>
    <w:rsid w:val="701934F5"/>
    <w:rsid w:val="701B3566"/>
    <w:rsid w:val="701E9550"/>
    <w:rsid w:val="7020D626"/>
    <w:rsid w:val="70235AD0"/>
    <w:rsid w:val="7023ECD9"/>
    <w:rsid w:val="70242FF4"/>
    <w:rsid w:val="70282B24"/>
    <w:rsid w:val="7028E3A6"/>
    <w:rsid w:val="7029BB30"/>
    <w:rsid w:val="702B3933"/>
    <w:rsid w:val="702F3D1F"/>
    <w:rsid w:val="702FBC73"/>
    <w:rsid w:val="7030A935"/>
    <w:rsid w:val="703160BD"/>
    <w:rsid w:val="70327615"/>
    <w:rsid w:val="7035A4BF"/>
    <w:rsid w:val="70375875"/>
    <w:rsid w:val="7037AFDF"/>
    <w:rsid w:val="70392FEC"/>
    <w:rsid w:val="7039AEDB"/>
    <w:rsid w:val="703A9C75"/>
    <w:rsid w:val="703B3289"/>
    <w:rsid w:val="703C3A07"/>
    <w:rsid w:val="70422CAE"/>
    <w:rsid w:val="70426BF3"/>
    <w:rsid w:val="70427312"/>
    <w:rsid w:val="7042CA10"/>
    <w:rsid w:val="7046727B"/>
    <w:rsid w:val="7047FF73"/>
    <w:rsid w:val="7049216F"/>
    <w:rsid w:val="70498188"/>
    <w:rsid w:val="704AFC99"/>
    <w:rsid w:val="704B97CF"/>
    <w:rsid w:val="704C449C"/>
    <w:rsid w:val="704C63C8"/>
    <w:rsid w:val="704DCCA2"/>
    <w:rsid w:val="704F5DF2"/>
    <w:rsid w:val="7051B891"/>
    <w:rsid w:val="70546CE4"/>
    <w:rsid w:val="7056053D"/>
    <w:rsid w:val="705724D7"/>
    <w:rsid w:val="7057475D"/>
    <w:rsid w:val="705755CB"/>
    <w:rsid w:val="7059016A"/>
    <w:rsid w:val="705B55B6"/>
    <w:rsid w:val="705C9E0F"/>
    <w:rsid w:val="705D0316"/>
    <w:rsid w:val="705D8D9A"/>
    <w:rsid w:val="705DF912"/>
    <w:rsid w:val="70607D1C"/>
    <w:rsid w:val="70633D3D"/>
    <w:rsid w:val="7066DC70"/>
    <w:rsid w:val="70684B2B"/>
    <w:rsid w:val="70693EBA"/>
    <w:rsid w:val="70697CB5"/>
    <w:rsid w:val="7069BA6E"/>
    <w:rsid w:val="706A0BB8"/>
    <w:rsid w:val="706A269F"/>
    <w:rsid w:val="706F9E0E"/>
    <w:rsid w:val="7070AB87"/>
    <w:rsid w:val="70722280"/>
    <w:rsid w:val="7074FAE9"/>
    <w:rsid w:val="70774192"/>
    <w:rsid w:val="707B442A"/>
    <w:rsid w:val="707C854E"/>
    <w:rsid w:val="707D37D1"/>
    <w:rsid w:val="7087BA07"/>
    <w:rsid w:val="7088AD32"/>
    <w:rsid w:val="708DD12F"/>
    <w:rsid w:val="708F02E2"/>
    <w:rsid w:val="7090EFA9"/>
    <w:rsid w:val="70922599"/>
    <w:rsid w:val="7093D6A8"/>
    <w:rsid w:val="70940677"/>
    <w:rsid w:val="70946775"/>
    <w:rsid w:val="70948784"/>
    <w:rsid w:val="70956BE4"/>
    <w:rsid w:val="709AB42F"/>
    <w:rsid w:val="709BE87F"/>
    <w:rsid w:val="709E3CEA"/>
    <w:rsid w:val="70A8EE9E"/>
    <w:rsid w:val="70A9BE39"/>
    <w:rsid w:val="70AC4C63"/>
    <w:rsid w:val="70AC7148"/>
    <w:rsid w:val="70ACED24"/>
    <w:rsid w:val="70B1CF44"/>
    <w:rsid w:val="70B28F4B"/>
    <w:rsid w:val="70B2FFA3"/>
    <w:rsid w:val="70B84F10"/>
    <w:rsid w:val="70BBA4E4"/>
    <w:rsid w:val="70BC377A"/>
    <w:rsid w:val="70BEBA04"/>
    <w:rsid w:val="70BF12C4"/>
    <w:rsid w:val="70BF41AD"/>
    <w:rsid w:val="70BF5E45"/>
    <w:rsid w:val="70C14C2E"/>
    <w:rsid w:val="70C277DE"/>
    <w:rsid w:val="70CA9F37"/>
    <w:rsid w:val="70CAC7C6"/>
    <w:rsid w:val="70CAEB0E"/>
    <w:rsid w:val="70CB7130"/>
    <w:rsid w:val="70CE5F04"/>
    <w:rsid w:val="70D0F01F"/>
    <w:rsid w:val="70D13B38"/>
    <w:rsid w:val="70D1A7F8"/>
    <w:rsid w:val="70D382FA"/>
    <w:rsid w:val="70D3A047"/>
    <w:rsid w:val="70D77D2E"/>
    <w:rsid w:val="70D7F18F"/>
    <w:rsid w:val="70D99F03"/>
    <w:rsid w:val="70DA859B"/>
    <w:rsid w:val="70E0B012"/>
    <w:rsid w:val="70E32ECA"/>
    <w:rsid w:val="70E3643C"/>
    <w:rsid w:val="70E57E5F"/>
    <w:rsid w:val="70E5B531"/>
    <w:rsid w:val="70E7587E"/>
    <w:rsid w:val="70E77E19"/>
    <w:rsid w:val="70EE415D"/>
    <w:rsid w:val="70F4FB29"/>
    <w:rsid w:val="70F67169"/>
    <w:rsid w:val="70F6A6FC"/>
    <w:rsid w:val="70F7EA1A"/>
    <w:rsid w:val="70FDD4C1"/>
    <w:rsid w:val="70FE2B83"/>
    <w:rsid w:val="7101ADC0"/>
    <w:rsid w:val="710608C5"/>
    <w:rsid w:val="7106DA19"/>
    <w:rsid w:val="710726E4"/>
    <w:rsid w:val="7108EB59"/>
    <w:rsid w:val="710B7614"/>
    <w:rsid w:val="710D8EEA"/>
    <w:rsid w:val="710E9B2A"/>
    <w:rsid w:val="710EE327"/>
    <w:rsid w:val="71105B83"/>
    <w:rsid w:val="7111B778"/>
    <w:rsid w:val="7114A58D"/>
    <w:rsid w:val="7114CD78"/>
    <w:rsid w:val="7115E67B"/>
    <w:rsid w:val="7118A2E0"/>
    <w:rsid w:val="711A883A"/>
    <w:rsid w:val="711E0F0F"/>
    <w:rsid w:val="71220550"/>
    <w:rsid w:val="7123E92D"/>
    <w:rsid w:val="712671E2"/>
    <w:rsid w:val="7128D9D2"/>
    <w:rsid w:val="71299623"/>
    <w:rsid w:val="712A79F0"/>
    <w:rsid w:val="712D9199"/>
    <w:rsid w:val="712F1CF3"/>
    <w:rsid w:val="712FF8AB"/>
    <w:rsid w:val="7139CED8"/>
    <w:rsid w:val="713A867F"/>
    <w:rsid w:val="713AFB1A"/>
    <w:rsid w:val="713B51B6"/>
    <w:rsid w:val="713EC3D2"/>
    <w:rsid w:val="714329BD"/>
    <w:rsid w:val="7143984D"/>
    <w:rsid w:val="7147BD5A"/>
    <w:rsid w:val="71488F7D"/>
    <w:rsid w:val="714A1AB6"/>
    <w:rsid w:val="714C986A"/>
    <w:rsid w:val="71501388"/>
    <w:rsid w:val="7151A587"/>
    <w:rsid w:val="7156D46B"/>
    <w:rsid w:val="71589607"/>
    <w:rsid w:val="715D5921"/>
    <w:rsid w:val="715E89C4"/>
    <w:rsid w:val="715F4C31"/>
    <w:rsid w:val="7160AC2A"/>
    <w:rsid w:val="7161F076"/>
    <w:rsid w:val="7164BBAE"/>
    <w:rsid w:val="71661040"/>
    <w:rsid w:val="7168C858"/>
    <w:rsid w:val="71696169"/>
    <w:rsid w:val="716A2152"/>
    <w:rsid w:val="716ED734"/>
    <w:rsid w:val="71731D72"/>
    <w:rsid w:val="7177BDF9"/>
    <w:rsid w:val="7178DF88"/>
    <w:rsid w:val="7179FF25"/>
    <w:rsid w:val="717A8095"/>
    <w:rsid w:val="717C2433"/>
    <w:rsid w:val="717D3396"/>
    <w:rsid w:val="7180AC5A"/>
    <w:rsid w:val="718225E5"/>
    <w:rsid w:val="718321FA"/>
    <w:rsid w:val="71836E42"/>
    <w:rsid w:val="7188499E"/>
    <w:rsid w:val="718B6271"/>
    <w:rsid w:val="719091F5"/>
    <w:rsid w:val="719113CD"/>
    <w:rsid w:val="7192186E"/>
    <w:rsid w:val="7193FE13"/>
    <w:rsid w:val="719472EC"/>
    <w:rsid w:val="71991E3E"/>
    <w:rsid w:val="719A6281"/>
    <w:rsid w:val="719D80CB"/>
    <w:rsid w:val="719DE1DC"/>
    <w:rsid w:val="719F5B4B"/>
    <w:rsid w:val="719F8228"/>
    <w:rsid w:val="71A3EF3A"/>
    <w:rsid w:val="71A75F29"/>
    <w:rsid w:val="71ABDF63"/>
    <w:rsid w:val="71AFD815"/>
    <w:rsid w:val="71B508D1"/>
    <w:rsid w:val="71B6C0B0"/>
    <w:rsid w:val="71BBBB03"/>
    <w:rsid w:val="71BD41A8"/>
    <w:rsid w:val="71BE32ED"/>
    <w:rsid w:val="71C6C719"/>
    <w:rsid w:val="71CAB810"/>
    <w:rsid w:val="71CB6C26"/>
    <w:rsid w:val="71CDFD9E"/>
    <w:rsid w:val="71CF9167"/>
    <w:rsid w:val="71D08CE2"/>
    <w:rsid w:val="71D77B03"/>
    <w:rsid w:val="71D782CB"/>
    <w:rsid w:val="71D862D2"/>
    <w:rsid w:val="71DA3128"/>
    <w:rsid w:val="71DA39BA"/>
    <w:rsid w:val="71DEFBA0"/>
    <w:rsid w:val="71E20262"/>
    <w:rsid w:val="71E43A01"/>
    <w:rsid w:val="71E45CAB"/>
    <w:rsid w:val="71E7787E"/>
    <w:rsid w:val="71E90579"/>
    <w:rsid w:val="71ED09D6"/>
    <w:rsid w:val="71F047A3"/>
    <w:rsid w:val="71F17BF6"/>
    <w:rsid w:val="71F2D3DE"/>
    <w:rsid w:val="71F359DF"/>
    <w:rsid w:val="71F6F9FC"/>
    <w:rsid w:val="71F7A294"/>
    <w:rsid w:val="71F7C628"/>
    <w:rsid w:val="71F99229"/>
    <w:rsid w:val="71FB9B0F"/>
    <w:rsid w:val="71FC98FB"/>
    <w:rsid w:val="71FD3410"/>
    <w:rsid w:val="71FE108E"/>
    <w:rsid w:val="71FE94C5"/>
    <w:rsid w:val="720134BE"/>
    <w:rsid w:val="7201B0D1"/>
    <w:rsid w:val="7206B6F6"/>
    <w:rsid w:val="72081770"/>
    <w:rsid w:val="720D722B"/>
    <w:rsid w:val="720F6500"/>
    <w:rsid w:val="720F796C"/>
    <w:rsid w:val="7212280D"/>
    <w:rsid w:val="72129BC0"/>
    <w:rsid w:val="721485DB"/>
    <w:rsid w:val="72150E6D"/>
    <w:rsid w:val="7216017E"/>
    <w:rsid w:val="721A3472"/>
    <w:rsid w:val="721BF684"/>
    <w:rsid w:val="721D6F38"/>
    <w:rsid w:val="721FE822"/>
    <w:rsid w:val="722045D8"/>
    <w:rsid w:val="7222F370"/>
    <w:rsid w:val="72233505"/>
    <w:rsid w:val="722B862E"/>
    <w:rsid w:val="72337F4C"/>
    <w:rsid w:val="72346D99"/>
    <w:rsid w:val="7238658B"/>
    <w:rsid w:val="7238D572"/>
    <w:rsid w:val="723BE5FD"/>
    <w:rsid w:val="723C0911"/>
    <w:rsid w:val="723DE6EC"/>
    <w:rsid w:val="723E1DDD"/>
    <w:rsid w:val="723FE2FA"/>
    <w:rsid w:val="724012C9"/>
    <w:rsid w:val="72418406"/>
    <w:rsid w:val="724267CA"/>
    <w:rsid w:val="724306E6"/>
    <w:rsid w:val="72449816"/>
    <w:rsid w:val="72479B5B"/>
    <w:rsid w:val="7249321F"/>
    <w:rsid w:val="72493522"/>
    <w:rsid w:val="724CE78A"/>
    <w:rsid w:val="724ED4B1"/>
    <w:rsid w:val="724ED9EC"/>
    <w:rsid w:val="72517BAF"/>
    <w:rsid w:val="72538DB8"/>
    <w:rsid w:val="7254143F"/>
    <w:rsid w:val="725531E0"/>
    <w:rsid w:val="725D9695"/>
    <w:rsid w:val="725F2DA5"/>
    <w:rsid w:val="72642EFD"/>
    <w:rsid w:val="7264E3CF"/>
    <w:rsid w:val="7265C9FC"/>
    <w:rsid w:val="7268E27A"/>
    <w:rsid w:val="7268E777"/>
    <w:rsid w:val="726D830A"/>
    <w:rsid w:val="726E1649"/>
    <w:rsid w:val="72749499"/>
    <w:rsid w:val="72757A29"/>
    <w:rsid w:val="7275E6DC"/>
    <w:rsid w:val="7276D6FA"/>
    <w:rsid w:val="7279D739"/>
    <w:rsid w:val="727DA210"/>
    <w:rsid w:val="727F40AA"/>
    <w:rsid w:val="727FE1B1"/>
    <w:rsid w:val="728127F1"/>
    <w:rsid w:val="7281C899"/>
    <w:rsid w:val="728228E3"/>
    <w:rsid w:val="72852332"/>
    <w:rsid w:val="728861D0"/>
    <w:rsid w:val="728898F8"/>
    <w:rsid w:val="728ABFF9"/>
    <w:rsid w:val="728B13E2"/>
    <w:rsid w:val="728BA9A5"/>
    <w:rsid w:val="728D74D0"/>
    <w:rsid w:val="728E7B49"/>
    <w:rsid w:val="728FB9F3"/>
    <w:rsid w:val="7291606D"/>
    <w:rsid w:val="7293161B"/>
    <w:rsid w:val="7296F7FE"/>
    <w:rsid w:val="72974DDE"/>
    <w:rsid w:val="72989AB2"/>
    <w:rsid w:val="729A9EED"/>
    <w:rsid w:val="72A2D073"/>
    <w:rsid w:val="72A33A1B"/>
    <w:rsid w:val="72A6489E"/>
    <w:rsid w:val="72A804FA"/>
    <w:rsid w:val="72AA4674"/>
    <w:rsid w:val="72AA4F2C"/>
    <w:rsid w:val="72ABD030"/>
    <w:rsid w:val="72AD62C6"/>
    <w:rsid w:val="72AD7FB5"/>
    <w:rsid w:val="72ADD4D4"/>
    <w:rsid w:val="72AEE2DA"/>
    <w:rsid w:val="72B0F523"/>
    <w:rsid w:val="72B1920D"/>
    <w:rsid w:val="72B1A5A5"/>
    <w:rsid w:val="72B66602"/>
    <w:rsid w:val="72B7154E"/>
    <w:rsid w:val="72B7F841"/>
    <w:rsid w:val="72BE2114"/>
    <w:rsid w:val="72BF8C6B"/>
    <w:rsid w:val="72BFF66B"/>
    <w:rsid w:val="72C334AE"/>
    <w:rsid w:val="72C95036"/>
    <w:rsid w:val="72CAC100"/>
    <w:rsid w:val="72CD527E"/>
    <w:rsid w:val="72CFF368"/>
    <w:rsid w:val="72D07F99"/>
    <w:rsid w:val="72D2618B"/>
    <w:rsid w:val="72D36946"/>
    <w:rsid w:val="72D3D456"/>
    <w:rsid w:val="72D43446"/>
    <w:rsid w:val="72D5109D"/>
    <w:rsid w:val="72D555AE"/>
    <w:rsid w:val="72D5C056"/>
    <w:rsid w:val="72D7E576"/>
    <w:rsid w:val="72D8A640"/>
    <w:rsid w:val="72DCAB29"/>
    <w:rsid w:val="72E06BF1"/>
    <w:rsid w:val="72E091D3"/>
    <w:rsid w:val="72E0D488"/>
    <w:rsid w:val="72E2C385"/>
    <w:rsid w:val="72E71AE8"/>
    <w:rsid w:val="72E80A3C"/>
    <w:rsid w:val="72E9D559"/>
    <w:rsid w:val="72E9D9FB"/>
    <w:rsid w:val="72ED4E88"/>
    <w:rsid w:val="72EF689C"/>
    <w:rsid w:val="72F2F1D1"/>
    <w:rsid w:val="72F4405C"/>
    <w:rsid w:val="72F6C412"/>
    <w:rsid w:val="72F70141"/>
    <w:rsid w:val="72F935B0"/>
    <w:rsid w:val="72F99D73"/>
    <w:rsid w:val="72F9EEC3"/>
    <w:rsid w:val="72FB81F8"/>
    <w:rsid w:val="72FCF37B"/>
    <w:rsid w:val="72FDC289"/>
    <w:rsid w:val="72FE16AE"/>
    <w:rsid w:val="72FF570C"/>
    <w:rsid w:val="7302ACC5"/>
    <w:rsid w:val="730337E0"/>
    <w:rsid w:val="730A8559"/>
    <w:rsid w:val="730E282A"/>
    <w:rsid w:val="73102870"/>
    <w:rsid w:val="7311598A"/>
    <w:rsid w:val="73145250"/>
    <w:rsid w:val="73157EDE"/>
    <w:rsid w:val="7315F0A5"/>
    <w:rsid w:val="731634AD"/>
    <w:rsid w:val="731A4EEB"/>
    <w:rsid w:val="731CF7E3"/>
    <w:rsid w:val="731F006A"/>
    <w:rsid w:val="731F5165"/>
    <w:rsid w:val="73200BD4"/>
    <w:rsid w:val="73206137"/>
    <w:rsid w:val="73222E16"/>
    <w:rsid w:val="732315BD"/>
    <w:rsid w:val="7324C711"/>
    <w:rsid w:val="73315D4B"/>
    <w:rsid w:val="73324C47"/>
    <w:rsid w:val="73339E9F"/>
    <w:rsid w:val="73373DA5"/>
    <w:rsid w:val="7338802C"/>
    <w:rsid w:val="733B9F5A"/>
    <w:rsid w:val="733BAC45"/>
    <w:rsid w:val="733F0AD0"/>
    <w:rsid w:val="733FCAE8"/>
    <w:rsid w:val="73402536"/>
    <w:rsid w:val="7342BCDC"/>
    <w:rsid w:val="73460169"/>
    <w:rsid w:val="7347436D"/>
    <w:rsid w:val="734751C8"/>
    <w:rsid w:val="7347AB68"/>
    <w:rsid w:val="734B750F"/>
    <w:rsid w:val="734B7789"/>
    <w:rsid w:val="7350D40E"/>
    <w:rsid w:val="73526382"/>
    <w:rsid w:val="73540514"/>
    <w:rsid w:val="7354E183"/>
    <w:rsid w:val="7359C335"/>
    <w:rsid w:val="7359CDF8"/>
    <w:rsid w:val="735B346F"/>
    <w:rsid w:val="73604B93"/>
    <w:rsid w:val="736150DC"/>
    <w:rsid w:val="73649733"/>
    <w:rsid w:val="7365656B"/>
    <w:rsid w:val="736620B1"/>
    <w:rsid w:val="7367613C"/>
    <w:rsid w:val="73686ACD"/>
    <w:rsid w:val="736E2673"/>
    <w:rsid w:val="73702BE4"/>
    <w:rsid w:val="7370D0AE"/>
    <w:rsid w:val="7370F84B"/>
    <w:rsid w:val="73725534"/>
    <w:rsid w:val="73725DDF"/>
    <w:rsid w:val="737761C9"/>
    <w:rsid w:val="737B3EAA"/>
    <w:rsid w:val="737BF460"/>
    <w:rsid w:val="737C412D"/>
    <w:rsid w:val="737F216C"/>
    <w:rsid w:val="737FD91C"/>
    <w:rsid w:val="7386A650"/>
    <w:rsid w:val="7387FE7B"/>
    <w:rsid w:val="738A3D6C"/>
    <w:rsid w:val="738A7A7E"/>
    <w:rsid w:val="738B7BF1"/>
    <w:rsid w:val="738BDBD4"/>
    <w:rsid w:val="738FD0F8"/>
    <w:rsid w:val="7390481D"/>
    <w:rsid w:val="73926CF1"/>
    <w:rsid w:val="739325C5"/>
    <w:rsid w:val="7393F7D9"/>
    <w:rsid w:val="7395025C"/>
    <w:rsid w:val="73961CC6"/>
    <w:rsid w:val="73966A49"/>
    <w:rsid w:val="73995727"/>
    <w:rsid w:val="739AA458"/>
    <w:rsid w:val="739ECD0A"/>
    <w:rsid w:val="73A41BF0"/>
    <w:rsid w:val="73A79C11"/>
    <w:rsid w:val="73A8888E"/>
    <w:rsid w:val="73AB2071"/>
    <w:rsid w:val="73B084CD"/>
    <w:rsid w:val="73B2AF62"/>
    <w:rsid w:val="73B4F260"/>
    <w:rsid w:val="73B5179C"/>
    <w:rsid w:val="73B53395"/>
    <w:rsid w:val="73B82428"/>
    <w:rsid w:val="73BB06A5"/>
    <w:rsid w:val="73BBD946"/>
    <w:rsid w:val="73BC2ABC"/>
    <w:rsid w:val="73BD8644"/>
    <w:rsid w:val="73C502C6"/>
    <w:rsid w:val="73C63925"/>
    <w:rsid w:val="73CDC9B6"/>
    <w:rsid w:val="73D12B6A"/>
    <w:rsid w:val="73D1C42E"/>
    <w:rsid w:val="73D45AB3"/>
    <w:rsid w:val="73DA4E3B"/>
    <w:rsid w:val="73DC33AB"/>
    <w:rsid w:val="73DC8BD3"/>
    <w:rsid w:val="73DCC7D6"/>
    <w:rsid w:val="73DF06A6"/>
    <w:rsid w:val="73E4A427"/>
    <w:rsid w:val="73E6919F"/>
    <w:rsid w:val="73E8BAF7"/>
    <w:rsid w:val="73EA104A"/>
    <w:rsid w:val="73EC136B"/>
    <w:rsid w:val="73EEA486"/>
    <w:rsid w:val="73F07AE5"/>
    <w:rsid w:val="73F2A34D"/>
    <w:rsid w:val="73F2D932"/>
    <w:rsid w:val="73F512C9"/>
    <w:rsid w:val="73FA1B31"/>
    <w:rsid w:val="73FD5062"/>
    <w:rsid w:val="74005563"/>
    <w:rsid w:val="7401B218"/>
    <w:rsid w:val="7405CA00"/>
    <w:rsid w:val="7405EF5E"/>
    <w:rsid w:val="740A9064"/>
    <w:rsid w:val="740CEA7E"/>
    <w:rsid w:val="740DC1D3"/>
    <w:rsid w:val="740E3878"/>
    <w:rsid w:val="74105AA9"/>
    <w:rsid w:val="74117FF5"/>
    <w:rsid w:val="741AFCCB"/>
    <w:rsid w:val="741BBD3C"/>
    <w:rsid w:val="741EB8F0"/>
    <w:rsid w:val="741FAA6A"/>
    <w:rsid w:val="74207795"/>
    <w:rsid w:val="7423A2B4"/>
    <w:rsid w:val="7424520A"/>
    <w:rsid w:val="7427BB46"/>
    <w:rsid w:val="7427EF22"/>
    <w:rsid w:val="742E6068"/>
    <w:rsid w:val="7430DA5F"/>
    <w:rsid w:val="74317302"/>
    <w:rsid w:val="74380C35"/>
    <w:rsid w:val="743DBEF5"/>
    <w:rsid w:val="743DE624"/>
    <w:rsid w:val="743E65F2"/>
    <w:rsid w:val="74411B6A"/>
    <w:rsid w:val="7441D2F0"/>
    <w:rsid w:val="7442DC0D"/>
    <w:rsid w:val="744447B8"/>
    <w:rsid w:val="74475A35"/>
    <w:rsid w:val="7447E981"/>
    <w:rsid w:val="744FF1FF"/>
    <w:rsid w:val="74503FBC"/>
    <w:rsid w:val="7452F01D"/>
    <w:rsid w:val="7457530C"/>
    <w:rsid w:val="74587191"/>
    <w:rsid w:val="745890C6"/>
    <w:rsid w:val="7458B504"/>
    <w:rsid w:val="745C2BA5"/>
    <w:rsid w:val="745E584C"/>
    <w:rsid w:val="745F3FDA"/>
    <w:rsid w:val="745F4721"/>
    <w:rsid w:val="74607216"/>
    <w:rsid w:val="7460E6CA"/>
    <w:rsid w:val="7464EA06"/>
    <w:rsid w:val="7465B33E"/>
    <w:rsid w:val="746773B3"/>
    <w:rsid w:val="74684E86"/>
    <w:rsid w:val="746D97F5"/>
    <w:rsid w:val="746F170B"/>
    <w:rsid w:val="746FBFCD"/>
    <w:rsid w:val="7472A638"/>
    <w:rsid w:val="7474CA36"/>
    <w:rsid w:val="7475CD96"/>
    <w:rsid w:val="74783404"/>
    <w:rsid w:val="747A3510"/>
    <w:rsid w:val="747A47CE"/>
    <w:rsid w:val="747F2E20"/>
    <w:rsid w:val="74805BB3"/>
    <w:rsid w:val="74808F3C"/>
    <w:rsid w:val="7480B204"/>
    <w:rsid w:val="7480F72A"/>
    <w:rsid w:val="74836FC8"/>
    <w:rsid w:val="7488F70B"/>
    <w:rsid w:val="748941CC"/>
    <w:rsid w:val="748AFECA"/>
    <w:rsid w:val="748CC45C"/>
    <w:rsid w:val="748E8805"/>
    <w:rsid w:val="7490C095"/>
    <w:rsid w:val="7491CB25"/>
    <w:rsid w:val="7498E58E"/>
    <w:rsid w:val="74A52847"/>
    <w:rsid w:val="74A76A78"/>
    <w:rsid w:val="74A99170"/>
    <w:rsid w:val="74AAF4BD"/>
    <w:rsid w:val="74AEB248"/>
    <w:rsid w:val="74B040E7"/>
    <w:rsid w:val="74B12ECD"/>
    <w:rsid w:val="74B19434"/>
    <w:rsid w:val="74B1CAAF"/>
    <w:rsid w:val="74B2B995"/>
    <w:rsid w:val="74B420BA"/>
    <w:rsid w:val="74B94E4D"/>
    <w:rsid w:val="74BB29A2"/>
    <w:rsid w:val="74BF81F0"/>
    <w:rsid w:val="74C175F9"/>
    <w:rsid w:val="74C18C8B"/>
    <w:rsid w:val="74C35C32"/>
    <w:rsid w:val="74C534EC"/>
    <w:rsid w:val="74C9B679"/>
    <w:rsid w:val="74CD409F"/>
    <w:rsid w:val="74CF1E04"/>
    <w:rsid w:val="74CFCBE1"/>
    <w:rsid w:val="74CFE0A5"/>
    <w:rsid w:val="74D07E77"/>
    <w:rsid w:val="74D1A0D2"/>
    <w:rsid w:val="74D3383E"/>
    <w:rsid w:val="74D4393E"/>
    <w:rsid w:val="74D4E8AF"/>
    <w:rsid w:val="74D79A8C"/>
    <w:rsid w:val="74DB27ED"/>
    <w:rsid w:val="74DB852E"/>
    <w:rsid w:val="74DDB60E"/>
    <w:rsid w:val="74E10D9F"/>
    <w:rsid w:val="74E11ABE"/>
    <w:rsid w:val="74E9FFDA"/>
    <w:rsid w:val="74EEF051"/>
    <w:rsid w:val="74F0D15B"/>
    <w:rsid w:val="74F177E4"/>
    <w:rsid w:val="74F2E498"/>
    <w:rsid w:val="74F85DE6"/>
    <w:rsid w:val="74F8B923"/>
    <w:rsid w:val="74F8C0A3"/>
    <w:rsid w:val="74F90BAF"/>
    <w:rsid w:val="74FA654D"/>
    <w:rsid w:val="74FAD191"/>
    <w:rsid w:val="74FB8CB6"/>
    <w:rsid w:val="74FC8F74"/>
    <w:rsid w:val="7500A994"/>
    <w:rsid w:val="7500C00C"/>
    <w:rsid w:val="7501FFC2"/>
    <w:rsid w:val="75036D6D"/>
    <w:rsid w:val="750478DC"/>
    <w:rsid w:val="75089171"/>
    <w:rsid w:val="750BBC55"/>
    <w:rsid w:val="750C3F7C"/>
    <w:rsid w:val="750E2595"/>
    <w:rsid w:val="750EA551"/>
    <w:rsid w:val="75109778"/>
    <w:rsid w:val="7515169D"/>
    <w:rsid w:val="75172634"/>
    <w:rsid w:val="751A3979"/>
    <w:rsid w:val="751D545F"/>
    <w:rsid w:val="751E2522"/>
    <w:rsid w:val="752133AF"/>
    <w:rsid w:val="752158D3"/>
    <w:rsid w:val="752692A2"/>
    <w:rsid w:val="75276C1F"/>
    <w:rsid w:val="75284B33"/>
    <w:rsid w:val="752C3444"/>
    <w:rsid w:val="752CCADD"/>
    <w:rsid w:val="752EA5A9"/>
    <w:rsid w:val="752FA2BB"/>
    <w:rsid w:val="752FC83A"/>
    <w:rsid w:val="7530C516"/>
    <w:rsid w:val="75332590"/>
    <w:rsid w:val="7533C740"/>
    <w:rsid w:val="753595B6"/>
    <w:rsid w:val="7538B690"/>
    <w:rsid w:val="7539EE7B"/>
    <w:rsid w:val="7541407A"/>
    <w:rsid w:val="7541963A"/>
    <w:rsid w:val="7541FAE9"/>
    <w:rsid w:val="7543CBCD"/>
    <w:rsid w:val="754D1104"/>
    <w:rsid w:val="754D8DEF"/>
    <w:rsid w:val="75537599"/>
    <w:rsid w:val="75537E02"/>
    <w:rsid w:val="7556ADC9"/>
    <w:rsid w:val="75588804"/>
    <w:rsid w:val="7559B3AE"/>
    <w:rsid w:val="755D4F0F"/>
    <w:rsid w:val="755DBEC2"/>
    <w:rsid w:val="755E86E2"/>
    <w:rsid w:val="755F00ED"/>
    <w:rsid w:val="755F035F"/>
    <w:rsid w:val="75623B0D"/>
    <w:rsid w:val="756605B5"/>
    <w:rsid w:val="75706B01"/>
    <w:rsid w:val="7573505B"/>
    <w:rsid w:val="7574BE5F"/>
    <w:rsid w:val="7574E072"/>
    <w:rsid w:val="7575F93D"/>
    <w:rsid w:val="75760C16"/>
    <w:rsid w:val="75791DC7"/>
    <w:rsid w:val="757A9A83"/>
    <w:rsid w:val="757E93A4"/>
    <w:rsid w:val="757F2C62"/>
    <w:rsid w:val="757FEAF6"/>
    <w:rsid w:val="7581FAC1"/>
    <w:rsid w:val="7582F473"/>
    <w:rsid w:val="7583DEA1"/>
    <w:rsid w:val="75855F84"/>
    <w:rsid w:val="7587683C"/>
    <w:rsid w:val="758776C5"/>
    <w:rsid w:val="758A43F0"/>
    <w:rsid w:val="758A8127"/>
    <w:rsid w:val="758B0CEE"/>
    <w:rsid w:val="75900DCA"/>
    <w:rsid w:val="75933AD7"/>
    <w:rsid w:val="75941C0D"/>
    <w:rsid w:val="7595E52C"/>
    <w:rsid w:val="75997469"/>
    <w:rsid w:val="7599C866"/>
    <w:rsid w:val="759C3D5B"/>
    <w:rsid w:val="759DDB17"/>
    <w:rsid w:val="759E3446"/>
    <w:rsid w:val="75A3D4E6"/>
    <w:rsid w:val="75A41F99"/>
    <w:rsid w:val="75A5AB6C"/>
    <w:rsid w:val="75A76475"/>
    <w:rsid w:val="75A9B688"/>
    <w:rsid w:val="75AB49B8"/>
    <w:rsid w:val="75B18110"/>
    <w:rsid w:val="75B2363F"/>
    <w:rsid w:val="75B33D5F"/>
    <w:rsid w:val="75B365F7"/>
    <w:rsid w:val="75B377D1"/>
    <w:rsid w:val="75B56667"/>
    <w:rsid w:val="75B77E61"/>
    <w:rsid w:val="75B79788"/>
    <w:rsid w:val="75B98E42"/>
    <w:rsid w:val="75BA001C"/>
    <w:rsid w:val="75BA76EE"/>
    <w:rsid w:val="75BD9FE9"/>
    <w:rsid w:val="75BDAA1C"/>
    <w:rsid w:val="75BF886E"/>
    <w:rsid w:val="75C3B1EE"/>
    <w:rsid w:val="75C5159E"/>
    <w:rsid w:val="75C5C25A"/>
    <w:rsid w:val="75CCE333"/>
    <w:rsid w:val="75CF0737"/>
    <w:rsid w:val="75D0C405"/>
    <w:rsid w:val="75D10134"/>
    <w:rsid w:val="75D58093"/>
    <w:rsid w:val="75D9EEBD"/>
    <w:rsid w:val="75DC27E8"/>
    <w:rsid w:val="75DD8D0A"/>
    <w:rsid w:val="75E00F80"/>
    <w:rsid w:val="75E13675"/>
    <w:rsid w:val="75E1DB50"/>
    <w:rsid w:val="75EA6FC9"/>
    <w:rsid w:val="75EBF15D"/>
    <w:rsid w:val="75EDAEAD"/>
    <w:rsid w:val="75EF36F0"/>
    <w:rsid w:val="75EF595E"/>
    <w:rsid w:val="75F4E0AC"/>
    <w:rsid w:val="75F99D31"/>
    <w:rsid w:val="75FA1420"/>
    <w:rsid w:val="75FBA603"/>
    <w:rsid w:val="75FD4BD2"/>
    <w:rsid w:val="75FFD6B5"/>
    <w:rsid w:val="76085EF0"/>
    <w:rsid w:val="760CE132"/>
    <w:rsid w:val="760E0E29"/>
    <w:rsid w:val="760F2928"/>
    <w:rsid w:val="760F4B32"/>
    <w:rsid w:val="76115272"/>
    <w:rsid w:val="7612AA82"/>
    <w:rsid w:val="7612C073"/>
    <w:rsid w:val="7613A27B"/>
    <w:rsid w:val="7613B9CB"/>
    <w:rsid w:val="7617AD31"/>
    <w:rsid w:val="7619D6C9"/>
    <w:rsid w:val="761BC3BA"/>
    <w:rsid w:val="761E836A"/>
    <w:rsid w:val="761FAC7E"/>
    <w:rsid w:val="7620C263"/>
    <w:rsid w:val="76217808"/>
    <w:rsid w:val="76241A52"/>
    <w:rsid w:val="7625D4BA"/>
    <w:rsid w:val="7625DB35"/>
    <w:rsid w:val="7626B5CE"/>
    <w:rsid w:val="76280F47"/>
    <w:rsid w:val="7629854B"/>
    <w:rsid w:val="762AA177"/>
    <w:rsid w:val="762CD936"/>
    <w:rsid w:val="762F43E2"/>
    <w:rsid w:val="763521DA"/>
    <w:rsid w:val="7635D813"/>
    <w:rsid w:val="7637A73C"/>
    <w:rsid w:val="76391A8E"/>
    <w:rsid w:val="763B29E0"/>
    <w:rsid w:val="7642F7D2"/>
    <w:rsid w:val="7644A214"/>
    <w:rsid w:val="76452EF7"/>
    <w:rsid w:val="7645FC8A"/>
    <w:rsid w:val="7648C6BA"/>
    <w:rsid w:val="7649E371"/>
    <w:rsid w:val="764A57AD"/>
    <w:rsid w:val="764B0560"/>
    <w:rsid w:val="764B38E0"/>
    <w:rsid w:val="764B9137"/>
    <w:rsid w:val="764CC5A9"/>
    <w:rsid w:val="764D75E0"/>
    <w:rsid w:val="764F5A58"/>
    <w:rsid w:val="764FE45B"/>
    <w:rsid w:val="76538830"/>
    <w:rsid w:val="76544213"/>
    <w:rsid w:val="7658A904"/>
    <w:rsid w:val="765A46C4"/>
    <w:rsid w:val="765A4B8C"/>
    <w:rsid w:val="765A944C"/>
    <w:rsid w:val="765B21F5"/>
    <w:rsid w:val="765D5F0A"/>
    <w:rsid w:val="765F6AD2"/>
    <w:rsid w:val="76610D4D"/>
    <w:rsid w:val="76613E86"/>
    <w:rsid w:val="76618C9B"/>
    <w:rsid w:val="7663C4C6"/>
    <w:rsid w:val="766501A4"/>
    <w:rsid w:val="7666209D"/>
    <w:rsid w:val="7667CB1A"/>
    <w:rsid w:val="766865DB"/>
    <w:rsid w:val="7669766F"/>
    <w:rsid w:val="766D69C9"/>
    <w:rsid w:val="768097DA"/>
    <w:rsid w:val="76809843"/>
    <w:rsid w:val="7687FB31"/>
    <w:rsid w:val="7689EE34"/>
    <w:rsid w:val="768C490E"/>
    <w:rsid w:val="768D3687"/>
    <w:rsid w:val="768F8549"/>
    <w:rsid w:val="76908F2A"/>
    <w:rsid w:val="76965D55"/>
    <w:rsid w:val="76986B85"/>
    <w:rsid w:val="7698B09C"/>
    <w:rsid w:val="76994D85"/>
    <w:rsid w:val="769A6CC5"/>
    <w:rsid w:val="769AED81"/>
    <w:rsid w:val="769B98D1"/>
    <w:rsid w:val="769BD350"/>
    <w:rsid w:val="769F0EAA"/>
    <w:rsid w:val="769F642A"/>
    <w:rsid w:val="769FD350"/>
    <w:rsid w:val="769FF18C"/>
    <w:rsid w:val="76A17706"/>
    <w:rsid w:val="76A375A0"/>
    <w:rsid w:val="76A6FAFF"/>
    <w:rsid w:val="76A7F6CE"/>
    <w:rsid w:val="76AA9069"/>
    <w:rsid w:val="76AC890E"/>
    <w:rsid w:val="76B1EC43"/>
    <w:rsid w:val="76B7CDCE"/>
    <w:rsid w:val="76B7F283"/>
    <w:rsid w:val="76B8700C"/>
    <w:rsid w:val="76B8C8C6"/>
    <w:rsid w:val="76B9C107"/>
    <w:rsid w:val="76BE4699"/>
    <w:rsid w:val="76C44C68"/>
    <w:rsid w:val="76C611A4"/>
    <w:rsid w:val="76C93022"/>
    <w:rsid w:val="76C959DD"/>
    <w:rsid w:val="76C9A792"/>
    <w:rsid w:val="76CB6D2A"/>
    <w:rsid w:val="76D0917F"/>
    <w:rsid w:val="76D6D91F"/>
    <w:rsid w:val="76D824DD"/>
    <w:rsid w:val="76DAE8DF"/>
    <w:rsid w:val="76DAF6FD"/>
    <w:rsid w:val="76DCCC31"/>
    <w:rsid w:val="76DE2742"/>
    <w:rsid w:val="76DEAD26"/>
    <w:rsid w:val="76DFF557"/>
    <w:rsid w:val="76E09D79"/>
    <w:rsid w:val="76E0C059"/>
    <w:rsid w:val="76E15BAC"/>
    <w:rsid w:val="76E390B3"/>
    <w:rsid w:val="76E5E7AC"/>
    <w:rsid w:val="76E83B8E"/>
    <w:rsid w:val="76EB6FC5"/>
    <w:rsid w:val="76EB876A"/>
    <w:rsid w:val="76EC370D"/>
    <w:rsid w:val="76EC40A0"/>
    <w:rsid w:val="76EEFE5A"/>
    <w:rsid w:val="76F2FF1E"/>
    <w:rsid w:val="76F51FEB"/>
    <w:rsid w:val="76F95557"/>
    <w:rsid w:val="76FC6BEB"/>
    <w:rsid w:val="76FC8341"/>
    <w:rsid w:val="76FD67C8"/>
    <w:rsid w:val="76FD8C2F"/>
    <w:rsid w:val="76FDF64F"/>
    <w:rsid w:val="77017593"/>
    <w:rsid w:val="77025D20"/>
    <w:rsid w:val="77052557"/>
    <w:rsid w:val="77072B77"/>
    <w:rsid w:val="77126E01"/>
    <w:rsid w:val="77138ADF"/>
    <w:rsid w:val="771509EA"/>
    <w:rsid w:val="7716E814"/>
    <w:rsid w:val="771967BB"/>
    <w:rsid w:val="7719C492"/>
    <w:rsid w:val="771B3B8C"/>
    <w:rsid w:val="771D429D"/>
    <w:rsid w:val="771D83A3"/>
    <w:rsid w:val="771DBAAD"/>
    <w:rsid w:val="772326E0"/>
    <w:rsid w:val="7723D5E5"/>
    <w:rsid w:val="7725E2E9"/>
    <w:rsid w:val="772880BB"/>
    <w:rsid w:val="772A440F"/>
    <w:rsid w:val="772B2CE6"/>
    <w:rsid w:val="772CCC60"/>
    <w:rsid w:val="773004BF"/>
    <w:rsid w:val="77306421"/>
    <w:rsid w:val="7732754E"/>
    <w:rsid w:val="77336136"/>
    <w:rsid w:val="7734F447"/>
    <w:rsid w:val="77380024"/>
    <w:rsid w:val="773A4A2F"/>
    <w:rsid w:val="773B1404"/>
    <w:rsid w:val="77410AEA"/>
    <w:rsid w:val="77414933"/>
    <w:rsid w:val="77426ABF"/>
    <w:rsid w:val="7744A7B3"/>
    <w:rsid w:val="7749FAA0"/>
    <w:rsid w:val="774B1D58"/>
    <w:rsid w:val="774B5E32"/>
    <w:rsid w:val="774D889D"/>
    <w:rsid w:val="774F47CA"/>
    <w:rsid w:val="7752FA1A"/>
    <w:rsid w:val="7755BC5E"/>
    <w:rsid w:val="7755D1CF"/>
    <w:rsid w:val="775686CD"/>
    <w:rsid w:val="7757B565"/>
    <w:rsid w:val="775B8B6F"/>
    <w:rsid w:val="775EA6C6"/>
    <w:rsid w:val="77619198"/>
    <w:rsid w:val="77646AEF"/>
    <w:rsid w:val="7766910B"/>
    <w:rsid w:val="776899ED"/>
    <w:rsid w:val="77689C5A"/>
    <w:rsid w:val="776D7181"/>
    <w:rsid w:val="776E23D5"/>
    <w:rsid w:val="776FE937"/>
    <w:rsid w:val="77746B4C"/>
    <w:rsid w:val="77747741"/>
    <w:rsid w:val="777A6047"/>
    <w:rsid w:val="777A71C4"/>
    <w:rsid w:val="777A7820"/>
    <w:rsid w:val="777C40AD"/>
    <w:rsid w:val="77874279"/>
    <w:rsid w:val="7787DB8E"/>
    <w:rsid w:val="7787E708"/>
    <w:rsid w:val="778A2FD0"/>
    <w:rsid w:val="778DEBD4"/>
    <w:rsid w:val="778F6A6A"/>
    <w:rsid w:val="7790F5A8"/>
    <w:rsid w:val="7797C60A"/>
    <w:rsid w:val="7797F454"/>
    <w:rsid w:val="77983486"/>
    <w:rsid w:val="77992F77"/>
    <w:rsid w:val="779A5FC8"/>
    <w:rsid w:val="779C819D"/>
    <w:rsid w:val="779F54D6"/>
    <w:rsid w:val="779F78ED"/>
    <w:rsid w:val="77A258E2"/>
    <w:rsid w:val="77A2702B"/>
    <w:rsid w:val="77A2754F"/>
    <w:rsid w:val="77A3C450"/>
    <w:rsid w:val="77A881C0"/>
    <w:rsid w:val="77A94F2B"/>
    <w:rsid w:val="77AD1720"/>
    <w:rsid w:val="77AF795A"/>
    <w:rsid w:val="77B06272"/>
    <w:rsid w:val="77B0D3F2"/>
    <w:rsid w:val="77B5950A"/>
    <w:rsid w:val="77B618A6"/>
    <w:rsid w:val="77B6C122"/>
    <w:rsid w:val="77B8952B"/>
    <w:rsid w:val="77BC199E"/>
    <w:rsid w:val="77C10DE2"/>
    <w:rsid w:val="77C11990"/>
    <w:rsid w:val="77C45398"/>
    <w:rsid w:val="77C49C52"/>
    <w:rsid w:val="77C57259"/>
    <w:rsid w:val="77C9CD5C"/>
    <w:rsid w:val="77C9F8AB"/>
    <w:rsid w:val="77CAE446"/>
    <w:rsid w:val="77CC1ED3"/>
    <w:rsid w:val="77CCF379"/>
    <w:rsid w:val="77CE20D3"/>
    <w:rsid w:val="77CE60DA"/>
    <w:rsid w:val="77D04314"/>
    <w:rsid w:val="77D28C61"/>
    <w:rsid w:val="77D38B41"/>
    <w:rsid w:val="77D4466A"/>
    <w:rsid w:val="77D7694C"/>
    <w:rsid w:val="77D7AC9E"/>
    <w:rsid w:val="77D85DCD"/>
    <w:rsid w:val="77DEC833"/>
    <w:rsid w:val="77DF56BD"/>
    <w:rsid w:val="77DFD35A"/>
    <w:rsid w:val="77DFFC62"/>
    <w:rsid w:val="77E0837A"/>
    <w:rsid w:val="77E731EE"/>
    <w:rsid w:val="77E77ECE"/>
    <w:rsid w:val="77E7BFF0"/>
    <w:rsid w:val="77EA87E4"/>
    <w:rsid w:val="77ED291D"/>
    <w:rsid w:val="77F061C6"/>
    <w:rsid w:val="77F07128"/>
    <w:rsid w:val="77F0F467"/>
    <w:rsid w:val="77F2696A"/>
    <w:rsid w:val="77F6D806"/>
    <w:rsid w:val="77F76229"/>
    <w:rsid w:val="77FC61A6"/>
    <w:rsid w:val="77FD476C"/>
    <w:rsid w:val="77FDFBE5"/>
    <w:rsid w:val="780196E4"/>
    <w:rsid w:val="7802A511"/>
    <w:rsid w:val="7804B0AB"/>
    <w:rsid w:val="7806B263"/>
    <w:rsid w:val="7807B3D3"/>
    <w:rsid w:val="780CD13E"/>
    <w:rsid w:val="780D5BF1"/>
    <w:rsid w:val="780EA70F"/>
    <w:rsid w:val="78146BE8"/>
    <w:rsid w:val="781577CC"/>
    <w:rsid w:val="7816197C"/>
    <w:rsid w:val="78186DCE"/>
    <w:rsid w:val="7818E069"/>
    <w:rsid w:val="781DC0F6"/>
    <w:rsid w:val="78201226"/>
    <w:rsid w:val="78205E0B"/>
    <w:rsid w:val="7822DBB6"/>
    <w:rsid w:val="7824EFEA"/>
    <w:rsid w:val="7825D60F"/>
    <w:rsid w:val="7829915A"/>
    <w:rsid w:val="7829B36C"/>
    <w:rsid w:val="782C2E69"/>
    <w:rsid w:val="782E7102"/>
    <w:rsid w:val="78304205"/>
    <w:rsid w:val="78307489"/>
    <w:rsid w:val="78343BC0"/>
    <w:rsid w:val="78353A8C"/>
    <w:rsid w:val="7835D403"/>
    <w:rsid w:val="7838C693"/>
    <w:rsid w:val="783CC76B"/>
    <w:rsid w:val="7840F94E"/>
    <w:rsid w:val="7843ED2A"/>
    <w:rsid w:val="784A4E51"/>
    <w:rsid w:val="784C4B75"/>
    <w:rsid w:val="784D43C7"/>
    <w:rsid w:val="7857F4A8"/>
    <w:rsid w:val="78586828"/>
    <w:rsid w:val="78599803"/>
    <w:rsid w:val="785E3DBE"/>
    <w:rsid w:val="785EC32D"/>
    <w:rsid w:val="7862DB47"/>
    <w:rsid w:val="7862FDEF"/>
    <w:rsid w:val="7863F403"/>
    <w:rsid w:val="78645885"/>
    <w:rsid w:val="78681F9D"/>
    <w:rsid w:val="7868220E"/>
    <w:rsid w:val="78683FAF"/>
    <w:rsid w:val="786C61E0"/>
    <w:rsid w:val="786EE5B4"/>
    <w:rsid w:val="7873CA90"/>
    <w:rsid w:val="787579C1"/>
    <w:rsid w:val="787882B0"/>
    <w:rsid w:val="787B31DB"/>
    <w:rsid w:val="787D7BC4"/>
    <w:rsid w:val="7883B992"/>
    <w:rsid w:val="7884C4D7"/>
    <w:rsid w:val="78861B8B"/>
    <w:rsid w:val="7888EDA7"/>
    <w:rsid w:val="788ACDF1"/>
    <w:rsid w:val="7890DA66"/>
    <w:rsid w:val="7891AAD1"/>
    <w:rsid w:val="789219E6"/>
    <w:rsid w:val="78971B29"/>
    <w:rsid w:val="78988ED6"/>
    <w:rsid w:val="7898F066"/>
    <w:rsid w:val="789C035D"/>
    <w:rsid w:val="789C206D"/>
    <w:rsid w:val="789F795A"/>
    <w:rsid w:val="78A01E22"/>
    <w:rsid w:val="78A71702"/>
    <w:rsid w:val="78AD2C4F"/>
    <w:rsid w:val="78AE6106"/>
    <w:rsid w:val="78B53A31"/>
    <w:rsid w:val="78BABF92"/>
    <w:rsid w:val="78BCD1E7"/>
    <w:rsid w:val="78BE2B6B"/>
    <w:rsid w:val="78BE3D97"/>
    <w:rsid w:val="78C520CE"/>
    <w:rsid w:val="78C678B1"/>
    <w:rsid w:val="78C6BA03"/>
    <w:rsid w:val="78C882EA"/>
    <w:rsid w:val="78CACCCD"/>
    <w:rsid w:val="78CB8A84"/>
    <w:rsid w:val="78CCE091"/>
    <w:rsid w:val="78CDA39B"/>
    <w:rsid w:val="78CF1A94"/>
    <w:rsid w:val="78CF5C0D"/>
    <w:rsid w:val="78DB9B97"/>
    <w:rsid w:val="78EA75F3"/>
    <w:rsid w:val="78EAF1B0"/>
    <w:rsid w:val="78EC043A"/>
    <w:rsid w:val="78ED510C"/>
    <w:rsid w:val="78F023ED"/>
    <w:rsid w:val="78F05249"/>
    <w:rsid w:val="78F29835"/>
    <w:rsid w:val="78F2D112"/>
    <w:rsid w:val="78F4189B"/>
    <w:rsid w:val="78F58F5D"/>
    <w:rsid w:val="78F6855F"/>
    <w:rsid w:val="78F7302A"/>
    <w:rsid w:val="78F7A625"/>
    <w:rsid w:val="78FBABD0"/>
    <w:rsid w:val="78FF3116"/>
    <w:rsid w:val="7900333B"/>
    <w:rsid w:val="7900C414"/>
    <w:rsid w:val="7903A5BA"/>
    <w:rsid w:val="7903B9B7"/>
    <w:rsid w:val="790562B7"/>
    <w:rsid w:val="79057E8F"/>
    <w:rsid w:val="79074840"/>
    <w:rsid w:val="7908CBFC"/>
    <w:rsid w:val="7909120B"/>
    <w:rsid w:val="79093359"/>
    <w:rsid w:val="790AA5BB"/>
    <w:rsid w:val="790BA689"/>
    <w:rsid w:val="79128F5A"/>
    <w:rsid w:val="79164D30"/>
    <w:rsid w:val="79165322"/>
    <w:rsid w:val="7919D8C8"/>
    <w:rsid w:val="791ACF68"/>
    <w:rsid w:val="791C0CC6"/>
    <w:rsid w:val="79204C9D"/>
    <w:rsid w:val="792160A3"/>
    <w:rsid w:val="79239BB8"/>
    <w:rsid w:val="792E0DD3"/>
    <w:rsid w:val="7930E98A"/>
    <w:rsid w:val="7931F85F"/>
    <w:rsid w:val="7934FD82"/>
    <w:rsid w:val="7935DF71"/>
    <w:rsid w:val="7936276C"/>
    <w:rsid w:val="79365E27"/>
    <w:rsid w:val="7937B84B"/>
    <w:rsid w:val="793A36F4"/>
    <w:rsid w:val="793B3D61"/>
    <w:rsid w:val="793BA33E"/>
    <w:rsid w:val="793C11A6"/>
    <w:rsid w:val="793C6EA9"/>
    <w:rsid w:val="793D5E90"/>
    <w:rsid w:val="793E369E"/>
    <w:rsid w:val="7941D3AB"/>
    <w:rsid w:val="7949821F"/>
    <w:rsid w:val="794995A2"/>
    <w:rsid w:val="79508857"/>
    <w:rsid w:val="7951A364"/>
    <w:rsid w:val="79527CF5"/>
    <w:rsid w:val="79534449"/>
    <w:rsid w:val="7953EE4E"/>
    <w:rsid w:val="79551CB4"/>
    <w:rsid w:val="7956DB1B"/>
    <w:rsid w:val="79583926"/>
    <w:rsid w:val="795896B0"/>
    <w:rsid w:val="795968DE"/>
    <w:rsid w:val="795B9554"/>
    <w:rsid w:val="795E636A"/>
    <w:rsid w:val="795FF976"/>
    <w:rsid w:val="7961AF21"/>
    <w:rsid w:val="7966D978"/>
    <w:rsid w:val="7967A740"/>
    <w:rsid w:val="79689138"/>
    <w:rsid w:val="7969178C"/>
    <w:rsid w:val="796B737F"/>
    <w:rsid w:val="796DB5B3"/>
    <w:rsid w:val="796FDC06"/>
    <w:rsid w:val="796FFA44"/>
    <w:rsid w:val="7974A76E"/>
    <w:rsid w:val="797777D7"/>
    <w:rsid w:val="7979F158"/>
    <w:rsid w:val="797BFA65"/>
    <w:rsid w:val="797C9786"/>
    <w:rsid w:val="797DBA0D"/>
    <w:rsid w:val="7983B20A"/>
    <w:rsid w:val="79854D15"/>
    <w:rsid w:val="79859EA4"/>
    <w:rsid w:val="7987C888"/>
    <w:rsid w:val="7987D517"/>
    <w:rsid w:val="798817EF"/>
    <w:rsid w:val="798963B2"/>
    <w:rsid w:val="798A3013"/>
    <w:rsid w:val="798C83A1"/>
    <w:rsid w:val="798FE335"/>
    <w:rsid w:val="79911590"/>
    <w:rsid w:val="79919CF0"/>
    <w:rsid w:val="7991B3C1"/>
    <w:rsid w:val="799206F9"/>
    <w:rsid w:val="79978EF4"/>
    <w:rsid w:val="79991820"/>
    <w:rsid w:val="799D5BD3"/>
    <w:rsid w:val="799D872B"/>
    <w:rsid w:val="799FC57C"/>
    <w:rsid w:val="79A1484B"/>
    <w:rsid w:val="79A1CA6E"/>
    <w:rsid w:val="79A449DB"/>
    <w:rsid w:val="79A498D4"/>
    <w:rsid w:val="79A4F958"/>
    <w:rsid w:val="79A67868"/>
    <w:rsid w:val="79A7555C"/>
    <w:rsid w:val="79A87DF2"/>
    <w:rsid w:val="79AB4AAA"/>
    <w:rsid w:val="79AD5188"/>
    <w:rsid w:val="79B16E02"/>
    <w:rsid w:val="79B1E9DD"/>
    <w:rsid w:val="79B5965D"/>
    <w:rsid w:val="79B68AAC"/>
    <w:rsid w:val="79B6D55E"/>
    <w:rsid w:val="79B7A8DA"/>
    <w:rsid w:val="79B9581B"/>
    <w:rsid w:val="79BDE0CC"/>
    <w:rsid w:val="79C09FD3"/>
    <w:rsid w:val="79C41636"/>
    <w:rsid w:val="79C6C5A7"/>
    <w:rsid w:val="79C9E5D8"/>
    <w:rsid w:val="79CC245D"/>
    <w:rsid w:val="79CCF154"/>
    <w:rsid w:val="79CEE18D"/>
    <w:rsid w:val="79CF192A"/>
    <w:rsid w:val="79D04113"/>
    <w:rsid w:val="79D1448B"/>
    <w:rsid w:val="79D4E4ED"/>
    <w:rsid w:val="79D4EAED"/>
    <w:rsid w:val="79D5A108"/>
    <w:rsid w:val="79D746C0"/>
    <w:rsid w:val="79D7AC51"/>
    <w:rsid w:val="79DA311A"/>
    <w:rsid w:val="79E098D1"/>
    <w:rsid w:val="79E368E6"/>
    <w:rsid w:val="79E6A495"/>
    <w:rsid w:val="79E77F69"/>
    <w:rsid w:val="79E91212"/>
    <w:rsid w:val="79EA1EB1"/>
    <w:rsid w:val="79EB35E4"/>
    <w:rsid w:val="79EBF0C0"/>
    <w:rsid w:val="79EC6DD7"/>
    <w:rsid w:val="79EFE832"/>
    <w:rsid w:val="79F29D02"/>
    <w:rsid w:val="79F56674"/>
    <w:rsid w:val="79F5E1D0"/>
    <w:rsid w:val="79F5FA95"/>
    <w:rsid w:val="79F67436"/>
    <w:rsid w:val="79F7242A"/>
    <w:rsid w:val="79F78771"/>
    <w:rsid w:val="79F96309"/>
    <w:rsid w:val="7A0106D0"/>
    <w:rsid w:val="7A01B463"/>
    <w:rsid w:val="7A030F5B"/>
    <w:rsid w:val="7A042886"/>
    <w:rsid w:val="7A08C3C1"/>
    <w:rsid w:val="7A092E60"/>
    <w:rsid w:val="7A0A0049"/>
    <w:rsid w:val="7A0CC60D"/>
    <w:rsid w:val="7A0D517C"/>
    <w:rsid w:val="7A0D7C87"/>
    <w:rsid w:val="7A0E7784"/>
    <w:rsid w:val="7A0E977A"/>
    <w:rsid w:val="7A122F47"/>
    <w:rsid w:val="7A13F071"/>
    <w:rsid w:val="7A16FF31"/>
    <w:rsid w:val="7A1BF290"/>
    <w:rsid w:val="7A218DD9"/>
    <w:rsid w:val="7A240F4D"/>
    <w:rsid w:val="7A2789CC"/>
    <w:rsid w:val="7A285062"/>
    <w:rsid w:val="7A289D64"/>
    <w:rsid w:val="7A2B4D82"/>
    <w:rsid w:val="7A2BBE65"/>
    <w:rsid w:val="7A2C12F4"/>
    <w:rsid w:val="7A2D27C2"/>
    <w:rsid w:val="7A2E3672"/>
    <w:rsid w:val="7A2ED970"/>
    <w:rsid w:val="7A385F44"/>
    <w:rsid w:val="7A3947CD"/>
    <w:rsid w:val="7A3C74A3"/>
    <w:rsid w:val="7A3F3D2E"/>
    <w:rsid w:val="7A4134E6"/>
    <w:rsid w:val="7A436242"/>
    <w:rsid w:val="7A459700"/>
    <w:rsid w:val="7A45975B"/>
    <w:rsid w:val="7A47F9D1"/>
    <w:rsid w:val="7A4A34C4"/>
    <w:rsid w:val="7A4F52A5"/>
    <w:rsid w:val="7A4F6FD2"/>
    <w:rsid w:val="7A51B91F"/>
    <w:rsid w:val="7A538B59"/>
    <w:rsid w:val="7A539F98"/>
    <w:rsid w:val="7A552C17"/>
    <w:rsid w:val="7A56EC1D"/>
    <w:rsid w:val="7A57106A"/>
    <w:rsid w:val="7A572DC9"/>
    <w:rsid w:val="7A5A7D9D"/>
    <w:rsid w:val="7A5E3921"/>
    <w:rsid w:val="7A6872E2"/>
    <w:rsid w:val="7A696777"/>
    <w:rsid w:val="7A698D69"/>
    <w:rsid w:val="7A6B566E"/>
    <w:rsid w:val="7A6F289E"/>
    <w:rsid w:val="7A70CDE5"/>
    <w:rsid w:val="7A72FA79"/>
    <w:rsid w:val="7A73B83B"/>
    <w:rsid w:val="7A743D72"/>
    <w:rsid w:val="7A76D04F"/>
    <w:rsid w:val="7A784466"/>
    <w:rsid w:val="7A784E90"/>
    <w:rsid w:val="7A79DD19"/>
    <w:rsid w:val="7A7C56F5"/>
    <w:rsid w:val="7A7CEF2B"/>
    <w:rsid w:val="7A7D80BC"/>
    <w:rsid w:val="7A827A2E"/>
    <w:rsid w:val="7A8344CE"/>
    <w:rsid w:val="7A8A3BA4"/>
    <w:rsid w:val="7A8BD43C"/>
    <w:rsid w:val="7A8C0111"/>
    <w:rsid w:val="7A8DC20A"/>
    <w:rsid w:val="7A91E402"/>
    <w:rsid w:val="7A9302E6"/>
    <w:rsid w:val="7A95CCF4"/>
    <w:rsid w:val="7A97B6DF"/>
    <w:rsid w:val="7A98E43F"/>
    <w:rsid w:val="7A9C6492"/>
    <w:rsid w:val="7A9EDBD4"/>
    <w:rsid w:val="7A9EDEA3"/>
    <w:rsid w:val="7A9FEE68"/>
    <w:rsid w:val="7AA0D396"/>
    <w:rsid w:val="7AA8332A"/>
    <w:rsid w:val="7AA9466A"/>
    <w:rsid w:val="7AA99866"/>
    <w:rsid w:val="7AB432CD"/>
    <w:rsid w:val="7AB6BA7A"/>
    <w:rsid w:val="7AB77E56"/>
    <w:rsid w:val="7AB78A6F"/>
    <w:rsid w:val="7AB93AD0"/>
    <w:rsid w:val="7ABAD624"/>
    <w:rsid w:val="7ABBA8EF"/>
    <w:rsid w:val="7ABCE800"/>
    <w:rsid w:val="7ABDD555"/>
    <w:rsid w:val="7ABE2ED3"/>
    <w:rsid w:val="7ABEC863"/>
    <w:rsid w:val="7ABF3972"/>
    <w:rsid w:val="7AC54266"/>
    <w:rsid w:val="7AC70E35"/>
    <w:rsid w:val="7AC73B71"/>
    <w:rsid w:val="7ACAA276"/>
    <w:rsid w:val="7ACB4284"/>
    <w:rsid w:val="7ACD6365"/>
    <w:rsid w:val="7ACD728C"/>
    <w:rsid w:val="7AD3F6FA"/>
    <w:rsid w:val="7AD4CE5A"/>
    <w:rsid w:val="7AD9AAE2"/>
    <w:rsid w:val="7AE1FBFA"/>
    <w:rsid w:val="7AE45255"/>
    <w:rsid w:val="7AE54903"/>
    <w:rsid w:val="7AE65428"/>
    <w:rsid w:val="7AE6E9D5"/>
    <w:rsid w:val="7AE8807E"/>
    <w:rsid w:val="7AEBAF0B"/>
    <w:rsid w:val="7AECEBEB"/>
    <w:rsid w:val="7AEE1901"/>
    <w:rsid w:val="7AF08BCC"/>
    <w:rsid w:val="7AF098B8"/>
    <w:rsid w:val="7AF11491"/>
    <w:rsid w:val="7AF172E2"/>
    <w:rsid w:val="7AF23CD5"/>
    <w:rsid w:val="7AF39F86"/>
    <w:rsid w:val="7AF52D8C"/>
    <w:rsid w:val="7AF56FA7"/>
    <w:rsid w:val="7AFAAAEF"/>
    <w:rsid w:val="7AFCF95D"/>
    <w:rsid w:val="7AFE382D"/>
    <w:rsid w:val="7B004A59"/>
    <w:rsid w:val="7B02E4E6"/>
    <w:rsid w:val="7B045239"/>
    <w:rsid w:val="7B09A0BB"/>
    <w:rsid w:val="7B0DC268"/>
    <w:rsid w:val="7B0E7DC7"/>
    <w:rsid w:val="7B0FBAAB"/>
    <w:rsid w:val="7B137D61"/>
    <w:rsid w:val="7B156CA9"/>
    <w:rsid w:val="7B158113"/>
    <w:rsid w:val="7B1844BF"/>
    <w:rsid w:val="7B18C8AD"/>
    <w:rsid w:val="7B1C3A56"/>
    <w:rsid w:val="7B1D64B1"/>
    <w:rsid w:val="7B2077E6"/>
    <w:rsid w:val="7B218E49"/>
    <w:rsid w:val="7B2577A6"/>
    <w:rsid w:val="7B258B26"/>
    <w:rsid w:val="7B310102"/>
    <w:rsid w:val="7B331BEA"/>
    <w:rsid w:val="7B34130B"/>
    <w:rsid w:val="7B35FC3B"/>
    <w:rsid w:val="7B361F46"/>
    <w:rsid w:val="7B366209"/>
    <w:rsid w:val="7B38248F"/>
    <w:rsid w:val="7B3B5F1E"/>
    <w:rsid w:val="7B3D170A"/>
    <w:rsid w:val="7B3F76F3"/>
    <w:rsid w:val="7B3F94F5"/>
    <w:rsid w:val="7B401A3C"/>
    <w:rsid w:val="7B415D66"/>
    <w:rsid w:val="7B428A8C"/>
    <w:rsid w:val="7B471B7B"/>
    <w:rsid w:val="7B47FF4E"/>
    <w:rsid w:val="7B49512E"/>
    <w:rsid w:val="7B4A10B1"/>
    <w:rsid w:val="7B4A208D"/>
    <w:rsid w:val="7B4B9975"/>
    <w:rsid w:val="7B4C45ED"/>
    <w:rsid w:val="7B4E4F64"/>
    <w:rsid w:val="7B4F6BD4"/>
    <w:rsid w:val="7B4FC6A6"/>
    <w:rsid w:val="7B4FEDB3"/>
    <w:rsid w:val="7B5090C5"/>
    <w:rsid w:val="7B54804C"/>
    <w:rsid w:val="7B58AF34"/>
    <w:rsid w:val="7B5A2B2B"/>
    <w:rsid w:val="7B5A6EE0"/>
    <w:rsid w:val="7B5AEA10"/>
    <w:rsid w:val="7B5D589F"/>
    <w:rsid w:val="7B5E80D7"/>
    <w:rsid w:val="7B63A82F"/>
    <w:rsid w:val="7B63F433"/>
    <w:rsid w:val="7B65AD68"/>
    <w:rsid w:val="7B65DB1F"/>
    <w:rsid w:val="7B6611C4"/>
    <w:rsid w:val="7B670E57"/>
    <w:rsid w:val="7B678347"/>
    <w:rsid w:val="7B6AB5EA"/>
    <w:rsid w:val="7B70A9F1"/>
    <w:rsid w:val="7B723927"/>
    <w:rsid w:val="7B7297DE"/>
    <w:rsid w:val="7B7494B1"/>
    <w:rsid w:val="7B770929"/>
    <w:rsid w:val="7B7A42E6"/>
    <w:rsid w:val="7B7CBC92"/>
    <w:rsid w:val="7B7D31AA"/>
    <w:rsid w:val="7B7E0DD2"/>
    <w:rsid w:val="7B7E347E"/>
    <w:rsid w:val="7B7FC299"/>
    <w:rsid w:val="7B8210FB"/>
    <w:rsid w:val="7B84CDFB"/>
    <w:rsid w:val="7B8938E6"/>
    <w:rsid w:val="7B89678A"/>
    <w:rsid w:val="7B90EEC9"/>
    <w:rsid w:val="7B9575BA"/>
    <w:rsid w:val="7B962A8B"/>
    <w:rsid w:val="7B9A79DF"/>
    <w:rsid w:val="7B9E7881"/>
    <w:rsid w:val="7BA04FEC"/>
    <w:rsid w:val="7BA0B340"/>
    <w:rsid w:val="7BA76539"/>
    <w:rsid w:val="7BA92FFF"/>
    <w:rsid w:val="7BAA00E3"/>
    <w:rsid w:val="7BAA1691"/>
    <w:rsid w:val="7BAAF337"/>
    <w:rsid w:val="7BAB6B52"/>
    <w:rsid w:val="7BAC93E8"/>
    <w:rsid w:val="7BAEFD4E"/>
    <w:rsid w:val="7BAF3605"/>
    <w:rsid w:val="7BB1639D"/>
    <w:rsid w:val="7BB52D72"/>
    <w:rsid w:val="7BB5317C"/>
    <w:rsid w:val="7BBC49AE"/>
    <w:rsid w:val="7BBC5C8F"/>
    <w:rsid w:val="7BBCE3C4"/>
    <w:rsid w:val="7BC12D90"/>
    <w:rsid w:val="7BC3EF44"/>
    <w:rsid w:val="7BC4DFD6"/>
    <w:rsid w:val="7BC5B197"/>
    <w:rsid w:val="7BC6137F"/>
    <w:rsid w:val="7BC61C82"/>
    <w:rsid w:val="7BC806EA"/>
    <w:rsid w:val="7BC8381B"/>
    <w:rsid w:val="7BC8B7BB"/>
    <w:rsid w:val="7BCBC6DC"/>
    <w:rsid w:val="7BD2F3EE"/>
    <w:rsid w:val="7BD5D7E8"/>
    <w:rsid w:val="7BD5F05B"/>
    <w:rsid w:val="7BD9A9B8"/>
    <w:rsid w:val="7BDBA11B"/>
    <w:rsid w:val="7BDDA7CF"/>
    <w:rsid w:val="7BE061D7"/>
    <w:rsid w:val="7BE3B5C9"/>
    <w:rsid w:val="7BE52A08"/>
    <w:rsid w:val="7BEB581C"/>
    <w:rsid w:val="7BEEA309"/>
    <w:rsid w:val="7BEEDD7E"/>
    <w:rsid w:val="7BEF435D"/>
    <w:rsid w:val="7BEFD5D5"/>
    <w:rsid w:val="7BF0C44B"/>
    <w:rsid w:val="7BF23A72"/>
    <w:rsid w:val="7BF60CC1"/>
    <w:rsid w:val="7BF70DEB"/>
    <w:rsid w:val="7BF76CCD"/>
    <w:rsid w:val="7BF843B2"/>
    <w:rsid w:val="7BF9463A"/>
    <w:rsid w:val="7BF9DF61"/>
    <w:rsid w:val="7BF9E15A"/>
    <w:rsid w:val="7BFD011F"/>
    <w:rsid w:val="7BFFAB5B"/>
    <w:rsid w:val="7C009555"/>
    <w:rsid w:val="7C078B96"/>
    <w:rsid w:val="7C078D3F"/>
    <w:rsid w:val="7C0AFB64"/>
    <w:rsid w:val="7C0C41D0"/>
    <w:rsid w:val="7C0EDEE3"/>
    <w:rsid w:val="7C0F3190"/>
    <w:rsid w:val="7C0F6E07"/>
    <w:rsid w:val="7C13EBEE"/>
    <w:rsid w:val="7C15D435"/>
    <w:rsid w:val="7C189A78"/>
    <w:rsid w:val="7C1B454F"/>
    <w:rsid w:val="7C1BC7B9"/>
    <w:rsid w:val="7C1D7679"/>
    <w:rsid w:val="7C229981"/>
    <w:rsid w:val="7C22BC1F"/>
    <w:rsid w:val="7C231826"/>
    <w:rsid w:val="7C244825"/>
    <w:rsid w:val="7C24B360"/>
    <w:rsid w:val="7C291A19"/>
    <w:rsid w:val="7C2D4A10"/>
    <w:rsid w:val="7C2EF41E"/>
    <w:rsid w:val="7C32159C"/>
    <w:rsid w:val="7C3704D0"/>
    <w:rsid w:val="7C394BA0"/>
    <w:rsid w:val="7C39B01A"/>
    <w:rsid w:val="7C3A7540"/>
    <w:rsid w:val="7C4493BF"/>
    <w:rsid w:val="7C458947"/>
    <w:rsid w:val="7C465D61"/>
    <w:rsid w:val="7C479A2C"/>
    <w:rsid w:val="7C4A2240"/>
    <w:rsid w:val="7C4BDB45"/>
    <w:rsid w:val="7C4C2A30"/>
    <w:rsid w:val="7C4C4E0D"/>
    <w:rsid w:val="7C50F444"/>
    <w:rsid w:val="7C566860"/>
    <w:rsid w:val="7C56BBA6"/>
    <w:rsid w:val="7C56E151"/>
    <w:rsid w:val="7C57438A"/>
    <w:rsid w:val="7C57FC46"/>
    <w:rsid w:val="7C595F94"/>
    <w:rsid w:val="7C5A4540"/>
    <w:rsid w:val="7C5A84F3"/>
    <w:rsid w:val="7C5B9216"/>
    <w:rsid w:val="7C5F2B11"/>
    <w:rsid w:val="7C601E2A"/>
    <w:rsid w:val="7C62DF1C"/>
    <w:rsid w:val="7C65424F"/>
    <w:rsid w:val="7C66705D"/>
    <w:rsid w:val="7C68A0FC"/>
    <w:rsid w:val="7C69F9E2"/>
    <w:rsid w:val="7C6A8CB6"/>
    <w:rsid w:val="7C6C102B"/>
    <w:rsid w:val="7C6EEB0A"/>
    <w:rsid w:val="7C6F86B6"/>
    <w:rsid w:val="7C72674A"/>
    <w:rsid w:val="7C73B749"/>
    <w:rsid w:val="7C74ABAF"/>
    <w:rsid w:val="7C752743"/>
    <w:rsid w:val="7C7C11B9"/>
    <w:rsid w:val="7C815904"/>
    <w:rsid w:val="7C81AE3D"/>
    <w:rsid w:val="7C8237AA"/>
    <w:rsid w:val="7C8274E3"/>
    <w:rsid w:val="7C82BA36"/>
    <w:rsid w:val="7C838E32"/>
    <w:rsid w:val="7C841516"/>
    <w:rsid w:val="7C894426"/>
    <w:rsid w:val="7C89D537"/>
    <w:rsid w:val="7C929181"/>
    <w:rsid w:val="7C97990C"/>
    <w:rsid w:val="7C994FE3"/>
    <w:rsid w:val="7C9C3985"/>
    <w:rsid w:val="7C9E8BDD"/>
    <w:rsid w:val="7CA1AEDA"/>
    <w:rsid w:val="7CA41EDE"/>
    <w:rsid w:val="7CA42A33"/>
    <w:rsid w:val="7CAAD8FF"/>
    <w:rsid w:val="7CABEF5A"/>
    <w:rsid w:val="7CAD9458"/>
    <w:rsid w:val="7CAE527F"/>
    <w:rsid w:val="7CAE74B6"/>
    <w:rsid w:val="7CAF3A90"/>
    <w:rsid w:val="7CB59015"/>
    <w:rsid w:val="7CB7750C"/>
    <w:rsid w:val="7CB9E8EB"/>
    <w:rsid w:val="7CBCEDD7"/>
    <w:rsid w:val="7CBDA9B0"/>
    <w:rsid w:val="7CBED479"/>
    <w:rsid w:val="7CBFC336"/>
    <w:rsid w:val="7CC51B85"/>
    <w:rsid w:val="7CC67DD3"/>
    <w:rsid w:val="7CC70A9C"/>
    <w:rsid w:val="7CC7232D"/>
    <w:rsid w:val="7CCB8FAC"/>
    <w:rsid w:val="7CD0D2A5"/>
    <w:rsid w:val="7CD1DE78"/>
    <w:rsid w:val="7CD541CB"/>
    <w:rsid w:val="7CD5502A"/>
    <w:rsid w:val="7CD94C3E"/>
    <w:rsid w:val="7CDBABAA"/>
    <w:rsid w:val="7CDCFC08"/>
    <w:rsid w:val="7CDE192A"/>
    <w:rsid w:val="7CDED8AA"/>
    <w:rsid w:val="7CE086E4"/>
    <w:rsid w:val="7CE18CF3"/>
    <w:rsid w:val="7CE2D276"/>
    <w:rsid w:val="7CE317D6"/>
    <w:rsid w:val="7CE3E844"/>
    <w:rsid w:val="7CE3EA34"/>
    <w:rsid w:val="7CE42267"/>
    <w:rsid w:val="7CE6F49C"/>
    <w:rsid w:val="7CE85968"/>
    <w:rsid w:val="7CED4615"/>
    <w:rsid w:val="7CEF9774"/>
    <w:rsid w:val="7CF01E3E"/>
    <w:rsid w:val="7CF1C3DD"/>
    <w:rsid w:val="7CF3775B"/>
    <w:rsid w:val="7CF465AB"/>
    <w:rsid w:val="7CF4E0D4"/>
    <w:rsid w:val="7CF526A7"/>
    <w:rsid w:val="7CF95294"/>
    <w:rsid w:val="7CFAF4F5"/>
    <w:rsid w:val="7CFFF720"/>
    <w:rsid w:val="7D000F1D"/>
    <w:rsid w:val="7D01353E"/>
    <w:rsid w:val="7D01E225"/>
    <w:rsid w:val="7D023721"/>
    <w:rsid w:val="7D03111C"/>
    <w:rsid w:val="7D042521"/>
    <w:rsid w:val="7D04665B"/>
    <w:rsid w:val="7D05ACCB"/>
    <w:rsid w:val="7D0BA7AC"/>
    <w:rsid w:val="7D0BB4A2"/>
    <w:rsid w:val="7D0C8323"/>
    <w:rsid w:val="7D0F2B43"/>
    <w:rsid w:val="7D1133D3"/>
    <w:rsid w:val="7D1154F5"/>
    <w:rsid w:val="7D18D773"/>
    <w:rsid w:val="7D1C04AE"/>
    <w:rsid w:val="7D1D3182"/>
    <w:rsid w:val="7D1DDF06"/>
    <w:rsid w:val="7D20EE92"/>
    <w:rsid w:val="7D213091"/>
    <w:rsid w:val="7D227F1F"/>
    <w:rsid w:val="7D23FFCD"/>
    <w:rsid w:val="7D24D78B"/>
    <w:rsid w:val="7D259264"/>
    <w:rsid w:val="7D25E760"/>
    <w:rsid w:val="7D281830"/>
    <w:rsid w:val="7D2C5F75"/>
    <w:rsid w:val="7D329C4B"/>
    <w:rsid w:val="7D34C95C"/>
    <w:rsid w:val="7D362665"/>
    <w:rsid w:val="7D3679D8"/>
    <w:rsid w:val="7D3A945E"/>
    <w:rsid w:val="7D3AD53B"/>
    <w:rsid w:val="7D3BD880"/>
    <w:rsid w:val="7D3C5D4A"/>
    <w:rsid w:val="7D4254C9"/>
    <w:rsid w:val="7D42A2A5"/>
    <w:rsid w:val="7D445EF0"/>
    <w:rsid w:val="7D44EF6A"/>
    <w:rsid w:val="7D45B4C1"/>
    <w:rsid w:val="7D45FC3C"/>
    <w:rsid w:val="7D460743"/>
    <w:rsid w:val="7D4BF397"/>
    <w:rsid w:val="7D51DC98"/>
    <w:rsid w:val="7D529E85"/>
    <w:rsid w:val="7D5537B8"/>
    <w:rsid w:val="7D55B49F"/>
    <w:rsid w:val="7D5665B2"/>
    <w:rsid w:val="7D5AE3FC"/>
    <w:rsid w:val="7D5C04B7"/>
    <w:rsid w:val="7D616EE6"/>
    <w:rsid w:val="7D626B82"/>
    <w:rsid w:val="7D650C84"/>
    <w:rsid w:val="7D658B09"/>
    <w:rsid w:val="7D66E926"/>
    <w:rsid w:val="7D67D8F1"/>
    <w:rsid w:val="7D696CEA"/>
    <w:rsid w:val="7D6BABB5"/>
    <w:rsid w:val="7D6C14E1"/>
    <w:rsid w:val="7D6C852A"/>
    <w:rsid w:val="7D6FF2EA"/>
    <w:rsid w:val="7D71A849"/>
    <w:rsid w:val="7D7280F4"/>
    <w:rsid w:val="7D73CD02"/>
    <w:rsid w:val="7D744F6F"/>
    <w:rsid w:val="7D76536C"/>
    <w:rsid w:val="7D78F07F"/>
    <w:rsid w:val="7D794D8D"/>
    <w:rsid w:val="7D79F84A"/>
    <w:rsid w:val="7D7AAC7D"/>
    <w:rsid w:val="7D7C9589"/>
    <w:rsid w:val="7D7D85B3"/>
    <w:rsid w:val="7D7E000A"/>
    <w:rsid w:val="7D7F66C6"/>
    <w:rsid w:val="7D7F7B24"/>
    <w:rsid w:val="7D80B6AA"/>
    <w:rsid w:val="7D837CB6"/>
    <w:rsid w:val="7D840A46"/>
    <w:rsid w:val="7D8804B4"/>
    <w:rsid w:val="7D8916C4"/>
    <w:rsid w:val="7D8B0C1F"/>
    <w:rsid w:val="7D8BA133"/>
    <w:rsid w:val="7D8E4F13"/>
    <w:rsid w:val="7D8E7426"/>
    <w:rsid w:val="7D8F43F6"/>
    <w:rsid w:val="7D967A6F"/>
    <w:rsid w:val="7D98C50E"/>
    <w:rsid w:val="7D9AA361"/>
    <w:rsid w:val="7D9AA7FB"/>
    <w:rsid w:val="7D9AF7C0"/>
    <w:rsid w:val="7D9DC811"/>
    <w:rsid w:val="7D9FAC09"/>
    <w:rsid w:val="7DA33CE6"/>
    <w:rsid w:val="7DA427FD"/>
    <w:rsid w:val="7DA44FD2"/>
    <w:rsid w:val="7DA52775"/>
    <w:rsid w:val="7DA578B2"/>
    <w:rsid w:val="7DAAAF44"/>
    <w:rsid w:val="7DAC0044"/>
    <w:rsid w:val="7DAC54A6"/>
    <w:rsid w:val="7DAD5D9F"/>
    <w:rsid w:val="7DAF7F25"/>
    <w:rsid w:val="7DAF89BA"/>
    <w:rsid w:val="7DAFCEC9"/>
    <w:rsid w:val="7DB25C34"/>
    <w:rsid w:val="7DB3BCF1"/>
    <w:rsid w:val="7DB6AB8D"/>
    <w:rsid w:val="7DB738F8"/>
    <w:rsid w:val="7DBA53B7"/>
    <w:rsid w:val="7DBDAAD1"/>
    <w:rsid w:val="7DC083C1"/>
    <w:rsid w:val="7DC12CEB"/>
    <w:rsid w:val="7DC53866"/>
    <w:rsid w:val="7DC62182"/>
    <w:rsid w:val="7DC6E147"/>
    <w:rsid w:val="7DC71DE1"/>
    <w:rsid w:val="7DC743A6"/>
    <w:rsid w:val="7DC90DCC"/>
    <w:rsid w:val="7DCA2F6A"/>
    <w:rsid w:val="7DCA6BA7"/>
    <w:rsid w:val="7DCB7E7C"/>
    <w:rsid w:val="7DCBD48C"/>
    <w:rsid w:val="7DCC0221"/>
    <w:rsid w:val="7DD26487"/>
    <w:rsid w:val="7DD98642"/>
    <w:rsid w:val="7DDBD2A5"/>
    <w:rsid w:val="7DDF2487"/>
    <w:rsid w:val="7DE5597D"/>
    <w:rsid w:val="7DE5DA3B"/>
    <w:rsid w:val="7DED49E2"/>
    <w:rsid w:val="7DEE21D7"/>
    <w:rsid w:val="7DF20B7D"/>
    <w:rsid w:val="7DF5377F"/>
    <w:rsid w:val="7DF5CB79"/>
    <w:rsid w:val="7DF773C3"/>
    <w:rsid w:val="7DF78A31"/>
    <w:rsid w:val="7DF8D322"/>
    <w:rsid w:val="7DF9B5B2"/>
    <w:rsid w:val="7DFA5ECE"/>
    <w:rsid w:val="7DFBB0DE"/>
    <w:rsid w:val="7DFE7D97"/>
    <w:rsid w:val="7DFF56FC"/>
    <w:rsid w:val="7E01585E"/>
    <w:rsid w:val="7E034293"/>
    <w:rsid w:val="7E045BF3"/>
    <w:rsid w:val="7E06A48A"/>
    <w:rsid w:val="7E0A5864"/>
    <w:rsid w:val="7E1321F9"/>
    <w:rsid w:val="7E14F2AD"/>
    <w:rsid w:val="7E175608"/>
    <w:rsid w:val="7E175ABB"/>
    <w:rsid w:val="7E179409"/>
    <w:rsid w:val="7E17D9A6"/>
    <w:rsid w:val="7E19DEDA"/>
    <w:rsid w:val="7E19E89D"/>
    <w:rsid w:val="7E1FF205"/>
    <w:rsid w:val="7E23C907"/>
    <w:rsid w:val="7E26D24D"/>
    <w:rsid w:val="7E297094"/>
    <w:rsid w:val="7E29974F"/>
    <w:rsid w:val="7E29C068"/>
    <w:rsid w:val="7E2AF6FD"/>
    <w:rsid w:val="7E2FC085"/>
    <w:rsid w:val="7E31CCF0"/>
    <w:rsid w:val="7E36A1CD"/>
    <w:rsid w:val="7E37F574"/>
    <w:rsid w:val="7E3984E5"/>
    <w:rsid w:val="7E3B3CD8"/>
    <w:rsid w:val="7E3CED0B"/>
    <w:rsid w:val="7E3E0EB3"/>
    <w:rsid w:val="7E3E4942"/>
    <w:rsid w:val="7E44E0E9"/>
    <w:rsid w:val="7E48C9FC"/>
    <w:rsid w:val="7E4B4AEB"/>
    <w:rsid w:val="7E4E912E"/>
    <w:rsid w:val="7E53FD34"/>
    <w:rsid w:val="7E57FE13"/>
    <w:rsid w:val="7E58B3A0"/>
    <w:rsid w:val="7E5B7991"/>
    <w:rsid w:val="7E5CFAD7"/>
    <w:rsid w:val="7E5E398B"/>
    <w:rsid w:val="7E5EFB05"/>
    <w:rsid w:val="7E5F1BF5"/>
    <w:rsid w:val="7E612240"/>
    <w:rsid w:val="7E64DB9B"/>
    <w:rsid w:val="7E666D6B"/>
    <w:rsid w:val="7E6A793C"/>
    <w:rsid w:val="7E6CA35C"/>
    <w:rsid w:val="7E6E6CB2"/>
    <w:rsid w:val="7E6FBDE0"/>
    <w:rsid w:val="7E713541"/>
    <w:rsid w:val="7E74B27B"/>
    <w:rsid w:val="7E778AB0"/>
    <w:rsid w:val="7E7D7477"/>
    <w:rsid w:val="7E7DE44F"/>
    <w:rsid w:val="7E7F2183"/>
    <w:rsid w:val="7E803F97"/>
    <w:rsid w:val="7E8056D6"/>
    <w:rsid w:val="7E807860"/>
    <w:rsid w:val="7E8630EE"/>
    <w:rsid w:val="7E8659CC"/>
    <w:rsid w:val="7E8C324F"/>
    <w:rsid w:val="7E950601"/>
    <w:rsid w:val="7E95101C"/>
    <w:rsid w:val="7E953084"/>
    <w:rsid w:val="7E97446C"/>
    <w:rsid w:val="7E9A16B0"/>
    <w:rsid w:val="7E9A9FCF"/>
    <w:rsid w:val="7E9C76D0"/>
    <w:rsid w:val="7EA0AA7F"/>
    <w:rsid w:val="7EA93359"/>
    <w:rsid w:val="7EACD601"/>
    <w:rsid w:val="7EAEA9EB"/>
    <w:rsid w:val="7EB33E10"/>
    <w:rsid w:val="7EB7E2FC"/>
    <w:rsid w:val="7EB82853"/>
    <w:rsid w:val="7EB9637F"/>
    <w:rsid w:val="7EBC357D"/>
    <w:rsid w:val="7EC442DE"/>
    <w:rsid w:val="7EC48487"/>
    <w:rsid w:val="7EC5F11F"/>
    <w:rsid w:val="7EC88006"/>
    <w:rsid w:val="7EC93EB9"/>
    <w:rsid w:val="7ECF71D0"/>
    <w:rsid w:val="7ED0E0C8"/>
    <w:rsid w:val="7ED16B77"/>
    <w:rsid w:val="7ED4FC1B"/>
    <w:rsid w:val="7ED5CFEA"/>
    <w:rsid w:val="7ED797B8"/>
    <w:rsid w:val="7ED7CBD3"/>
    <w:rsid w:val="7ED7D612"/>
    <w:rsid w:val="7ED81639"/>
    <w:rsid w:val="7EDA5336"/>
    <w:rsid w:val="7EDEEC7F"/>
    <w:rsid w:val="7EE52CF5"/>
    <w:rsid w:val="7EE5DDBE"/>
    <w:rsid w:val="7EE76D4A"/>
    <w:rsid w:val="7EE923AF"/>
    <w:rsid w:val="7EEA8C1A"/>
    <w:rsid w:val="7EEB7298"/>
    <w:rsid w:val="7EEBA211"/>
    <w:rsid w:val="7EEBD96A"/>
    <w:rsid w:val="7EECCE34"/>
    <w:rsid w:val="7EED12EF"/>
    <w:rsid w:val="7EEE43CD"/>
    <w:rsid w:val="7EF135E1"/>
    <w:rsid w:val="7EF48FA7"/>
    <w:rsid w:val="7EF874A7"/>
    <w:rsid w:val="7EFB9883"/>
    <w:rsid w:val="7EFBC966"/>
    <w:rsid w:val="7F001EE0"/>
    <w:rsid w:val="7F00A525"/>
    <w:rsid w:val="7F026F06"/>
    <w:rsid w:val="7F039578"/>
    <w:rsid w:val="7F04AF7F"/>
    <w:rsid w:val="7F0744A4"/>
    <w:rsid w:val="7F076EA0"/>
    <w:rsid w:val="7F0BCFD4"/>
    <w:rsid w:val="7F13E5C0"/>
    <w:rsid w:val="7F16B615"/>
    <w:rsid w:val="7F1A2605"/>
    <w:rsid w:val="7F1D69A2"/>
    <w:rsid w:val="7F1E3986"/>
    <w:rsid w:val="7F1FB965"/>
    <w:rsid w:val="7F1FE88F"/>
    <w:rsid w:val="7F208B07"/>
    <w:rsid w:val="7F227C0F"/>
    <w:rsid w:val="7F230632"/>
    <w:rsid w:val="7F242199"/>
    <w:rsid w:val="7F253261"/>
    <w:rsid w:val="7F27136D"/>
    <w:rsid w:val="7F282F34"/>
    <w:rsid w:val="7F2A60A0"/>
    <w:rsid w:val="7F2AC2B6"/>
    <w:rsid w:val="7F2ED7FA"/>
    <w:rsid w:val="7F304213"/>
    <w:rsid w:val="7F3469AB"/>
    <w:rsid w:val="7F3480D0"/>
    <w:rsid w:val="7F3486C8"/>
    <w:rsid w:val="7F38D780"/>
    <w:rsid w:val="7F3A1175"/>
    <w:rsid w:val="7F3C1649"/>
    <w:rsid w:val="7F3FFB0E"/>
    <w:rsid w:val="7F40779D"/>
    <w:rsid w:val="7F40BA3E"/>
    <w:rsid w:val="7F434888"/>
    <w:rsid w:val="7F46C802"/>
    <w:rsid w:val="7F47AE95"/>
    <w:rsid w:val="7F47F21E"/>
    <w:rsid w:val="7F48D572"/>
    <w:rsid w:val="7F4D7DA6"/>
    <w:rsid w:val="7F516BD7"/>
    <w:rsid w:val="7F5282E1"/>
    <w:rsid w:val="7F52B13D"/>
    <w:rsid w:val="7F58DE02"/>
    <w:rsid w:val="7F5D2DA6"/>
    <w:rsid w:val="7F5D47E7"/>
    <w:rsid w:val="7F5E1EBA"/>
    <w:rsid w:val="7F5FE693"/>
    <w:rsid w:val="7F608AE4"/>
    <w:rsid w:val="7F642A84"/>
    <w:rsid w:val="7F650A2D"/>
    <w:rsid w:val="7F661B95"/>
    <w:rsid w:val="7F67ECCE"/>
    <w:rsid w:val="7F6922C2"/>
    <w:rsid w:val="7F6BB916"/>
    <w:rsid w:val="7F6C44DF"/>
    <w:rsid w:val="7F711193"/>
    <w:rsid w:val="7F71F2C1"/>
    <w:rsid w:val="7F73FB40"/>
    <w:rsid w:val="7F740CA3"/>
    <w:rsid w:val="7F749718"/>
    <w:rsid w:val="7F773A1D"/>
    <w:rsid w:val="7F783992"/>
    <w:rsid w:val="7F797EC6"/>
    <w:rsid w:val="7F7C0AF2"/>
    <w:rsid w:val="7F7CFB4D"/>
    <w:rsid w:val="7F7EBB7C"/>
    <w:rsid w:val="7F7EE148"/>
    <w:rsid w:val="7F7F3915"/>
    <w:rsid w:val="7F856D23"/>
    <w:rsid w:val="7F88475B"/>
    <w:rsid w:val="7F8A05D1"/>
    <w:rsid w:val="7F8C260B"/>
    <w:rsid w:val="7F8D766F"/>
    <w:rsid w:val="7F8DE5C5"/>
    <w:rsid w:val="7F8E3CE7"/>
    <w:rsid w:val="7F900B81"/>
    <w:rsid w:val="7F954F09"/>
    <w:rsid w:val="7F957F57"/>
    <w:rsid w:val="7F968917"/>
    <w:rsid w:val="7F9689BB"/>
    <w:rsid w:val="7F978C6D"/>
    <w:rsid w:val="7F9B65C1"/>
    <w:rsid w:val="7FA3B642"/>
    <w:rsid w:val="7FA4C85B"/>
    <w:rsid w:val="7FA599A8"/>
    <w:rsid w:val="7FA5E720"/>
    <w:rsid w:val="7FA7346A"/>
    <w:rsid w:val="7FA8CF77"/>
    <w:rsid w:val="7FAC5176"/>
    <w:rsid w:val="7FAFC5D4"/>
    <w:rsid w:val="7FB01E7C"/>
    <w:rsid w:val="7FB28AB6"/>
    <w:rsid w:val="7FB4DD62"/>
    <w:rsid w:val="7FB8381E"/>
    <w:rsid w:val="7FB8EAF5"/>
    <w:rsid w:val="7FB94EFF"/>
    <w:rsid w:val="7FBA45DE"/>
    <w:rsid w:val="7FBAD62D"/>
    <w:rsid w:val="7FC31166"/>
    <w:rsid w:val="7FC3AC99"/>
    <w:rsid w:val="7FC600F7"/>
    <w:rsid w:val="7FC7F748"/>
    <w:rsid w:val="7FC83092"/>
    <w:rsid w:val="7FC85946"/>
    <w:rsid w:val="7FC8634E"/>
    <w:rsid w:val="7FC8B834"/>
    <w:rsid w:val="7FC94E10"/>
    <w:rsid w:val="7FCB5635"/>
    <w:rsid w:val="7FCBD81F"/>
    <w:rsid w:val="7FCECD6F"/>
    <w:rsid w:val="7FD0592A"/>
    <w:rsid w:val="7FD0F06B"/>
    <w:rsid w:val="7FD6073F"/>
    <w:rsid w:val="7FD62BD5"/>
    <w:rsid w:val="7FD66D1B"/>
    <w:rsid w:val="7FDC5497"/>
    <w:rsid w:val="7FDC6711"/>
    <w:rsid w:val="7FDD393E"/>
    <w:rsid w:val="7FE350F1"/>
    <w:rsid w:val="7FEAB1CC"/>
    <w:rsid w:val="7FEB4D36"/>
    <w:rsid w:val="7FED30D7"/>
    <w:rsid w:val="7FF1A6F9"/>
    <w:rsid w:val="7FF1C79C"/>
    <w:rsid w:val="7FF1FE8F"/>
    <w:rsid w:val="7FF26D85"/>
    <w:rsid w:val="7FF339C3"/>
    <w:rsid w:val="7FF41F73"/>
    <w:rsid w:val="7FF5FC5A"/>
    <w:rsid w:val="7FF78105"/>
    <w:rsid w:val="7FFC65AE"/>
    <w:rsid w:val="7FFD4DCF"/>
    <w:rsid w:val="7FFE3C1F"/>
    <w:rsid w:val="7FFF9A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76312"/>
  <w15:chartTrackingRefBased/>
  <w15:docId w15:val="{436DDF76-4096-4726-8335-3A2A26F3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D7C"/>
  </w:style>
  <w:style w:type="paragraph" w:styleId="Heading1">
    <w:name w:val="heading 1"/>
    <w:basedOn w:val="Normal"/>
    <w:next w:val="Normal"/>
    <w:link w:val="Heading1Char"/>
    <w:uiPriority w:val="9"/>
    <w:qFormat/>
    <w:rsid w:val="008D49E6"/>
    <w:pPr>
      <w:outlineLvl w:val="0"/>
    </w:pPr>
    <w:rPr>
      <w:b/>
      <w:color w:val="4472C4" w:themeColor="accent5"/>
      <w:sz w:val="32"/>
      <w:szCs w:val="24"/>
    </w:rPr>
  </w:style>
  <w:style w:type="paragraph" w:styleId="Heading2">
    <w:name w:val="heading 2"/>
    <w:basedOn w:val="Normal"/>
    <w:next w:val="Normal"/>
    <w:link w:val="Heading2Char"/>
    <w:uiPriority w:val="9"/>
    <w:unhideWhenUsed/>
    <w:qFormat/>
    <w:rsid w:val="008D49E6"/>
    <w:pPr>
      <w:spacing w:line="360" w:lineRule="auto"/>
      <w:outlineLvl w:val="1"/>
    </w:pPr>
    <w:rPr>
      <w:rFonts w:ascii="Calibri" w:eastAsia="Calibri" w:hAnsi="Calibri" w:cs="Times New Roman"/>
      <w:b/>
      <w:i/>
      <w:iCs/>
      <w:color w:val="4472C4" w:themeColor="accent5"/>
      <w:sz w:val="28"/>
    </w:rPr>
  </w:style>
  <w:style w:type="paragraph" w:styleId="Heading3">
    <w:name w:val="heading 3"/>
    <w:basedOn w:val="Normal"/>
    <w:next w:val="Normal"/>
    <w:link w:val="Heading3Char"/>
    <w:uiPriority w:val="9"/>
    <w:unhideWhenUsed/>
    <w:qFormat/>
    <w:rsid w:val="00E74893"/>
    <w:pPr>
      <w:spacing w:line="360" w:lineRule="auto"/>
      <w:outlineLvl w:val="2"/>
    </w:pPr>
    <w:rPr>
      <w:i/>
      <w:sz w:val="26"/>
    </w:rPr>
  </w:style>
  <w:style w:type="paragraph" w:styleId="Heading4">
    <w:name w:val="heading 4"/>
    <w:basedOn w:val="Normal"/>
    <w:next w:val="Normal"/>
    <w:link w:val="Heading4Char"/>
    <w:uiPriority w:val="9"/>
    <w:unhideWhenUsed/>
    <w:qFormat/>
    <w:rsid w:val="00A32F2D"/>
    <w:pPr>
      <w:spacing w:line="360" w:lineRule="auto"/>
      <w:outlineLvl w:val="3"/>
    </w:pPr>
    <w:rPr>
      <w:i/>
      <w:iCs/>
      <w:color w:val="000000" w:themeColor="text1"/>
      <w:sz w:val="24"/>
    </w:rPr>
  </w:style>
  <w:style w:type="paragraph" w:styleId="Heading5">
    <w:name w:val="heading 5"/>
    <w:basedOn w:val="Normal"/>
    <w:next w:val="Normal"/>
    <w:link w:val="Heading5Char"/>
    <w:uiPriority w:val="9"/>
    <w:unhideWhenUsed/>
    <w:qFormat/>
    <w:rsid w:val="00E25ED0"/>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unhideWhenUsed/>
    <w:qFormat/>
    <w:rsid w:val="4EE7234B"/>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4EE7234B"/>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4EE7234B"/>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4EE7234B"/>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EE7234B"/>
    <w:pPr>
      <w:ind w:left="720"/>
      <w:contextualSpacing/>
    </w:pPr>
  </w:style>
  <w:style w:type="paragraph" w:styleId="Header">
    <w:name w:val="header"/>
    <w:basedOn w:val="Normal"/>
    <w:link w:val="HeaderChar"/>
    <w:uiPriority w:val="99"/>
    <w:unhideWhenUsed/>
    <w:rsid w:val="4EE7234B"/>
    <w:pPr>
      <w:tabs>
        <w:tab w:val="center" w:pos="4680"/>
        <w:tab w:val="right" w:pos="9360"/>
      </w:tabs>
      <w:spacing w:after="0"/>
    </w:pPr>
  </w:style>
  <w:style w:type="character" w:customStyle="1" w:styleId="HeaderChar">
    <w:name w:val="Header Char"/>
    <w:basedOn w:val="DefaultParagraphFont"/>
    <w:link w:val="Header"/>
    <w:uiPriority w:val="99"/>
    <w:rsid w:val="4EE7234B"/>
    <w:rPr>
      <w:noProof w:val="0"/>
      <w:lang w:val="en-US"/>
    </w:rPr>
  </w:style>
  <w:style w:type="paragraph" w:styleId="Footer">
    <w:name w:val="footer"/>
    <w:basedOn w:val="Normal"/>
    <w:link w:val="FooterChar"/>
    <w:uiPriority w:val="99"/>
    <w:unhideWhenUsed/>
    <w:rsid w:val="4EE7234B"/>
    <w:pPr>
      <w:tabs>
        <w:tab w:val="center" w:pos="4680"/>
        <w:tab w:val="right" w:pos="9360"/>
      </w:tabs>
      <w:spacing w:after="0"/>
    </w:pPr>
  </w:style>
  <w:style w:type="character" w:customStyle="1" w:styleId="FooterChar">
    <w:name w:val="Footer Char"/>
    <w:basedOn w:val="DefaultParagraphFont"/>
    <w:link w:val="Footer"/>
    <w:uiPriority w:val="99"/>
    <w:rsid w:val="4EE7234B"/>
    <w:rPr>
      <w:noProof w:val="0"/>
      <w:lang w:val="en-US"/>
    </w:rPr>
  </w:style>
  <w:style w:type="paragraph" w:styleId="EndnoteText">
    <w:name w:val="endnote text"/>
    <w:basedOn w:val="Normal"/>
    <w:link w:val="EndnoteTextChar"/>
    <w:uiPriority w:val="99"/>
    <w:unhideWhenUsed/>
    <w:rsid w:val="4EE7234B"/>
    <w:pPr>
      <w:spacing w:after="0"/>
    </w:pPr>
    <w:rPr>
      <w:sz w:val="20"/>
      <w:szCs w:val="20"/>
    </w:rPr>
  </w:style>
  <w:style w:type="character" w:customStyle="1" w:styleId="EndnoteTextChar">
    <w:name w:val="Endnote Text Char"/>
    <w:basedOn w:val="DefaultParagraphFont"/>
    <w:link w:val="EndnoteText"/>
    <w:uiPriority w:val="99"/>
    <w:rsid w:val="4EE7234B"/>
    <w:rPr>
      <w:noProof w:val="0"/>
      <w:sz w:val="20"/>
      <w:szCs w:val="20"/>
      <w:lang w:val="en-US"/>
    </w:rPr>
  </w:style>
  <w:style w:type="character" w:styleId="EndnoteReference">
    <w:name w:val="endnote reference"/>
    <w:basedOn w:val="DefaultParagraphFont"/>
    <w:uiPriority w:val="99"/>
    <w:semiHidden/>
    <w:unhideWhenUsed/>
    <w:rsid w:val="00621F7B"/>
    <w:rPr>
      <w:vertAlign w:val="superscript"/>
    </w:rPr>
  </w:style>
  <w:style w:type="paragraph" w:styleId="FootnoteText">
    <w:name w:val="footnote text"/>
    <w:basedOn w:val="Normal"/>
    <w:link w:val="FootnoteTextChar"/>
    <w:uiPriority w:val="99"/>
    <w:semiHidden/>
    <w:unhideWhenUsed/>
    <w:rsid w:val="4EE7234B"/>
    <w:pPr>
      <w:spacing w:after="0"/>
    </w:pPr>
    <w:rPr>
      <w:sz w:val="20"/>
      <w:szCs w:val="20"/>
    </w:rPr>
  </w:style>
  <w:style w:type="character" w:customStyle="1" w:styleId="FootnoteTextChar">
    <w:name w:val="Footnote Text Char"/>
    <w:basedOn w:val="DefaultParagraphFont"/>
    <w:link w:val="FootnoteText"/>
    <w:uiPriority w:val="99"/>
    <w:semiHidden/>
    <w:rsid w:val="4EE7234B"/>
    <w:rPr>
      <w:noProof w:val="0"/>
      <w:sz w:val="20"/>
      <w:szCs w:val="20"/>
      <w:lang w:val="en-US"/>
    </w:rPr>
  </w:style>
  <w:style w:type="character" w:styleId="FootnoteReference">
    <w:name w:val="footnote reference"/>
    <w:basedOn w:val="DefaultParagraphFont"/>
    <w:uiPriority w:val="99"/>
    <w:semiHidden/>
    <w:unhideWhenUsed/>
    <w:rsid w:val="00621F7B"/>
    <w:rPr>
      <w:vertAlign w:val="superscript"/>
    </w:rPr>
  </w:style>
  <w:style w:type="paragraph" w:styleId="NoSpacing">
    <w:name w:val="No Spacing"/>
    <w:uiPriority w:val="1"/>
    <w:qFormat/>
    <w:rsid w:val="00621F7B"/>
    <w:pPr>
      <w:spacing w:after="0" w:line="240" w:lineRule="auto"/>
    </w:pPr>
  </w:style>
  <w:style w:type="character" w:styleId="CommentReference">
    <w:name w:val="annotation reference"/>
    <w:basedOn w:val="DefaultParagraphFont"/>
    <w:uiPriority w:val="99"/>
    <w:semiHidden/>
    <w:unhideWhenUsed/>
    <w:rsid w:val="00621F7B"/>
    <w:rPr>
      <w:sz w:val="16"/>
      <w:szCs w:val="16"/>
    </w:rPr>
  </w:style>
  <w:style w:type="paragraph" w:styleId="CommentText">
    <w:name w:val="annotation text"/>
    <w:basedOn w:val="Normal"/>
    <w:link w:val="CommentTextChar"/>
    <w:uiPriority w:val="99"/>
    <w:unhideWhenUsed/>
    <w:rsid w:val="4EE7234B"/>
    <w:rPr>
      <w:sz w:val="20"/>
      <w:szCs w:val="20"/>
    </w:rPr>
  </w:style>
  <w:style w:type="character" w:customStyle="1" w:styleId="CommentTextChar">
    <w:name w:val="Comment Text Char"/>
    <w:basedOn w:val="DefaultParagraphFont"/>
    <w:link w:val="CommentText"/>
    <w:uiPriority w:val="99"/>
    <w:rsid w:val="4EE7234B"/>
    <w:rPr>
      <w:noProof w:val="0"/>
      <w:sz w:val="20"/>
      <w:szCs w:val="20"/>
      <w:lang w:val="en-US"/>
    </w:rPr>
  </w:style>
  <w:style w:type="paragraph" w:styleId="CommentSubject">
    <w:name w:val="annotation subject"/>
    <w:basedOn w:val="CommentText"/>
    <w:next w:val="CommentText"/>
    <w:link w:val="CommentSubjectChar"/>
    <w:uiPriority w:val="99"/>
    <w:semiHidden/>
    <w:unhideWhenUsed/>
    <w:rsid w:val="4EE7234B"/>
    <w:rPr>
      <w:b/>
      <w:bCs/>
    </w:rPr>
  </w:style>
  <w:style w:type="character" w:customStyle="1" w:styleId="CommentSubjectChar">
    <w:name w:val="Comment Subject Char"/>
    <w:basedOn w:val="CommentTextChar"/>
    <w:link w:val="CommentSubject"/>
    <w:uiPriority w:val="99"/>
    <w:semiHidden/>
    <w:rsid w:val="4EE7234B"/>
    <w:rPr>
      <w:b/>
      <w:bCs/>
      <w:noProof w:val="0"/>
      <w:sz w:val="20"/>
      <w:szCs w:val="20"/>
      <w:lang w:val="en-US"/>
    </w:rPr>
  </w:style>
  <w:style w:type="paragraph" w:styleId="BalloonText">
    <w:name w:val="Balloon Text"/>
    <w:basedOn w:val="Normal"/>
    <w:link w:val="BalloonTextChar"/>
    <w:uiPriority w:val="99"/>
    <w:semiHidden/>
    <w:unhideWhenUsed/>
    <w:rsid w:val="4EE7234B"/>
    <w:pPr>
      <w:spacing w:after="0"/>
    </w:pPr>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4EE7234B"/>
    <w:rPr>
      <w:rFonts w:ascii="Segoe UI" w:eastAsiaTheme="minorEastAsia" w:hAnsi="Segoe UI" w:cs="Segoe UI"/>
      <w:noProof w:val="0"/>
      <w:sz w:val="18"/>
      <w:szCs w:val="18"/>
      <w:lang w:val="en-US"/>
    </w:rPr>
  </w:style>
  <w:style w:type="character" w:styleId="Hyperlink">
    <w:name w:val="Hyperlink"/>
    <w:basedOn w:val="DefaultParagraphFont"/>
    <w:uiPriority w:val="99"/>
    <w:unhideWhenUsed/>
    <w:rsid w:val="00621F7B"/>
    <w:rPr>
      <w:color w:val="0563C1" w:themeColor="hyperlink"/>
      <w:u w:val="single"/>
    </w:rPr>
  </w:style>
  <w:style w:type="character" w:styleId="FollowedHyperlink">
    <w:name w:val="FollowedHyperlink"/>
    <w:basedOn w:val="DefaultParagraphFont"/>
    <w:uiPriority w:val="99"/>
    <w:semiHidden/>
    <w:unhideWhenUsed/>
    <w:rsid w:val="00621F7B"/>
    <w:rPr>
      <w:color w:val="954F72" w:themeColor="followedHyperlink"/>
      <w:u w:val="single"/>
    </w:rPr>
  </w:style>
  <w:style w:type="character" w:customStyle="1" w:styleId="Heading1Char">
    <w:name w:val="Heading 1 Char"/>
    <w:basedOn w:val="DefaultParagraphFont"/>
    <w:link w:val="Heading1"/>
    <w:uiPriority w:val="9"/>
    <w:rsid w:val="008D49E6"/>
    <w:rPr>
      <w:b/>
      <w:color w:val="4472C4" w:themeColor="accent5"/>
      <w:sz w:val="32"/>
      <w:szCs w:val="24"/>
    </w:rPr>
  </w:style>
  <w:style w:type="character" w:customStyle="1" w:styleId="Heading2Char">
    <w:name w:val="Heading 2 Char"/>
    <w:basedOn w:val="DefaultParagraphFont"/>
    <w:link w:val="Heading2"/>
    <w:uiPriority w:val="9"/>
    <w:rsid w:val="008D49E6"/>
    <w:rPr>
      <w:rFonts w:ascii="Calibri" w:eastAsia="Calibri" w:hAnsi="Calibri" w:cs="Times New Roman"/>
      <w:b/>
      <w:i/>
      <w:iCs/>
      <w:color w:val="4472C4" w:themeColor="accent5"/>
      <w:sz w:val="28"/>
    </w:rPr>
  </w:style>
  <w:style w:type="character" w:customStyle="1" w:styleId="Heading3Char">
    <w:name w:val="Heading 3 Char"/>
    <w:basedOn w:val="DefaultParagraphFont"/>
    <w:link w:val="Heading3"/>
    <w:uiPriority w:val="9"/>
    <w:rsid w:val="00E74893"/>
    <w:rPr>
      <w:i/>
      <w:sz w:val="26"/>
    </w:rPr>
  </w:style>
  <w:style w:type="character" w:customStyle="1" w:styleId="Heading4Char">
    <w:name w:val="Heading 4 Char"/>
    <w:basedOn w:val="DefaultParagraphFont"/>
    <w:link w:val="Heading4"/>
    <w:uiPriority w:val="9"/>
    <w:rsid w:val="00A32F2D"/>
    <w:rPr>
      <w:i/>
      <w:iCs/>
      <w:color w:val="000000" w:themeColor="text1"/>
      <w:sz w:val="24"/>
    </w:rPr>
  </w:style>
  <w:style w:type="character" w:customStyle="1" w:styleId="Heading5Char">
    <w:name w:val="Heading 5 Char"/>
    <w:basedOn w:val="DefaultParagraphFont"/>
    <w:link w:val="Heading5"/>
    <w:uiPriority w:val="9"/>
    <w:rsid w:val="00E25ED0"/>
    <w:rPr>
      <w:rFonts w:eastAsiaTheme="majorEastAsia" w:cstheme="majorBidi"/>
      <w:color w:val="000000" w:themeColor="text1"/>
    </w:rPr>
  </w:style>
  <w:style w:type="paragraph" w:styleId="NormalWeb">
    <w:name w:val="Normal (Web)"/>
    <w:basedOn w:val="Normal"/>
    <w:uiPriority w:val="99"/>
    <w:semiHidden/>
    <w:unhideWhenUsed/>
    <w:rsid w:val="4EE7234B"/>
    <w:rPr>
      <w:rFonts w:ascii="Times New Roman" w:eastAsiaTheme="minorEastAsia" w:hAnsi="Times New Roman" w:cs="Times New Roman"/>
      <w:sz w:val="24"/>
      <w:szCs w:val="24"/>
    </w:rPr>
  </w:style>
  <w:style w:type="table" w:styleId="TableGrid">
    <w:name w:val="Table Grid"/>
    <w:basedOn w:val="TableNormal"/>
    <w:uiPriority w:val="39"/>
    <w:rsid w:val="00B823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31B1"/>
    <w:rPr>
      <w:color w:val="605E5C"/>
      <w:shd w:val="clear" w:color="auto" w:fill="E1DFDD"/>
    </w:rPr>
  </w:style>
  <w:style w:type="paragraph" w:styleId="Caption">
    <w:name w:val="caption"/>
    <w:basedOn w:val="Normal"/>
    <w:next w:val="Normal"/>
    <w:uiPriority w:val="35"/>
    <w:unhideWhenUsed/>
    <w:qFormat/>
    <w:rsid w:val="4EE7234B"/>
    <w:pPr>
      <w:spacing w:after="200"/>
    </w:pPr>
    <w:rPr>
      <w:i/>
      <w:iCs/>
      <w:color w:val="44546A" w:themeColor="text2"/>
      <w:sz w:val="18"/>
      <w:szCs w:val="18"/>
    </w:rPr>
  </w:style>
  <w:style w:type="paragraph" w:styleId="TableofFigures">
    <w:name w:val="table of figures"/>
    <w:basedOn w:val="Normal"/>
    <w:next w:val="Normal"/>
    <w:uiPriority w:val="99"/>
    <w:unhideWhenUsed/>
    <w:rsid w:val="4EE7234B"/>
    <w:pPr>
      <w:spacing w:after="0"/>
    </w:pPr>
  </w:style>
  <w:style w:type="paragraph" w:styleId="Revision">
    <w:name w:val="Revision"/>
    <w:hidden/>
    <w:uiPriority w:val="99"/>
    <w:semiHidden/>
    <w:rsid w:val="00F179D4"/>
    <w:pPr>
      <w:spacing w:after="0" w:line="240" w:lineRule="auto"/>
    </w:pPr>
  </w:style>
  <w:style w:type="character" w:customStyle="1" w:styleId="res9jf">
    <w:name w:val="res9jf"/>
    <w:basedOn w:val="DefaultParagraphFont"/>
    <w:rsid w:val="00D74D64"/>
  </w:style>
  <w:style w:type="character" w:customStyle="1" w:styleId="UnresolvedMention1">
    <w:name w:val="Unresolved Mention1"/>
    <w:basedOn w:val="DefaultParagraphFont"/>
    <w:uiPriority w:val="99"/>
    <w:semiHidden/>
    <w:unhideWhenUsed/>
    <w:rsid w:val="0020446A"/>
    <w:rPr>
      <w:color w:val="605E5C"/>
      <w:shd w:val="clear" w:color="auto" w:fill="E1DFDD"/>
    </w:rPr>
  </w:style>
  <w:style w:type="character" w:styleId="Strong">
    <w:name w:val="Strong"/>
    <w:basedOn w:val="DefaultParagraphFont"/>
    <w:uiPriority w:val="22"/>
    <w:qFormat/>
    <w:rsid w:val="0020446A"/>
    <w:rPr>
      <w:b/>
      <w:bCs/>
    </w:rPr>
  </w:style>
  <w:style w:type="character" w:customStyle="1" w:styleId="cf01">
    <w:name w:val="cf01"/>
    <w:basedOn w:val="DefaultParagraphFont"/>
    <w:rsid w:val="00C64B30"/>
    <w:rPr>
      <w:rFonts w:ascii="Segoe UI" w:hAnsi="Segoe UI" w:cs="Segoe UI" w:hint="default"/>
      <w:sz w:val="18"/>
      <w:szCs w:val="18"/>
    </w:rPr>
  </w:style>
  <w:style w:type="character" w:styleId="Mention">
    <w:name w:val="Mention"/>
    <w:basedOn w:val="DefaultParagraphFont"/>
    <w:uiPriority w:val="99"/>
    <w:unhideWhenUsed/>
    <w:rsid w:val="002E1DA4"/>
    <w:rPr>
      <w:color w:val="2B579A"/>
      <w:shd w:val="clear" w:color="auto" w:fill="E6E6E6"/>
    </w:rPr>
  </w:style>
  <w:style w:type="paragraph" w:styleId="Title">
    <w:name w:val="Title"/>
    <w:basedOn w:val="Normal"/>
    <w:next w:val="Normal"/>
    <w:link w:val="TitleChar"/>
    <w:uiPriority w:val="10"/>
    <w:qFormat/>
    <w:rsid w:val="4EE7234B"/>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4EE7234B"/>
    <w:rPr>
      <w:rFonts w:eastAsiaTheme="minorEastAsia"/>
      <w:color w:val="5A5A5A"/>
    </w:rPr>
  </w:style>
  <w:style w:type="paragraph" w:styleId="Quote">
    <w:name w:val="Quote"/>
    <w:basedOn w:val="Normal"/>
    <w:next w:val="Normal"/>
    <w:link w:val="QuoteChar"/>
    <w:uiPriority w:val="29"/>
    <w:qFormat/>
    <w:rsid w:val="4EE7234B"/>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4EE7234B"/>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4EE7234B"/>
    <w:rPr>
      <w:rFonts w:asciiTheme="majorHAnsi" w:eastAsiaTheme="majorEastAsia" w:hAnsiTheme="majorHAnsi" w:cstheme="majorBidi"/>
      <w:noProof w:val="0"/>
      <w:color w:val="1F4D78"/>
      <w:lang w:val="en-US"/>
    </w:rPr>
  </w:style>
  <w:style w:type="character" w:customStyle="1" w:styleId="Heading7Char">
    <w:name w:val="Heading 7 Char"/>
    <w:basedOn w:val="DefaultParagraphFont"/>
    <w:link w:val="Heading7"/>
    <w:uiPriority w:val="9"/>
    <w:rsid w:val="4EE7234B"/>
    <w:rPr>
      <w:rFonts w:asciiTheme="majorHAnsi" w:eastAsiaTheme="majorEastAsia" w:hAnsiTheme="majorHAnsi" w:cstheme="majorBidi"/>
      <w:i/>
      <w:iCs/>
      <w:noProof w:val="0"/>
      <w:color w:val="1F4D78"/>
      <w:lang w:val="en-US"/>
    </w:rPr>
  </w:style>
  <w:style w:type="character" w:customStyle="1" w:styleId="Heading8Char">
    <w:name w:val="Heading 8 Char"/>
    <w:basedOn w:val="DefaultParagraphFont"/>
    <w:link w:val="Heading8"/>
    <w:uiPriority w:val="9"/>
    <w:rsid w:val="4EE7234B"/>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4EE7234B"/>
    <w:rPr>
      <w:rFonts w:asciiTheme="majorHAnsi" w:eastAsiaTheme="majorEastAsia" w:hAnsiTheme="majorHAnsi" w:cstheme="majorBidi"/>
      <w:i/>
      <w:iCs/>
      <w:noProof w:val="0"/>
      <w:color w:val="272727"/>
      <w:sz w:val="21"/>
      <w:szCs w:val="21"/>
      <w:lang w:val="en-US"/>
    </w:rPr>
  </w:style>
  <w:style w:type="character" w:customStyle="1" w:styleId="TitleChar">
    <w:name w:val="Title Char"/>
    <w:basedOn w:val="DefaultParagraphFont"/>
    <w:link w:val="Title"/>
    <w:uiPriority w:val="10"/>
    <w:rsid w:val="4EE7234B"/>
    <w:rPr>
      <w:rFonts w:asciiTheme="majorHAnsi" w:eastAsiaTheme="majorEastAsia" w:hAnsiTheme="majorHAnsi" w:cstheme="majorBidi"/>
      <w:noProof w:val="0"/>
      <w:sz w:val="56"/>
      <w:szCs w:val="56"/>
      <w:lang w:val="en-US"/>
    </w:rPr>
  </w:style>
  <w:style w:type="character" w:customStyle="1" w:styleId="SubtitleChar">
    <w:name w:val="Subtitle Char"/>
    <w:basedOn w:val="DefaultParagraphFont"/>
    <w:link w:val="Subtitle"/>
    <w:uiPriority w:val="11"/>
    <w:rsid w:val="4EE7234B"/>
    <w:rPr>
      <w:rFonts w:eastAsiaTheme="minorEastAsia"/>
      <w:color w:val="5A5A5A"/>
    </w:rPr>
  </w:style>
  <w:style w:type="character" w:customStyle="1" w:styleId="QuoteChar">
    <w:name w:val="Quote Char"/>
    <w:basedOn w:val="DefaultParagraphFont"/>
    <w:link w:val="Quote"/>
    <w:uiPriority w:val="29"/>
    <w:rsid w:val="4EE7234B"/>
    <w:rPr>
      <w:i/>
      <w:iCs/>
      <w:noProof w:val="0"/>
      <w:color w:val="404040" w:themeColor="text1" w:themeTint="BF"/>
      <w:lang w:val="en-US"/>
    </w:rPr>
  </w:style>
  <w:style w:type="character" w:customStyle="1" w:styleId="IntenseQuoteChar">
    <w:name w:val="Intense Quote Char"/>
    <w:basedOn w:val="DefaultParagraphFont"/>
    <w:link w:val="IntenseQuote"/>
    <w:uiPriority w:val="30"/>
    <w:rsid w:val="4EE7234B"/>
    <w:rPr>
      <w:i/>
      <w:iCs/>
      <w:noProof w:val="0"/>
      <w:color w:val="5B9BD5" w:themeColor="accent1"/>
      <w:lang w:val="en-US"/>
    </w:rPr>
  </w:style>
  <w:style w:type="paragraph" w:styleId="TOC1">
    <w:name w:val="toc 1"/>
    <w:basedOn w:val="Normal"/>
    <w:next w:val="Normal"/>
    <w:uiPriority w:val="39"/>
    <w:unhideWhenUsed/>
    <w:rsid w:val="4EE7234B"/>
    <w:pPr>
      <w:spacing w:after="100"/>
    </w:pPr>
  </w:style>
  <w:style w:type="paragraph" w:styleId="TOC2">
    <w:name w:val="toc 2"/>
    <w:basedOn w:val="Normal"/>
    <w:next w:val="Normal"/>
    <w:uiPriority w:val="39"/>
    <w:unhideWhenUsed/>
    <w:rsid w:val="4EE7234B"/>
    <w:pPr>
      <w:spacing w:after="100"/>
      <w:ind w:left="220"/>
    </w:pPr>
  </w:style>
  <w:style w:type="paragraph" w:styleId="TOC3">
    <w:name w:val="toc 3"/>
    <w:basedOn w:val="Normal"/>
    <w:next w:val="Normal"/>
    <w:uiPriority w:val="39"/>
    <w:unhideWhenUsed/>
    <w:rsid w:val="4EE7234B"/>
    <w:pPr>
      <w:spacing w:after="100"/>
      <w:ind w:left="440"/>
    </w:pPr>
  </w:style>
  <w:style w:type="paragraph" w:styleId="TOC4">
    <w:name w:val="toc 4"/>
    <w:basedOn w:val="Normal"/>
    <w:next w:val="Normal"/>
    <w:uiPriority w:val="39"/>
    <w:unhideWhenUsed/>
    <w:rsid w:val="4EE7234B"/>
    <w:pPr>
      <w:spacing w:after="100"/>
      <w:ind w:left="660"/>
    </w:pPr>
  </w:style>
  <w:style w:type="paragraph" w:styleId="TOC5">
    <w:name w:val="toc 5"/>
    <w:basedOn w:val="Normal"/>
    <w:next w:val="Normal"/>
    <w:uiPriority w:val="39"/>
    <w:unhideWhenUsed/>
    <w:rsid w:val="4EE7234B"/>
    <w:pPr>
      <w:spacing w:after="100"/>
      <w:ind w:left="880"/>
    </w:pPr>
  </w:style>
  <w:style w:type="paragraph" w:styleId="TOC6">
    <w:name w:val="toc 6"/>
    <w:basedOn w:val="Normal"/>
    <w:next w:val="Normal"/>
    <w:uiPriority w:val="39"/>
    <w:unhideWhenUsed/>
    <w:rsid w:val="4EE7234B"/>
    <w:pPr>
      <w:spacing w:after="100"/>
      <w:ind w:left="1100"/>
    </w:pPr>
  </w:style>
  <w:style w:type="paragraph" w:styleId="TOC7">
    <w:name w:val="toc 7"/>
    <w:basedOn w:val="Normal"/>
    <w:next w:val="Normal"/>
    <w:uiPriority w:val="39"/>
    <w:unhideWhenUsed/>
    <w:rsid w:val="4EE7234B"/>
    <w:pPr>
      <w:spacing w:after="100"/>
      <w:ind w:left="1320"/>
    </w:pPr>
  </w:style>
  <w:style w:type="paragraph" w:styleId="TOC8">
    <w:name w:val="toc 8"/>
    <w:basedOn w:val="Normal"/>
    <w:next w:val="Normal"/>
    <w:uiPriority w:val="39"/>
    <w:unhideWhenUsed/>
    <w:rsid w:val="4EE7234B"/>
    <w:pPr>
      <w:spacing w:after="100"/>
      <w:ind w:left="1540"/>
    </w:pPr>
  </w:style>
  <w:style w:type="paragraph" w:styleId="TOC9">
    <w:name w:val="toc 9"/>
    <w:basedOn w:val="Normal"/>
    <w:next w:val="Normal"/>
    <w:uiPriority w:val="39"/>
    <w:unhideWhenUsed/>
    <w:rsid w:val="4EE7234B"/>
    <w:pPr>
      <w:spacing w:after="100"/>
      <w:ind w:left="1760"/>
    </w:pPr>
  </w:style>
  <w:style w:type="character" w:customStyle="1" w:styleId="normaltextrun">
    <w:name w:val="normaltextrun"/>
    <w:basedOn w:val="DefaultParagraphFont"/>
    <w:rsid w:val="00CD23BA"/>
  </w:style>
  <w:style w:type="character" w:styleId="Emphasis">
    <w:name w:val="Emphasis"/>
    <w:basedOn w:val="DefaultParagraphFont"/>
    <w:uiPriority w:val="20"/>
    <w:qFormat/>
    <w:rsid w:val="00A869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90363">
      <w:bodyDiv w:val="1"/>
      <w:marLeft w:val="0"/>
      <w:marRight w:val="0"/>
      <w:marTop w:val="0"/>
      <w:marBottom w:val="0"/>
      <w:divBdr>
        <w:top w:val="none" w:sz="0" w:space="0" w:color="auto"/>
        <w:left w:val="none" w:sz="0" w:space="0" w:color="auto"/>
        <w:bottom w:val="none" w:sz="0" w:space="0" w:color="auto"/>
        <w:right w:val="none" w:sz="0" w:space="0" w:color="auto"/>
      </w:divBdr>
    </w:div>
    <w:div w:id="256717601">
      <w:bodyDiv w:val="1"/>
      <w:marLeft w:val="0"/>
      <w:marRight w:val="0"/>
      <w:marTop w:val="0"/>
      <w:marBottom w:val="0"/>
      <w:divBdr>
        <w:top w:val="none" w:sz="0" w:space="0" w:color="auto"/>
        <w:left w:val="none" w:sz="0" w:space="0" w:color="auto"/>
        <w:bottom w:val="none" w:sz="0" w:space="0" w:color="auto"/>
        <w:right w:val="none" w:sz="0" w:space="0" w:color="auto"/>
      </w:divBdr>
    </w:div>
    <w:div w:id="261112103">
      <w:bodyDiv w:val="1"/>
      <w:marLeft w:val="0"/>
      <w:marRight w:val="0"/>
      <w:marTop w:val="0"/>
      <w:marBottom w:val="0"/>
      <w:divBdr>
        <w:top w:val="none" w:sz="0" w:space="0" w:color="auto"/>
        <w:left w:val="none" w:sz="0" w:space="0" w:color="auto"/>
        <w:bottom w:val="none" w:sz="0" w:space="0" w:color="auto"/>
        <w:right w:val="none" w:sz="0" w:space="0" w:color="auto"/>
      </w:divBdr>
    </w:div>
    <w:div w:id="342317395">
      <w:bodyDiv w:val="1"/>
      <w:marLeft w:val="0"/>
      <w:marRight w:val="0"/>
      <w:marTop w:val="0"/>
      <w:marBottom w:val="0"/>
      <w:divBdr>
        <w:top w:val="none" w:sz="0" w:space="0" w:color="auto"/>
        <w:left w:val="none" w:sz="0" w:space="0" w:color="auto"/>
        <w:bottom w:val="none" w:sz="0" w:space="0" w:color="auto"/>
        <w:right w:val="none" w:sz="0" w:space="0" w:color="auto"/>
      </w:divBdr>
    </w:div>
    <w:div w:id="360588622">
      <w:bodyDiv w:val="1"/>
      <w:marLeft w:val="0"/>
      <w:marRight w:val="0"/>
      <w:marTop w:val="0"/>
      <w:marBottom w:val="0"/>
      <w:divBdr>
        <w:top w:val="none" w:sz="0" w:space="0" w:color="auto"/>
        <w:left w:val="none" w:sz="0" w:space="0" w:color="auto"/>
        <w:bottom w:val="none" w:sz="0" w:space="0" w:color="auto"/>
        <w:right w:val="none" w:sz="0" w:space="0" w:color="auto"/>
      </w:divBdr>
    </w:div>
    <w:div w:id="546524298">
      <w:bodyDiv w:val="1"/>
      <w:marLeft w:val="0"/>
      <w:marRight w:val="0"/>
      <w:marTop w:val="0"/>
      <w:marBottom w:val="0"/>
      <w:divBdr>
        <w:top w:val="none" w:sz="0" w:space="0" w:color="auto"/>
        <w:left w:val="none" w:sz="0" w:space="0" w:color="auto"/>
        <w:bottom w:val="none" w:sz="0" w:space="0" w:color="auto"/>
        <w:right w:val="none" w:sz="0" w:space="0" w:color="auto"/>
      </w:divBdr>
    </w:div>
    <w:div w:id="641886339">
      <w:bodyDiv w:val="1"/>
      <w:marLeft w:val="0"/>
      <w:marRight w:val="0"/>
      <w:marTop w:val="0"/>
      <w:marBottom w:val="0"/>
      <w:divBdr>
        <w:top w:val="none" w:sz="0" w:space="0" w:color="auto"/>
        <w:left w:val="none" w:sz="0" w:space="0" w:color="auto"/>
        <w:bottom w:val="none" w:sz="0" w:space="0" w:color="auto"/>
        <w:right w:val="none" w:sz="0" w:space="0" w:color="auto"/>
      </w:divBdr>
    </w:div>
    <w:div w:id="821894033">
      <w:bodyDiv w:val="1"/>
      <w:marLeft w:val="0"/>
      <w:marRight w:val="0"/>
      <w:marTop w:val="0"/>
      <w:marBottom w:val="0"/>
      <w:divBdr>
        <w:top w:val="none" w:sz="0" w:space="0" w:color="auto"/>
        <w:left w:val="none" w:sz="0" w:space="0" w:color="auto"/>
        <w:bottom w:val="none" w:sz="0" w:space="0" w:color="auto"/>
        <w:right w:val="none" w:sz="0" w:space="0" w:color="auto"/>
      </w:divBdr>
    </w:div>
    <w:div w:id="854075368">
      <w:bodyDiv w:val="1"/>
      <w:marLeft w:val="0"/>
      <w:marRight w:val="0"/>
      <w:marTop w:val="0"/>
      <w:marBottom w:val="0"/>
      <w:divBdr>
        <w:top w:val="none" w:sz="0" w:space="0" w:color="auto"/>
        <w:left w:val="none" w:sz="0" w:space="0" w:color="auto"/>
        <w:bottom w:val="none" w:sz="0" w:space="0" w:color="auto"/>
        <w:right w:val="none" w:sz="0" w:space="0" w:color="auto"/>
      </w:divBdr>
      <w:divsChild>
        <w:div w:id="736827465">
          <w:marLeft w:val="0"/>
          <w:marRight w:val="0"/>
          <w:marTop w:val="0"/>
          <w:marBottom w:val="0"/>
          <w:divBdr>
            <w:top w:val="none" w:sz="0" w:space="0" w:color="auto"/>
            <w:left w:val="none" w:sz="0" w:space="0" w:color="auto"/>
            <w:bottom w:val="none" w:sz="0" w:space="0" w:color="auto"/>
            <w:right w:val="none" w:sz="0" w:space="0" w:color="auto"/>
          </w:divBdr>
        </w:div>
      </w:divsChild>
    </w:div>
    <w:div w:id="1055351628">
      <w:bodyDiv w:val="1"/>
      <w:marLeft w:val="0"/>
      <w:marRight w:val="0"/>
      <w:marTop w:val="0"/>
      <w:marBottom w:val="0"/>
      <w:divBdr>
        <w:top w:val="none" w:sz="0" w:space="0" w:color="auto"/>
        <w:left w:val="none" w:sz="0" w:space="0" w:color="auto"/>
        <w:bottom w:val="none" w:sz="0" w:space="0" w:color="auto"/>
        <w:right w:val="none" w:sz="0" w:space="0" w:color="auto"/>
      </w:divBdr>
      <w:divsChild>
        <w:div w:id="187987638">
          <w:marLeft w:val="0"/>
          <w:marRight w:val="0"/>
          <w:marTop w:val="0"/>
          <w:marBottom w:val="0"/>
          <w:divBdr>
            <w:top w:val="none" w:sz="0" w:space="0" w:color="auto"/>
            <w:left w:val="none" w:sz="0" w:space="0" w:color="auto"/>
            <w:bottom w:val="none" w:sz="0" w:space="0" w:color="auto"/>
            <w:right w:val="none" w:sz="0" w:space="0" w:color="auto"/>
          </w:divBdr>
        </w:div>
        <w:div w:id="1782987543">
          <w:marLeft w:val="0"/>
          <w:marRight w:val="0"/>
          <w:marTop w:val="0"/>
          <w:marBottom w:val="0"/>
          <w:divBdr>
            <w:top w:val="none" w:sz="0" w:space="0" w:color="auto"/>
            <w:left w:val="none" w:sz="0" w:space="0" w:color="auto"/>
            <w:bottom w:val="none" w:sz="0" w:space="0" w:color="auto"/>
            <w:right w:val="none" w:sz="0" w:space="0" w:color="auto"/>
          </w:divBdr>
        </w:div>
      </w:divsChild>
    </w:div>
    <w:div w:id="1289361987">
      <w:bodyDiv w:val="1"/>
      <w:marLeft w:val="0"/>
      <w:marRight w:val="0"/>
      <w:marTop w:val="0"/>
      <w:marBottom w:val="0"/>
      <w:divBdr>
        <w:top w:val="none" w:sz="0" w:space="0" w:color="auto"/>
        <w:left w:val="none" w:sz="0" w:space="0" w:color="auto"/>
        <w:bottom w:val="none" w:sz="0" w:space="0" w:color="auto"/>
        <w:right w:val="none" w:sz="0" w:space="0" w:color="auto"/>
      </w:divBdr>
    </w:div>
    <w:div w:id="1546212985">
      <w:bodyDiv w:val="1"/>
      <w:marLeft w:val="0"/>
      <w:marRight w:val="0"/>
      <w:marTop w:val="0"/>
      <w:marBottom w:val="0"/>
      <w:divBdr>
        <w:top w:val="none" w:sz="0" w:space="0" w:color="auto"/>
        <w:left w:val="none" w:sz="0" w:space="0" w:color="auto"/>
        <w:bottom w:val="none" w:sz="0" w:space="0" w:color="auto"/>
        <w:right w:val="none" w:sz="0" w:space="0" w:color="auto"/>
      </w:divBdr>
    </w:div>
    <w:div w:id="1561869093">
      <w:bodyDiv w:val="1"/>
      <w:marLeft w:val="0"/>
      <w:marRight w:val="0"/>
      <w:marTop w:val="0"/>
      <w:marBottom w:val="0"/>
      <w:divBdr>
        <w:top w:val="none" w:sz="0" w:space="0" w:color="auto"/>
        <w:left w:val="none" w:sz="0" w:space="0" w:color="auto"/>
        <w:bottom w:val="none" w:sz="0" w:space="0" w:color="auto"/>
        <w:right w:val="none" w:sz="0" w:space="0" w:color="auto"/>
      </w:divBdr>
    </w:div>
    <w:div w:id="1642149280">
      <w:bodyDiv w:val="1"/>
      <w:marLeft w:val="0"/>
      <w:marRight w:val="0"/>
      <w:marTop w:val="0"/>
      <w:marBottom w:val="0"/>
      <w:divBdr>
        <w:top w:val="none" w:sz="0" w:space="0" w:color="auto"/>
        <w:left w:val="none" w:sz="0" w:space="0" w:color="auto"/>
        <w:bottom w:val="none" w:sz="0" w:space="0" w:color="auto"/>
        <w:right w:val="none" w:sz="0" w:space="0" w:color="auto"/>
      </w:divBdr>
    </w:div>
    <w:div w:id="1749840825">
      <w:bodyDiv w:val="1"/>
      <w:marLeft w:val="0"/>
      <w:marRight w:val="0"/>
      <w:marTop w:val="0"/>
      <w:marBottom w:val="0"/>
      <w:divBdr>
        <w:top w:val="none" w:sz="0" w:space="0" w:color="auto"/>
        <w:left w:val="none" w:sz="0" w:space="0" w:color="auto"/>
        <w:bottom w:val="none" w:sz="0" w:space="0" w:color="auto"/>
        <w:right w:val="none" w:sz="0" w:space="0" w:color="auto"/>
      </w:divBdr>
    </w:div>
    <w:div w:id="1779712396">
      <w:bodyDiv w:val="1"/>
      <w:marLeft w:val="0"/>
      <w:marRight w:val="0"/>
      <w:marTop w:val="0"/>
      <w:marBottom w:val="0"/>
      <w:divBdr>
        <w:top w:val="none" w:sz="0" w:space="0" w:color="auto"/>
        <w:left w:val="none" w:sz="0" w:space="0" w:color="auto"/>
        <w:bottom w:val="none" w:sz="0" w:space="0" w:color="auto"/>
        <w:right w:val="none" w:sz="0" w:space="0" w:color="auto"/>
      </w:divBdr>
    </w:div>
    <w:div w:id="1870989713">
      <w:bodyDiv w:val="1"/>
      <w:marLeft w:val="0"/>
      <w:marRight w:val="0"/>
      <w:marTop w:val="0"/>
      <w:marBottom w:val="0"/>
      <w:divBdr>
        <w:top w:val="none" w:sz="0" w:space="0" w:color="auto"/>
        <w:left w:val="none" w:sz="0" w:space="0" w:color="auto"/>
        <w:bottom w:val="none" w:sz="0" w:space="0" w:color="auto"/>
        <w:right w:val="none" w:sz="0" w:space="0" w:color="auto"/>
      </w:divBdr>
    </w:div>
    <w:div w:id="1876112743">
      <w:bodyDiv w:val="1"/>
      <w:marLeft w:val="0"/>
      <w:marRight w:val="0"/>
      <w:marTop w:val="0"/>
      <w:marBottom w:val="0"/>
      <w:divBdr>
        <w:top w:val="none" w:sz="0" w:space="0" w:color="auto"/>
        <w:left w:val="none" w:sz="0" w:space="0" w:color="auto"/>
        <w:bottom w:val="none" w:sz="0" w:space="0" w:color="auto"/>
        <w:right w:val="none" w:sz="0" w:space="0" w:color="auto"/>
      </w:divBdr>
      <w:divsChild>
        <w:div w:id="709454398">
          <w:marLeft w:val="0"/>
          <w:marRight w:val="0"/>
          <w:marTop w:val="0"/>
          <w:marBottom w:val="0"/>
          <w:divBdr>
            <w:top w:val="none" w:sz="0" w:space="0" w:color="auto"/>
            <w:left w:val="none" w:sz="0" w:space="0" w:color="auto"/>
            <w:bottom w:val="none" w:sz="0" w:space="0" w:color="auto"/>
            <w:right w:val="none" w:sz="0" w:space="0" w:color="auto"/>
          </w:divBdr>
          <w:divsChild>
            <w:div w:id="1401826605">
              <w:marLeft w:val="0"/>
              <w:marRight w:val="0"/>
              <w:marTop w:val="0"/>
              <w:marBottom w:val="300"/>
              <w:divBdr>
                <w:top w:val="none" w:sz="0" w:space="0" w:color="auto"/>
                <w:left w:val="none" w:sz="0" w:space="0" w:color="auto"/>
                <w:bottom w:val="none" w:sz="0" w:space="0" w:color="auto"/>
                <w:right w:val="none" w:sz="0" w:space="0" w:color="auto"/>
              </w:divBdr>
              <w:divsChild>
                <w:div w:id="209727967">
                  <w:marLeft w:val="0"/>
                  <w:marRight w:val="0"/>
                  <w:marTop w:val="0"/>
                  <w:marBottom w:val="0"/>
                  <w:divBdr>
                    <w:top w:val="single" w:sz="6" w:space="11" w:color="E6E6E6"/>
                    <w:left w:val="single" w:sz="6" w:space="11" w:color="E6E6E6"/>
                    <w:bottom w:val="single" w:sz="6" w:space="11" w:color="E6E6E6"/>
                    <w:right w:val="single" w:sz="6" w:space="11" w:color="E6E6E6"/>
                  </w:divBdr>
                </w:div>
              </w:divsChild>
            </w:div>
          </w:divsChild>
        </w:div>
      </w:divsChild>
    </w:div>
    <w:div w:id="206355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tty.edu/art/collection/object/105YQX" TargetMode="External"/><Relationship Id="rId21" Type="http://schemas.openxmlformats.org/officeDocument/2006/relationships/hyperlink" Target="https://www.getty.edu/art/collection/object/105XC8" TargetMode="External"/><Relationship Id="rId42" Type="http://schemas.openxmlformats.org/officeDocument/2006/relationships/hyperlink" Target="https://www.getty.edu/art/collection/object/108HGJ" TargetMode="External"/><Relationship Id="rId47" Type="http://schemas.openxmlformats.org/officeDocument/2006/relationships/hyperlink" Target="https://www.getty.edu/art/collection/object/105XKE" TargetMode="External"/><Relationship Id="rId63" Type="http://schemas.openxmlformats.org/officeDocument/2006/relationships/hyperlink" Target="https://www.getty.edu/art/collection/object/103SQ4" TargetMode="External"/><Relationship Id="rId68" Type="http://schemas.openxmlformats.org/officeDocument/2006/relationships/hyperlink" Target="https://67.AK.12" TargetMode="External"/><Relationship Id="rId2" Type="http://schemas.openxmlformats.org/officeDocument/2006/relationships/customXml" Target="../customXml/item2.xml"/><Relationship Id="rId16" Type="http://schemas.openxmlformats.org/officeDocument/2006/relationships/hyperlink" Target="https://www.getty.edu/art/collection/object/105XDH" TargetMode="External"/><Relationship Id="rId29" Type="http://schemas.openxmlformats.org/officeDocument/2006/relationships/hyperlink" Target="https://www.getty.edu/art/collection/object/103VA6" TargetMode="External"/><Relationship Id="rId11" Type="http://schemas.openxmlformats.org/officeDocument/2006/relationships/hyperlink" Target="file:///Users/rbarth/Desktop/Elma%20final%20CE%20files%20Prov%20Research/Files%20returned%20to%20Getty%20cleaned/chap2-Scoping%20Your%20Project%20and%20Establishing%20Goals" TargetMode="External"/><Relationship Id="rId24" Type="http://schemas.openxmlformats.org/officeDocument/2006/relationships/hyperlink" Target="https://www.getty.edu/art/collection/objects/32139/unknown-maker-cypriot-black-on-red-ware-plate-cypriot-about-550-450-bc/" TargetMode="External"/><Relationship Id="rId32" Type="http://schemas.openxmlformats.org/officeDocument/2006/relationships/hyperlink" Target="https://www.getty.edu/art/collection/objects/6481/unknown-maker-statuette-of-bast-in-the-form-of-a-cat-ptolemaic-egyptian-4th-1st-century-bc/" TargetMode="External"/><Relationship Id="rId37" Type="http://schemas.openxmlformats.org/officeDocument/2006/relationships/hyperlink" Target="https://www.getty.edu/art/collection/objects/8518/unknown-maker-statuette-of-a-sacrificing-woman-etruscan-4th-3rd-century-bc/" TargetMode="External"/><Relationship Id="rId40" Type="http://schemas.openxmlformats.org/officeDocument/2006/relationships/hyperlink" Target="https://www.getty.edu/art/collection/objects/6501/unknown-maker-imitation-of-a-statuette-of-crouching-aphrodite-modern-20th-century/" TargetMode="External"/><Relationship Id="rId45" Type="http://schemas.openxmlformats.org/officeDocument/2006/relationships/hyperlink" Target="https://www.getty.edu/art/collection/object/10402V" TargetMode="External"/><Relationship Id="rId53" Type="http://schemas.openxmlformats.org/officeDocument/2006/relationships/hyperlink" Target="https://www.getty.edu/art/collection/object/109215" TargetMode="External"/><Relationship Id="rId58" Type="http://schemas.openxmlformats.org/officeDocument/2006/relationships/hyperlink" Target="https://www.getty.edu/art/collection/object/103THD" TargetMode="External"/><Relationship Id="rId66" Type="http://schemas.openxmlformats.org/officeDocument/2006/relationships/hyperlink" Target="https://www.getty.edu/art/collection/object/103SYF"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getty.edu/art/collection/object/108HGQ" TargetMode="External"/><Relationship Id="rId19" Type="http://schemas.openxmlformats.org/officeDocument/2006/relationships/hyperlink" Target="file:///Users/rbarth/Desktop/Elma%20final%20CE%20files%20Prov%20Research/Files%20returned%20to%20Getty%20cleaned/chap2-Deaccessioned%20Works" TargetMode="External"/><Relationship Id="rId14" Type="http://schemas.openxmlformats.org/officeDocument/2006/relationships/hyperlink" Target="file:///Users/rbarth/Desktop/Elma%20final%20CE%20files%20Prov%20Research/Files%20returned%20to%20Getty%20cleaned/chap2-Processing%20and%20Publishing%20Provenance%20Information" TargetMode="External"/><Relationship Id="rId22" Type="http://schemas.openxmlformats.org/officeDocument/2006/relationships/hyperlink" Target="https://www.getty.edu/art/collection/objects/8636/unknown-maker-herm-of-hermes-roman-second-half-of-1st-century-ad/" TargetMode="External"/><Relationship Id="rId27" Type="http://schemas.openxmlformats.org/officeDocument/2006/relationships/hyperlink" Target="https://www.getty.edu/art/collection/objects/7305/unknown-maker-statuette-of-an-ape-with-its-baby-greek-boeotian-mid-6th-century-bc/" TargetMode="External"/><Relationship Id="rId30" Type="http://schemas.openxmlformats.org/officeDocument/2006/relationships/hyperlink" Target="https://www.getty.edu/art/collection/objects/103225/unknown-maker-epichysis-greek-attic-4th-century-bc/" TargetMode="External"/><Relationship Id="rId35" Type="http://schemas.openxmlformats.org/officeDocument/2006/relationships/hyperlink" Target="file:///Users/rbarth/Desktop/Elma%20final%20CE%20files%20Prov%20Research/Files%20returned%20to%20Getty%20cleaned/chap2-Marks%20of%20Ownership" TargetMode="External"/><Relationship Id="rId43" Type="http://schemas.openxmlformats.org/officeDocument/2006/relationships/hyperlink" Target="https://www.getty.edu/art/collection/object/103QSQ" TargetMode="External"/><Relationship Id="rId48" Type="http://schemas.openxmlformats.org/officeDocument/2006/relationships/hyperlink" Target="https://www.getty.edu/art/collection/objects/212678/unknown-maker-statuette-of-a-horse-and-rider-greek-boeotian-7th-century-bc/" TargetMode="External"/><Relationship Id="rId56" Type="http://schemas.openxmlformats.org/officeDocument/2006/relationships/hyperlink" Target="https://www.getty.edu/art/collection/object/103T09" TargetMode="External"/><Relationship Id="rId64" Type="http://schemas.openxmlformats.org/officeDocument/2006/relationships/hyperlink" Target="https://www.getty.edu/art/collection/object/103QSM" TargetMode="External"/><Relationship Id="rId69" Type="http://schemas.openxmlformats.org/officeDocument/2006/relationships/hyperlink" Target="https://www.getty.edu/art/collection/object/103SSM" TargetMode="External"/><Relationship Id="rId8" Type="http://schemas.openxmlformats.org/officeDocument/2006/relationships/webSettings" Target="webSettings.xml"/><Relationship Id="rId51" Type="http://schemas.openxmlformats.org/officeDocument/2006/relationships/hyperlink" Target="https://www.getty.edu/art/collection/object/10920V"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file:///Users/rbarth/Desktop/Elma%20final%20CE%20files%20Prov%20Research/Files%20returned%20to%20Getty%20cleaned/chap2-Assembling%20Provenance%20Information" TargetMode="External"/><Relationship Id="rId17" Type="http://schemas.openxmlformats.org/officeDocument/2006/relationships/hyperlink" Target="file:///chap2-Case%20Study/%20A%20Cinerary%20Urn%20and%20Lid" TargetMode="External"/><Relationship Id="rId25" Type="http://schemas.openxmlformats.org/officeDocument/2006/relationships/hyperlink" Target="https://www.getty.edu/art/collection/objects/12081/attributed-to-the-brygos-painter-attic-red-figure-cup-type-b-greek-attic-about-480-bc/" TargetMode="External"/><Relationship Id="rId33" Type="http://schemas.openxmlformats.org/officeDocument/2006/relationships/hyperlink" Target="https://www.getty.edu/art/collection/objects/10350/attributed-to-the-owl-pillar-group-campanian-neck-amphora-south-italian-campanian-early-5th-century-bc/" TargetMode="External"/><Relationship Id="rId38" Type="http://schemas.openxmlformats.org/officeDocument/2006/relationships/hyperlink" Target="https://www.getty.edu/art/collection/objects/7598/attributed-to-kleophrades-painter-attic-red-figure-volute-krater-greek-attic-500-480-bc/" TargetMode="External"/><Relationship Id="rId46" Type="http://schemas.openxmlformats.org/officeDocument/2006/relationships/hyperlink" Target="file:///Users/rbarth/Desktop/Elma%20final%20CE%20files%20Prov%20Research/Files%20returned%20to%20Getty%20cleaned/app1" TargetMode="External"/><Relationship Id="rId59" Type="http://schemas.openxmlformats.org/officeDocument/2006/relationships/hyperlink" Target="file:///Users/rbarth/Desktop/Elma%20final%20CE%20files%20Prov%20Research/Files%20returned%20to%20Getty%20cleaned/app1" TargetMode="External"/><Relationship Id="rId67" Type="http://schemas.openxmlformats.org/officeDocument/2006/relationships/hyperlink" Target="https://www.getty.edu/art/collection/object/105XAA" TargetMode="External"/><Relationship Id="rId20" Type="http://schemas.openxmlformats.org/officeDocument/2006/relationships/hyperlink" Target="https://www.getty.edu/art/collection/object/103SQ8" TargetMode="External"/><Relationship Id="rId41" Type="http://schemas.openxmlformats.org/officeDocument/2006/relationships/hyperlink" Target="https://www.getty.edu/art/collection/object/103SNG" TargetMode="External"/><Relationship Id="rId54" Type="http://schemas.openxmlformats.org/officeDocument/2006/relationships/hyperlink" Target="https://www.getty.edu/art/collection/object/109P06" TargetMode="External"/><Relationship Id="rId62" Type="http://schemas.openxmlformats.org/officeDocument/2006/relationships/hyperlink" Target="https://www.getty.edu/art/collection/object/103SNC" TargetMode="External"/><Relationship Id="rId70" Type="http://schemas.openxmlformats.org/officeDocument/2006/relationships/hyperlink" Target="https://www.getty.edu/art/collection/object/108GSK" TargetMode="External"/><Relationship Id="rId75"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Users/rbarth/Desktop/Elma%20final%20CE%20files%20Prov%20Research/Files%20returned%20to%20Getty%20cleaned/app1" TargetMode="External"/><Relationship Id="rId23" Type="http://schemas.openxmlformats.org/officeDocument/2006/relationships/hyperlink" Target="https://www.getty.edu/art/collection/objects/124811/unknown-maker-group-of-attic-red-figure-psykter-fragments-2-greek-attic-about-510-bc/" TargetMode="External"/><Relationship Id="rId28" Type="http://schemas.openxmlformats.org/officeDocument/2006/relationships/hyperlink" Target="https://www.getty.edu/art/collection/object/1146B1" TargetMode="External"/><Relationship Id="rId36" Type="http://schemas.openxmlformats.org/officeDocument/2006/relationships/hyperlink" Target="https://www.getty.edu/art/collection/object/103TQE" TargetMode="External"/><Relationship Id="rId49" Type="http://schemas.openxmlformats.org/officeDocument/2006/relationships/hyperlink" Target="https://www.getty.edu/art/collection/objects/212668/unknown-maker-imitation-early-cycladic-violin-shaped-figure-modern-20th-century/" TargetMode="External"/><Relationship Id="rId57" Type="http://schemas.openxmlformats.org/officeDocument/2006/relationships/hyperlink" Target="https://www.getty.edu/art/collection/object/105XF5" TargetMode="External"/><Relationship Id="rId10" Type="http://schemas.openxmlformats.org/officeDocument/2006/relationships/endnotes" Target="endnotes.xml"/><Relationship Id="rId31" Type="http://schemas.openxmlformats.org/officeDocument/2006/relationships/hyperlink" Target="https://www.getty.edu/art/collection/objects/11420/unknown-maker-attic-black-figure-band-skyphos-fragment-joins-to-82ae4072-greek-attic-540-530-bc/" TargetMode="External"/><Relationship Id="rId44" Type="http://schemas.openxmlformats.org/officeDocument/2006/relationships/hyperlink" Target="https://www.getty.edu/art/collection/object/105XDH" TargetMode="External"/><Relationship Id="rId52" Type="http://schemas.openxmlformats.org/officeDocument/2006/relationships/hyperlink" Target="https://www.getty.edu/art/collection/object/109214" TargetMode="External"/><Relationship Id="rId60" Type="http://schemas.openxmlformats.org/officeDocument/2006/relationships/hyperlink" Target="https://www.getty.edu/art/collection/object/104039" TargetMode="External"/><Relationship Id="rId65" Type="http://schemas.openxmlformats.org/officeDocument/2006/relationships/hyperlink" Target="https://www.getty.edu/art/collection/object/103SQ4" TargetMode="External"/><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file:///Users/rbarth/Desktop/Elma%20final%20CE%20files%20Prov%20Research/Files%20returned%20to%20Getty%20cleaned/chap2-Beyond%20the%20Institution" TargetMode="External"/><Relationship Id="rId18" Type="http://schemas.openxmlformats.org/officeDocument/2006/relationships/hyperlink" Target="https://www.getty.edu/art/collection/objects/9477/unknown-maker-group-of-greek-roman-etruscan-engraved-gems-and-rings-218-18th-century-2nd-century-bc/" TargetMode="External"/><Relationship Id="rId39" Type="http://schemas.openxmlformats.org/officeDocument/2006/relationships/hyperlink" Target="https://www.getty.edu/art/collection/object/106158" TargetMode="External"/><Relationship Id="rId34" Type="http://schemas.openxmlformats.org/officeDocument/2006/relationships/hyperlink" Target="https://www.getty.edu/art/collection/objects/10760/unknown-maker-attic-red-figure-askos-greek-attic-about-410-bc/" TargetMode="External"/><Relationship Id="rId50" Type="http://schemas.openxmlformats.org/officeDocument/2006/relationships/hyperlink" Target="https://www.getty.edu/art/collection/object/10921A" TargetMode="External"/><Relationship Id="rId55" Type="http://schemas.openxmlformats.org/officeDocument/2006/relationships/hyperlink" Target="https://www.getty.edu/art/collection/object/109NAS" TargetMode="External"/><Relationship Id="rId76" Type="http://schemas.microsoft.com/office/2020/10/relationships/intelligence" Target="intelligence2.xml"/><Relationship Id="rId7" Type="http://schemas.openxmlformats.org/officeDocument/2006/relationships/settings" Target="settings.xml"/><Relationship Id="rId71" Type="http://schemas.openxmlformats.org/officeDocument/2006/relationships/footer" Target="footer1.xml"/></Relationships>
</file>

<file path=word/_rels/endnotes.xml.rels><?xml version="1.0" encoding="UTF-8" standalone="yes"?>
<Relationships xmlns="http://schemas.openxmlformats.org/package/2006/relationships"><Relationship Id="rId117" Type="http://schemas.openxmlformats.org/officeDocument/2006/relationships/hyperlink" Target="https://www.getty.edu/art/collection/object/108HGQ" TargetMode="External"/><Relationship Id="rId21" Type="http://schemas.openxmlformats.org/officeDocument/2006/relationships/hyperlink" Target="https://www.getty.edu/art/collection/object/107SAX" TargetMode="External"/><Relationship Id="rId42" Type="http://schemas.openxmlformats.org/officeDocument/2006/relationships/hyperlink" Target="file:///Users/rbarth/Desktop/Elma%20final%20CE%20files%20Prov%20Research/Files%20returned%20to%20Getty%20cleaned/chap2-Auction%20and%20Sales%20Catalogues" TargetMode="External"/><Relationship Id="rId63" Type="http://schemas.openxmlformats.org/officeDocument/2006/relationships/hyperlink" Target="https://dictionary.archivists.org/entry/archives.html" TargetMode="External"/><Relationship Id="rId84" Type="http://schemas.openxmlformats.org/officeDocument/2006/relationships/hyperlink" Target="https://arachne.dainst.org/project/fotorom" TargetMode="External"/><Relationship Id="rId138" Type="http://schemas.openxmlformats.org/officeDocument/2006/relationships/hyperlink" Target="https://www.ifar.org/provenance_guide.php" TargetMode="External"/><Relationship Id="rId159" Type="http://schemas.openxmlformats.org/officeDocument/2006/relationships/hyperlink" Target="https://67.AK.12" TargetMode="External"/><Relationship Id="rId170" Type="http://schemas.openxmlformats.org/officeDocument/2006/relationships/hyperlink" Target="https://manhattanda.org/d-a-bragg-returns-58-stolen-antiquities-to-the-people-of-italy/" TargetMode="External"/><Relationship Id="rId107" Type="http://schemas.openxmlformats.org/officeDocument/2006/relationships/hyperlink" Target="https://www.getty.edu/art/collection/object/103THD" TargetMode="External"/><Relationship Id="rId11" Type="http://schemas.openxmlformats.org/officeDocument/2006/relationships/hyperlink" Target="https://www.getty.edu/art/collection/object/108DEH" TargetMode="External"/><Relationship Id="rId32" Type="http://schemas.openxmlformats.org/officeDocument/2006/relationships/hyperlink" Target="https://harvardartmuseums.org/tour/770/slide/12413" TargetMode="External"/><Relationship Id="rId53" Type="http://schemas.openxmlformats.org/officeDocument/2006/relationships/hyperlink" Target="https://www.getty.edu/art/exhibitions/gems/" TargetMode="External"/><Relationship Id="rId74" Type="http://schemas.openxmlformats.org/officeDocument/2006/relationships/hyperlink" Target="https://www.getty.edu/art/collection/person/1058XZ" TargetMode="External"/><Relationship Id="rId128" Type="http://schemas.openxmlformats.org/officeDocument/2006/relationships/hyperlink" Target="https://www.getty.edu/art/collection/object/103QSQ" TargetMode="External"/><Relationship Id="rId149" Type="http://schemas.openxmlformats.org/officeDocument/2006/relationships/hyperlink" Target="https://www.getty.edu/art/collection/object/103SQ4" TargetMode="External"/><Relationship Id="rId5" Type="http://schemas.openxmlformats.org/officeDocument/2006/relationships/hyperlink" Target="file:///Users/rbarth/Desktop/Elma%20final%20CE%20files%20Prov%20Research/Files%20returned%20to%20Getty%20cleaned/intro" TargetMode="External"/><Relationship Id="rId95" Type="http://schemas.openxmlformats.org/officeDocument/2006/relationships/hyperlink" Target="https://www.getty.edu/art/collection/object/105XEN" TargetMode="External"/><Relationship Id="rId160" Type="http://schemas.openxmlformats.org/officeDocument/2006/relationships/hyperlink" Target="https://67.AK.12" TargetMode="External"/><Relationship Id="rId181" Type="http://schemas.openxmlformats.org/officeDocument/2006/relationships/hyperlink" Target="https://www1.seattleartmuseum.org/deaccessions" TargetMode="External"/><Relationship Id="rId22" Type="http://schemas.openxmlformats.org/officeDocument/2006/relationships/hyperlink" Target="https://www.getty.edu/art/collection/object/103VW7" TargetMode="External"/><Relationship Id="rId43" Type="http://schemas.openxmlformats.org/officeDocument/2006/relationships/hyperlink" Target="https://arcg.is/0TDqnW" TargetMode="External"/><Relationship Id="rId64" Type="http://schemas.openxmlformats.org/officeDocument/2006/relationships/hyperlink" Target="https://dictionary.archivists.org/entry/provenance.html" TargetMode="External"/><Relationship Id="rId118" Type="http://schemas.openxmlformats.org/officeDocument/2006/relationships/hyperlink" Target="https://data.getty.edu/museum/collection/docs/" TargetMode="External"/><Relationship Id="rId139" Type="http://schemas.openxmlformats.org/officeDocument/2006/relationships/hyperlink" Target="https://www.getty.edu/art/collection/object/103SQM" TargetMode="External"/><Relationship Id="rId85" Type="http://schemas.openxmlformats.org/officeDocument/2006/relationships/hyperlink" Target="https://arachne.dainst.org/project/fotoromcategories" TargetMode="External"/><Relationship Id="rId150" Type="http://schemas.openxmlformats.org/officeDocument/2006/relationships/hyperlink" Target="http://vrc.princeton.edu/researchphotographs/s/antioch/page/introduction" TargetMode="External"/><Relationship Id="rId171" Type="http://schemas.openxmlformats.org/officeDocument/2006/relationships/hyperlink" Target="https://web.archive.org/" TargetMode="External"/><Relationship Id="rId12" Type="http://schemas.openxmlformats.org/officeDocument/2006/relationships/hyperlink" Target="file:///Users/rbarth/Desktop/Elma%20final%20CE%20files%20Prov%20Research/Files%20returned%20to%20Getty%20cleaned/app2" TargetMode="External"/><Relationship Id="rId33" Type="http://schemas.openxmlformats.org/officeDocument/2006/relationships/hyperlink" Target="https://www.getty.edu/art/collection/object/105Y7A" TargetMode="External"/><Relationship Id="rId108" Type="http://schemas.openxmlformats.org/officeDocument/2006/relationships/hyperlink" Target="https://www.getty.edu/art/collection/object/103VAV," TargetMode="External"/><Relationship Id="rId129" Type="http://schemas.openxmlformats.org/officeDocument/2006/relationships/hyperlink" Target="https://www.getty.edu/art/collection/object/109MET" TargetMode="External"/><Relationship Id="rId54" Type="http://schemas.openxmlformats.org/officeDocument/2006/relationships/hyperlink" Target="https://www.carc.ox.ac.uk/carc/gems/The-Poniatowski-Collection/Introduction" TargetMode="External"/><Relationship Id="rId75" Type="http://schemas.openxmlformats.org/officeDocument/2006/relationships/hyperlink" Target="https://www.getty.edu/art/collection/object/10920W" TargetMode="External"/><Relationship Id="rId96" Type="http://schemas.openxmlformats.org/officeDocument/2006/relationships/hyperlink" Target="https://www.getty.edu/art/collection/object/105XEP" TargetMode="External"/><Relationship Id="rId140" Type="http://schemas.openxmlformats.org/officeDocument/2006/relationships/hyperlink" Target="https://www.getty.edu/art/collection/search?nazi_era_gaps=true" TargetMode="External"/><Relationship Id="rId161" Type="http://schemas.openxmlformats.org/officeDocument/2006/relationships/hyperlink" Target="https://67.AK.12" TargetMode="External"/><Relationship Id="rId182" Type="http://schemas.openxmlformats.org/officeDocument/2006/relationships/hyperlink" Target="https://portlandartmuseum.org/collection/deaccessions/" TargetMode="External"/><Relationship Id="rId6" Type="http://schemas.openxmlformats.org/officeDocument/2006/relationships/hyperlink" Target="https://www.getty.edu/art/collection/object/103TYX" TargetMode="External"/><Relationship Id="rId23" Type="http://schemas.openxmlformats.org/officeDocument/2006/relationships/hyperlink" Target="https://www.metmuseum.org/about-the-met/collection-areas/greek-and-roman-art/bothmer-fragment-collection" TargetMode="External"/><Relationship Id="rId119" Type="http://schemas.openxmlformats.org/officeDocument/2006/relationships/hyperlink" Target="https://www.getty.edu/projects/open-data-apis/" TargetMode="External"/><Relationship Id="rId44" Type="http://schemas.openxmlformats.org/officeDocument/2006/relationships/hyperlink" Target="https://harvardartmuseums.org/collections/object/342292" TargetMode="External"/><Relationship Id="rId65" Type="http://schemas.openxmlformats.org/officeDocument/2006/relationships/hyperlink" Target="https://www.oclc.org/research/areas/research-collections/archivegrid.html" TargetMode="External"/><Relationship Id="rId86" Type="http://schemas.openxmlformats.org/officeDocument/2006/relationships/hyperlink" Target="https://arachne.dainst.org/search?q=&amp;fq=facet_subkategoriebestand_level1:%22Microfiche%22&amp;fq=facet_bestandsname:%22dai-fotothek-rom%22" TargetMode="External"/><Relationship Id="rId130" Type="http://schemas.openxmlformats.org/officeDocument/2006/relationships/hyperlink" Target="https://www.getty.edu/art/collection/object/103QSQ" TargetMode="External"/><Relationship Id="rId151" Type="http://schemas.openxmlformats.org/officeDocument/2006/relationships/hyperlink" Target="http://vrc.princeton.edu/researchphotographs/s/antioch/item/27354" TargetMode="External"/><Relationship Id="rId172" Type="http://schemas.openxmlformats.org/officeDocument/2006/relationships/hyperlink" Target="https://www.getty.edu/art/collection/objects/130351/unknown-maker-statuette-of-a-bull-roman-25-bc-ad-79/" TargetMode="External"/><Relationship Id="rId13" Type="http://schemas.openxmlformats.org/officeDocument/2006/relationships/hyperlink" Target="https://www.getty.edu/art/collection/object/10409Z" TargetMode="External"/><Relationship Id="rId18" Type="http://schemas.openxmlformats.org/officeDocument/2006/relationships/hyperlink" Target="https://www.getty.edu/art/collection/object/105X9P" TargetMode="External"/><Relationship Id="rId39" Type="http://schemas.openxmlformats.org/officeDocument/2006/relationships/hyperlink" Target="https://www.getty.edu/art/collection/object/105Y7D" TargetMode="External"/><Relationship Id="rId109" Type="http://schemas.openxmlformats.org/officeDocument/2006/relationships/hyperlink" Target="https://www.getty.edu/art/collection/object/103SPE" TargetMode="External"/><Relationship Id="rId34" Type="http://schemas.openxmlformats.org/officeDocument/2006/relationships/hyperlink" Target="https://www.getty.edu/art/collection/object/105Y7B" TargetMode="External"/><Relationship Id="rId50" Type="http://schemas.openxmlformats.org/officeDocument/2006/relationships/hyperlink" Target="https://www.getty.edu/art/collection/object/103SNG" TargetMode="External"/><Relationship Id="rId55" Type="http://schemas.openxmlformats.org/officeDocument/2006/relationships/hyperlink" Target="https://weblimc.org/page/home" TargetMode="External"/><Relationship Id="rId76" Type="http://schemas.openxmlformats.org/officeDocument/2006/relationships/hyperlink" Target="https://www.getty.edu/art/collection/object/10921A" TargetMode="External"/><Relationship Id="rId97" Type="http://schemas.openxmlformats.org/officeDocument/2006/relationships/hyperlink" Target="https://www.arthistoricum.net/en/subjects/thematic-portals/german-sales/helbing/handcopies" TargetMode="External"/><Relationship Id="rId104" Type="http://schemas.openxmlformats.org/officeDocument/2006/relationships/hyperlink" Target="https://www.getty.edu/art/collection/object/103TQG" TargetMode="External"/><Relationship Id="rId120" Type="http://schemas.openxmlformats.org/officeDocument/2006/relationships/hyperlink" Target="https://carlos.emory.edu/den-antiquity" TargetMode="External"/><Relationship Id="rId125" Type="http://schemas.openxmlformats.org/officeDocument/2006/relationships/hyperlink" Target="https://www.getty.edu/art/collection/object/103SNC" TargetMode="External"/><Relationship Id="rId141" Type="http://schemas.openxmlformats.org/officeDocument/2006/relationships/hyperlink" Target="https://www.metmuseum.org/art/collection/search?searchField=All&amp;showOnly=NEprovenance&amp;sortBy=Relevance&amp;pageSize=0" TargetMode="External"/><Relationship Id="rId146" Type="http://schemas.openxmlformats.org/officeDocument/2006/relationships/hyperlink" Target="file:///Users/rbarth/Desktop/Elma%20final%20CE%20files%20Prov%20Research/Files%20returned%20to%20Getty%20cleaned/chap1-Rose" TargetMode="External"/><Relationship Id="rId167" Type="http://schemas.openxmlformats.org/officeDocument/2006/relationships/hyperlink" Target="https://www.christies.com/lot/lot-227064/" TargetMode="External"/><Relationship Id="rId188" Type="http://schemas.openxmlformats.org/officeDocument/2006/relationships/hyperlink" Target="https://www.getty.edu/museum/deaccessioning/" TargetMode="External"/><Relationship Id="rId7" Type="http://schemas.openxmlformats.org/officeDocument/2006/relationships/hyperlink" Target="https://web.archive.org/" TargetMode="External"/><Relationship Id="rId71" Type="http://schemas.openxmlformats.org/officeDocument/2006/relationships/hyperlink" Target="https://www.getty.edu/art/collection/object/105XKE" TargetMode="External"/><Relationship Id="rId92" Type="http://schemas.openxmlformats.org/officeDocument/2006/relationships/hyperlink" Target="https://arachne.dainst.org/entity/1572804." TargetMode="External"/><Relationship Id="rId162" Type="http://schemas.openxmlformats.org/officeDocument/2006/relationships/hyperlink" Target="https://www.getty.edu/art/collection/object/105X9H" TargetMode="External"/><Relationship Id="rId183" Type="http://schemas.openxmlformats.org/officeDocument/2006/relationships/hyperlink" Target="https://carlos.emory.edu/italy-2023-repatriation" TargetMode="External"/><Relationship Id="rId2" Type="http://schemas.openxmlformats.org/officeDocument/2006/relationships/hyperlink" Target="http://www.getty.edu/art/collection/objects/7008/" TargetMode="External"/><Relationship Id="rId29" Type="http://schemas.openxmlformats.org/officeDocument/2006/relationships/hyperlink" Target="https://www.metmuseum.org/art/libraries-and-research-centers/leonard-lauder-research-center/research-resources/the-leonard-a,-d-,-lauder-cubist-collection-at-the-met/archival-labels/collectors" TargetMode="External"/><Relationship Id="rId24" Type="http://schemas.openxmlformats.org/officeDocument/2006/relationships/hyperlink" Target="https://collections.carlos.emory.edu/groups/bothmercollection" TargetMode="External"/><Relationship Id="rId40" Type="http://schemas.openxmlformats.org/officeDocument/2006/relationships/hyperlink" Target="https://www.getty.edu/art/collection/object/105Y7E" TargetMode="External"/><Relationship Id="rId45" Type="http://schemas.openxmlformats.org/officeDocument/2006/relationships/hyperlink" Target="https://www.getty.edu/art/collection/object/103TA4" TargetMode="External"/><Relationship Id="rId66" Type="http://schemas.openxmlformats.org/officeDocument/2006/relationships/hyperlink" Target="https://oac.cdlib.org/" TargetMode="External"/><Relationship Id="rId87" Type="http://schemas.openxmlformats.org/officeDocument/2006/relationships/hyperlink" Target="https://arachne.dainst.org/" TargetMode="External"/><Relationship Id="rId110" Type="http://schemas.openxmlformats.org/officeDocument/2006/relationships/hyperlink" Target="https://www.getty.edu/art/collection/object/103SZG" TargetMode="External"/><Relationship Id="rId115" Type="http://schemas.openxmlformats.org/officeDocument/2006/relationships/hyperlink" Target="https://www.getty.edu/art/collection/object/105YQX" TargetMode="External"/><Relationship Id="rId131" Type="http://schemas.openxmlformats.org/officeDocument/2006/relationships/hyperlink" Target="https://fragmentarium.ms/" TargetMode="External"/><Relationship Id="rId136" Type="http://schemas.openxmlformats.org/officeDocument/2006/relationships/hyperlink" Target="https://www.getty.edu/research/tools/vocabularies/obtain/openrefine.html" TargetMode="External"/><Relationship Id="rId157" Type="http://schemas.openxmlformats.org/officeDocument/2006/relationships/hyperlink" Target="https://www.getty.edu/art/collection/object/103SYF" TargetMode="External"/><Relationship Id="rId178" Type="http://schemas.openxmlformats.org/officeDocument/2006/relationships/hyperlink" Target="https://www.aamg-us.org/wp/wp-content/uploads/2019/07/AAMG-Professional-Practices-2018-web-FINAL-rev043018.pdf%22https:/www.aamg-us.org/wp/wp-content/uploads/2019/07/AAMG-Professional-Practices-2018-web-FINAL-rev043018.pdf" TargetMode="External"/><Relationship Id="rId61" Type="http://schemas.openxmlformats.org/officeDocument/2006/relationships/hyperlink" Target="https://www.getty.edu/art/collection/object/10402V" TargetMode="External"/><Relationship Id="rId82" Type="http://schemas.openxmlformats.org/officeDocument/2006/relationships/hyperlink" Target="https://arachne.dainst.org/" TargetMode="External"/><Relationship Id="rId152" Type="http://schemas.openxmlformats.org/officeDocument/2006/relationships/hyperlink" Target="https://www.getty.edu/art/collection/object/103QSM" TargetMode="External"/><Relationship Id="rId173" Type="http://schemas.openxmlformats.org/officeDocument/2006/relationships/hyperlink" Target="https://metmuseum.github.io/" TargetMode="External"/><Relationship Id="rId19" Type="http://schemas.openxmlformats.org/officeDocument/2006/relationships/hyperlink" Target="https://www.getty.edu/art/collection/object/1146B1" TargetMode="External"/><Relationship Id="rId14" Type="http://schemas.openxmlformats.org/officeDocument/2006/relationships/hyperlink" Target="http://www.culture.gov.cy/dmculture/da/da.nsf/DMLhistory_gr/DMLhistory_gr" TargetMode="External"/><Relationship Id="rId30" Type="http://schemas.openxmlformats.org/officeDocument/2006/relationships/hyperlink" Target="https://www.getty.edu/art/collection/object/103TQE" TargetMode="External"/><Relationship Id="rId35" Type="http://schemas.openxmlformats.org/officeDocument/2006/relationships/hyperlink" Target="https://www.getty.edu/art/collection/object/105Y7B" TargetMode="External"/><Relationship Id="rId56" Type="http://schemas.openxmlformats.org/officeDocument/2006/relationships/hyperlink" Target="https://www.getty.edu/art/collection/object/103VZR" TargetMode="External"/><Relationship Id="rId77" Type="http://schemas.openxmlformats.org/officeDocument/2006/relationships/hyperlink" Target="https://www.getty.edu/art/collection/object/10921D" TargetMode="External"/><Relationship Id="rId100" Type="http://schemas.openxmlformats.org/officeDocument/2006/relationships/hyperlink" Target="https://www.getty.edu/art/collection/object/103T09" TargetMode="External"/><Relationship Id="rId105" Type="http://schemas.openxmlformats.org/officeDocument/2006/relationships/hyperlink" Target="https://www.getty.edu/art/collection/object/105XFN" TargetMode="External"/><Relationship Id="rId126" Type="http://schemas.openxmlformats.org/officeDocument/2006/relationships/hyperlink" Target="https://www.getty.edu/museum/provenance/index.html" TargetMode="External"/><Relationship Id="rId147" Type="http://schemas.openxmlformats.org/officeDocument/2006/relationships/hyperlink" Target="https://www.getty.edu/art/collection/object/103SSM" TargetMode="External"/><Relationship Id="rId168" Type="http://schemas.openxmlformats.org/officeDocument/2006/relationships/hyperlink" Target="http://www.thepeerage.com" TargetMode="External"/><Relationship Id="rId8" Type="http://schemas.openxmlformats.org/officeDocument/2006/relationships/hyperlink" Target="https://www.getty.edu/art/collection/object/103SQ8" TargetMode="External"/><Relationship Id="rId51" Type="http://schemas.openxmlformats.org/officeDocument/2006/relationships/hyperlink" Target="https://www.getty.edu/art/collection/object/109MET" TargetMode="External"/><Relationship Id="rId72" Type="http://schemas.openxmlformats.org/officeDocument/2006/relationships/hyperlink" Target="https://libmma.contentdm.oclc.org/digital/collection/p16028coll9/id/26784" TargetMode="External"/><Relationship Id="rId93" Type="http://schemas.openxmlformats.org/officeDocument/2006/relationships/hyperlink" Target="https://www.getty.edu/art/collection/object/109P06" TargetMode="External"/><Relationship Id="rId98" Type="http://schemas.openxmlformats.org/officeDocument/2006/relationships/hyperlink" Target="https://www.getty.edu/art/collection/object/109NAS" TargetMode="External"/><Relationship Id="rId121" Type="http://schemas.openxmlformats.org/officeDocument/2006/relationships/hyperlink" Target="https://www.mauritshuis.nl/en/what-s-on/exhibitions/loot/" TargetMode="External"/><Relationship Id="rId142" Type="http://schemas.openxmlformats.org/officeDocument/2006/relationships/hyperlink" Target="https://artgallery.yale.edu/provenance/antiquities" TargetMode="External"/><Relationship Id="rId163" Type="http://schemas.openxmlformats.org/officeDocument/2006/relationships/hyperlink" Target="https://www.getty.edu/art/collection/object/105X9H" TargetMode="External"/><Relationship Id="rId184" Type="http://schemas.openxmlformats.org/officeDocument/2006/relationships/hyperlink" Target="https://carlos.emory.edu/greek-2024-repatriations" TargetMode="External"/><Relationship Id="rId189" Type="http://schemas.openxmlformats.org/officeDocument/2006/relationships/hyperlink" Target="https://www.getty.edu/news/getty-adds-deaccessioned-objects-to-online-collection-pages/" TargetMode="External"/><Relationship Id="rId3" Type="http://schemas.openxmlformats.org/officeDocument/2006/relationships/hyperlink" Target="https://www.getty.edu/art/collection/objects/336773/" TargetMode="External"/><Relationship Id="rId25" Type="http://schemas.openxmlformats.org/officeDocument/2006/relationships/hyperlink" Target="https://www.getty.edu/art/collection/object/103SNG" TargetMode="External"/><Relationship Id="rId46" Type="http://schemas.openxmlformats.org/officeDocument/2006/relationships/hyperlink" Target="https://collections.louvre.fr/en/ark:/53355/cl010270060" TargetMode="External"/><Relationship Id="rId67" Type="http://schemas.openxmlformats.org/officeDocument/2006/relationships/hyperlink" Target="https://research.frick.org/directory" TargetMode="External"/><Relationship Id="rId116" Type="http://schemas.openxmlformats.org/officeDocument/2006/relationships/hyperlink" Target="https://www.getty.edu/art/collection/object/104039" TargetMode="External"/><Relationship Id="rId137" Type="http://schemas.openxmlformats.org/officeDocument/2006/relationships/hyperlink" Target="https://www.getty.edu/vow/AATHierarchy?find=methods+of+acquisition&amp;logic=AND&amp;note=&amp;page=1&amp;subjectid=300417634" TargetMode="External"/><Relationship Id="rId158" Type="http://schemas.openxmlformats.org/officeDocument/2006/relationships/hyperlink" Target="https://www.getty.edu/art/collection/object/105XAA" TargetMode="External"/><Relationship Id="rId20" Type="http://schemas.openxmlformats.org/officeDocument/2006/relationships/hyperlink" Target="https://www.getty.edu/art/collection/object/103VA6" TargetMode="External"/><Relationship Id="rId41" Type="http://schemas.openxmlformats.org/officeDocument/2006/relationships/hyperlink" Target="https://www.getty.edu/art/collection/object/105Y7D" TargetMode="External"/><Relationship Id="rId62" Type="http://schemas.openxmlformats.org/officeDocument/2006/relationships/hyperlink" Target="https://www.metmuseum.org/art/collection/search/203949" TargetMode="External"/><Relationship Id="rId83" Type="http://schemas.openxmlformats.org/officeDocument/2006/relationships/hyperlink" Target="https://arachne.dainst.org/info/about" TargetMode="External"/><Relationship Id="rId88" Type="http://schemas.openxmlformats.org/officeDocument/2006/relationships/hyperlink" Target="https://arachne.dainst.org/entity/578725?fl=20&amp;q=0270_G04&amp;resultIndex=1" TargetMode="External"/><Relationship Id="rId111" Type="http://schemas.openxmlformats.org/officeDocument/2006/relationships/hyperlink" Target="https://www.aaa.si.edu/collections/about-the-collections" TargetMode="External"/><Relationship Id="rId132" Type="http://schemas.openxmlformats.org/officeDocument/2006/relationships/hyperlink" Target="http://www.museumprovenance.org/reference/standard/" TargetMode="External"/><Relationship Id="rId153" Type="http://schemas.openxmlformats.org/officeDocument/2006/relationships/hyperlink" Target="https://gallia.cnrs.fr/en/issues/gallia-supplements/mosaics/" TargetMode="External"/><Relationship Id="rId174" Type="http://schemas.openxmlformats.org/officeDocument/2006/relationships/hyperlink" Target="https://digitalbenin.org/" TargetMode="External"/><Relationship Id="rId179" Type="http://schemas.openxmlformats.org/officeDocument/2006/relationships/hyperlink" Target="https://dma.org/art/deaccessioned-artworks" TargetMode="External"/><Relationship Id="rId15" Type="http://schemas.openxmlformats.org/officeDocument/2006/relationships/hyperlink" Target="https://www.getty.edu/art/collection/object/103W7C" TargetMode="External"/><Relationship Id="rId36" Type="http://schemas.openxmlformats.org/officeDocument/2006/relationships/hyperlink" Target="https://www.getty.edu/art/collection/object/105Y7C" TargetMode="External"/><Relationship Id="rId57" Type="http://schemas.openxmlformats.org/officeDocument/2006/relationships/hyperlink" Target="https://www.getty.edu/art/collection/object/103QSQ" TargetMode="External"/><Relationship Id="rId106" Type="http://schemas.openxmlformats.org/officeDocument/2006/relationships/hyperlink" Target="https://www.getty.edu/art/collection/object/103THD" TargetMode="External"/><Relationship Id="rId127" Type="http://schemas.openxmlformats.org/officeDocument/2006/relationships/hyperlink" Target="https://linked.art/model/" TargetMode="External"/><Relationship Id="rId10" Type="http://schemas.openxmlformats.org/officeDocument/2006/relationships/hyperlink" Target="https://www.getty.edu/art/collection/object/103TQG" TargetMode="External"/><Relationship Id="rId31" Type="http://schemas.openxmlformats.org/officeDocument/2006/relationships/hyperlink" Target="https://www.getty.edu/art/collection/object/103TXT" TargetMode="External"/><Relationship Id="rId52" Type="http://schemas.openxmlformats.org/officeDocument/2006/relationships/hyperlink" Target="https://www.getty.edu/art/collection/object/108HGJ" TargetMode="External"/><Relationship Id="rId73" Type="http://schemas.openxmlformats.org/officeDocument/2006/relationships/hyperlink" Target="https://www.getty.edu/art/collection/objects/212678" TargetMode="External"/><Relationship Id="rId78" Type="http://schemas.openxmlformats.org/officeDocument/2006/relationships/hyperlink" Target="https://arachne.dainst.org/entity/710155" TargetMode="External"/><Relationship Id="rId94" Type="http://schemas.openxmlformats.org/officeDocument/2006/relationships/hyperlink" Target="https://www.getty.edu/art/collection/object/103SR9" TargetMode="External"/><Relationship Id="rId99" Type="http://schemas.openxmlformats.org/officeDocument/2006/relationships/hyperlink" Target="https://collections.mfa.org/objects/446719/page-16-basan-catalogue-raisonne-des-differens-objets-de-c?ctx=bd3a9698-b425-435d-9701-6a6a6a41aefe&amp;idx=14" TargetMode="External"/><Relationship Id="rId101" Type="http://schemas.openxmlformats.org/officeDocument/2006/relationships/hyperlink" Target="https://ventesdantiques.inha.fr/" TargetMode="External"/><Relationship Id="rId122" Type="http://schemas.openxmlformats.org/officeDocument/2006/relationships/hyperlink" Target="https://mam.org/exhibitions/details/bouguereau-and-america.php" TargetMode="External"/><Relationship Id="rId143" Type="http://schemas.openxmlformats.org/officeDocument/2006/relationships/hyperlink" Target="https://sammlung.staedelmuseum.de/en/concept" TargetMode="External"/><Relationship Id="rId148" Type="http://schemas.openxmlformats.org/officeDocument/2006/relationships/hyperlink" Target="https://www.dainst.org/en/who-we-are/history/the-dais-history-of-publications" TargetMode="External"/><Relationship Id="rId164" Type="http://schemas.openxmlformats.org/officeDocument/2006/relationships/hyperlink" Target="https://www.getty.edu/art/collection/object/103SSM" TargetMode="External"/><Relationship Id="rId169" Type="http://schemas.openxmlformats.org/officeDocument/2006/relationships/hyperlink" Target="https://www.metmuseum.org/art/collection/search/257883" TargetMode="External"/><Relationship Id="rId185" Type="http://schemas.openxmlformats.org/officeDocument/2006/relationships/hyperlink" Target="https://collections.mfa.org/search/Objects/deaccessioned%3Atrue/" TargetMode="External"/><Relationship Id="rId4" Type="http://schemas.openxmlformats.org/officeDocument/2006/relationships/hyperlink" Target="https://www.getty.edu/art/collection/object/105XDH" TargetMode="External"/><Relationship Id="rId9" Type="http://schemas.openxmlformats.org/officeDocument/2006/relationships/hyperlink" Target="https://www.getty.edu/art/collection/object/105XC8" TargetMode="External"/><Relationship Id="rId180" Type="http://schemas.openxmlformats.org/officeDocument/2006/relationships/hyperlink" Target="https://www.clevelandart.org/art/collections/deaccessioned;" TargetMode="External"/><Relationship Id="rId26" Type="http://schemas.openxmlformats.org/officeDocument/2006/relationships/hyperlink" Target="https://www.getty.edu/art/collection/object/103VCR" TargetMode="External"/><Relationship Id="rId47" Type="http://schemas.openxmlformats.org/officeDocument/2006/relationships/hyperlink" Target="https://collections.louvre.fr/en/ark:/53355/cl010269994" TargetMode="External"/><Relationship Id="rId68" Type="http://schemas.openxmlformats.org/officeDocument/2006/relationships/hyperlink" Target="https://www.metmuseum.org/art/libraries-and-research-centers/watson-digital-collections/cloisters-archives-collections/the-brummer-gallery-records" TargetMode="External"/><Relationship Id="rId89" Type="http://schemas.openxmlformats.org/officeDocument/2006/relationships/hyperlink" Target="https://arachne.dainst.org/project/invbuecherrom" TargetMode="External"/><Relationship Id="rId112" Type="http://schemas.openxmlformats.org/officeDocument/2006/relationships/hyperlink" Target="https://www.getty.edu/research/special_collections/oral_histories/index.html" TargetMode="External"/><Relationship Id="rId133" Type="http://schemas.openxmlformats.org/officeDocument/2006/relationships/hyperlink" Target="https://cidoc-crm.org/" TargetMode="External"/><Relationship Id="rId154" Type="http://schemas.openxmlformats.org/officeDocument/2006/relationships/hyperlink" Target="https://www.getty.edu/art/collection/object/103QSM" TargetMode="External"/><Relationship Id="rId175" Type="http://schemas.openxmlformats.org/officeDocument/2006/relationships/hyperlink" Target="https://www.getty.edu/art/collection/object/103WER" TargetMode="External"/><Relationship Id="rId16" Type="http://schemas.openxmlformats.org/officeDocument/2006/relationships/hyperlink" Target="https://www.getty.edu/art/collection/object/105YQX" TargetMode="External"/><Relationship Id="rId37" Type="http://schemas.openxmlformats.org/officeDocument/2006/relationships/hyperlink" Target="https://www.getty.edu/art/collection/object/105Y7C" TargetMode="External"/><Relationship Id="rId58" Type="http://schemas.openxmlformats.org/officeDocument/2006/relationships/hyperlink" Target="https://www.getty.edu/art/collection/object/105XDH" TargetMode="External"/><Relationship Id="rId79" Type="http://schemas.openxmlformats.org/officeDocument/2006/relationships/hyperlink" Target="https://www.getty.edu/art/collection/object/10920V" TargetMode="External"/><Relationship Id="rId102" Type="http://schemas.openxmlformats.org/officeDocument/2006/relationships/hyperlink" Target="https://venteantique.hypotheses.org/cahiers-plaoutine" TargetMode="External"/><Relationship Id="rId123" Type="http://schemas.openxmlformats.org/officeDocument/2006/relationships/hyperlink" Target="https://fowler.ucla.edu/exhibitions/particular-histories/" TargetMode="External"/><Relationship Id="rId144" Type="http://schemas.openxmlformats.org/officeDocument/2006/relationships/hyperlink" Target="https://hoodmuseum.dartmouth.edu/objects/2007.70.1" TargetMode="External"/><Relationship Id="rId90" Type="http://schemas.openxmlformats.org/officeDocument/2006/relationships/hyperlink" Target="https://arachne.dainst.org/project/invbuecherrom/search?q=*" TargetMode="External"/><Relationship Id="rId165" Type="http://schemas.openxmlformats.org/officeDocument/2006/relationships/hyperlink" Target="https://artmuseum.princeton.edu/collections/objects/24513" TargetMode="External"/><Relationship Id="rId186" Type="http://schemas.openxmlformats.org/officeDocument/2006/relationships/hyperlink" Target="https://sanantonio.emuseum.com/collections" TargetMode="External"/><Relationship Id="rId27" Type="http://schemas.openxmlformats.org/officeDocument/2006/relationships/hyperlink" Target="https://www.getty.edu/art/collection/object/107SB2" TargetMode="External"/><Relationship Id="rId48" Type="http://schemas.openxmlformats.org/officeDocument/2006/relationships/hyperlink" Target="https://www.getty.edu/art/collection/object/106158" TargetMode="External"/><Relationship Id="rId69" Type="http://schemas.openxmlformats.org/officeDocument/2006/relationships/hyperlink" Target="https://www.aaa.si.edu/collections/jacques-seligmann--co-records-9936" TargetMode="External"/><Relationship Id="rId113" Type="http://schemas.openxmlformats.org/officeDocument/2006/relationships/hyperlink" Target="https://www.frick.org/interact/miniseries/women_legacies" TargetMode="External"/><Relationship Id="rId134" Type="http://schemas.openxmlformats.org/officeDocument/2006/relationships/hyperlink" Target="https://www.leuphana.de/en/institutes/ipk/provenance-lab.html" TargetMode="External"/><Relationship Id="rId80" Type="http://schemas.openxmlformats.org/officeDocument/2006/relationships/hyperlink" Target="https://www.getty.edu/art/collection/object/109214" TargetMode="External"/><Relationship Id="rId155" Type="http://schemas.openxmlformats.org/officeDocument/2006/relationships/hyperlink" Target="https://www.getty.edu/art/collection/object/103SQ4" TargetMode="External"/><Relationship Id="rId176" Type="http://schemas.openxmlformats.org/officeDocument/2006/relationships/hyperlink" Target="https://collections.smvk.se/carlotta-mhm/web/object/3102883" TargetMode="External"/><Relationship Id="rId17" Type="http://schemas.openxmlformats.org/officeDocument/2006/relationships/hyperlink" Target="https://www.getty.edu/art/collection/object/103T3X" TargetMode="External"/><Relationship Id="rId38" Type="http://schemas.openxmlformats.org/officeDocument/2006/relationships/hyperlink" Target="https://www.getty.edu/art/collection/object/105Y7D" TargetMode="External"/><Relationship Id="rId59" Type="http://schemas.openxmlformats.org/officeDocument/2006/relationships/hyperlink" Target="https://www.getty.edu/art/collection/object/103WJ8" TargetMode="External"/><Relationship Id="rId103" Type="http://schemas.openxmlformats.org/officeDocument/2006/relationships/hyperlink" Target="https://www.getty.edu/art/collection/object/105XF5" TargetMode="External"/><Relationship Id="rId124" Type="http://schemas.openxmlformats.org/officeDocument/2006/relationships/hyperlink" Target="https://storymaps.arcgis.com/collections/00b60a9fac234dfda9e02e58549ac5c7" TargetMode="External"/><Relationship Id="rId70" Type="http://schemas.openxmlformats.org/officeDocument/2006/relationships/hyperlink" Target="https://www.getty.edu/research/special_collections/notable/knoedler.html" TargetMode="External"/><Relationship Id="rId91" Type="http://schemas.openxmlformats.org/officeDocument/2006/relationships/hyperlink" Target="https://arachne.dainst.org/entity/15317" TargetMode="External"/><Relationship Id="rId145" Type="http://schemas.openxmlformats.org/officeDocument/2006/relationships/hyperlink" Target="https://www.brooklynmuseum.org/opencollection/research/provenance" TargetMode="External"/><Relationship Id="rId166" Type="http://schemas.openxmlformats.org/officeDocument/2006/relationships/hyperlink" Target="https://www.getty.edu/art/collection/object/108GSK" TargetMode="External"/><Relationship Id="rId187" Type="http://schemas.openxmlformats.org/officeDocument/2006/relationships/hyperlink" Target="https://www.mfa.org/collections/provenance/ownership-resolutions" TargetMode="External"/><Relationship Id="rId1" Type="http://schemas.openxmlformats.org/officeDocument/2006/relationships/hyperlink" Target="file:///Users/rbarth/Desktop/Elma%20final%20CE%20files%20Prov%20Research/Files%20returned%20to%20Getty%20cleaned/intro" TargetMode="External"/><Relationship Id="rId28" Type="http://schemas.openxmlformats.org/officeDocument/2006/relationships/hyperlink" Target="https://www.getty.edu/art/collection/object/103VHP" TargetMode="External"/><Relationship Id="rId49" Type="http://schemas.openxmlformats.org/officeDocument/2006/relationships/hyperlink" Target="https://www.getty.edu/art/collection/object/103SP6" TargetMode="External"/><Relationship Id="rId114" Type="http://schemas.openxmlformats.org/officeDocument/2006/relationships/hyperlink" Target="https://www.getty.edu/art/collection/object/105XDC" TargetMode="External"/><Relationship Id="rId60" Type="http://schemas.openxmlformats.org/officeDocument/2006/relationships/hyperlink" Target="file:///Users/rbarth/Desktop/Elma%20final%20CE%20files%20Prov%20Research/Files%20returned%20to%20Getty%20cleaned/app1" TargetMode="External"/><Relationship Id="rId81" Type="http://schemas.openxmlformats.org/officeDocument/2006/relationships/hyperlink" Target="https://www.getty.edu/art/collection/object/109215" TargetMode="External"/><Relationship Id="rId135" Type="http://schemas.openxmlformats.org/officeDocument/2006/relationships/hyperlink" Target="https://www.getty.edu/research/tools/vocabularies/aat/" TargetMode="External"/><Relationship Id="rId156" Type="http://schemas.openxmlformats.org/officeDocument/2006/relationships/hyperlink" Target="https://historical.ha.com/itm/judaica/archaeology/egypt-time-of-akhenaten-1353-1336-bce-a-pair-of-antelope-horns-from-amarna-excavations-total-2-items-/a/6170-52033.s" TargetMode="External"/><Relationship Id="rId177" Type="http://schemas.openxmlformats.org/officeDocument/2006/relationships/hyperlink" Target="https://cms.aamd.org/sites/default/files/document/Professional%20Practices%202011%20rev%202.2.23_0.pdf" TargetMode="External"/></Relationships>
</file>

<file path=word/documenttasks/documenttasks1.xml><?xml version="1.0" encoding="utf-8"?>
<t:Tasks xmlns:t="http://schemas.microsoft.com/office/tasks/2019/documenttasks" xmlns:oel="http://schemas.microsoft.com/office/2019/extlst">
  <t:Task id="{F39FBEC1-B8E9-404C-8B4A-5E2FDAD446E2}">
    <t:Anchor>
      <t:Comment id="417443378"/>
    </t:Anchor>
    <t:History>
      <t:Event id="{CE43ED88-1AD5-4AF8-B3C0-4552422DB612}" time="2024-05-03T17:17:25.183Z">
        <t:Attribution userId="S::NBudrovich@getty.edu::7cfe8573-6347-401b-a279-adc388690c5c" userProvider="AD" userName="Nicole Budrovich"/>
        <t:Anchor>
          <t:Comment id="417443378"/>
        </t:Anchor>
        <t:Create/>
      </t:Event>
      <t:Event id="{D4D22114-C112-48DE-82B9-6AD42480DC6E}" time="2024-05-03T17:17:25.183Z">
        <t:Attribution userId="S::NBudrovich@getty.edu::7cfe8573-6347-401b-a279-adc388690c5c" userProvider="AD" userName="Nicole Budrovich"/>
        <t:Anchor>
          <t:Comment id="417443378"/>
        </t:Anchor>
        <t:Assign userId="S::JBarr@getty.edu::6d845251-d7a1-4cbb-ab47-ee56a380e5e9" userProvider="AD" userName="Judith Barr"/>
      </t:Event>
      <t:Event id="{67C715D3-8598-488B-B88F-DC2207CA9357}" time="2024-05-03T17:17:25.183Z">
        <t:Attribution userId="S::NBudrovich@getty.edu::7cfe8573-6347-401b-a279-adc388690c5c" userProvider="AD" userName="Nicole Budrovich"/>
        <t:Anchor>
          <t:Comment id="417443378"/>
        </t:Anchor>
        <t:SetTitle title="@Judith Barr check formatting/citation"/>
      </t:Event>
      <t:Event id="{DB3FC870-2B9E-4597-B1EE-6513A4042BF8}" time="2024-05-20T18:15:06.383Z">
        <t:Attribution userId="S::JBarr@getty.edu::6d845251-d7a1-4cbb-ab47-ee56a380e5e9" userProvider="AD" userName="Judith Barr"/>
        <t:Progress percentComplete="100"/>
      </t:Event>
    </t:History>
  </t:Task>
  <t:Task id="{E1BD76C8-103A-4B46-ACED-F7401B96A3C0}">
    <t:Anchor>
      <t:Comment id="1561013711"/>
    </t:Anchor>
    <t:History>
      <t:Event id="{C2EB2076-9429-4E6C-9B68-DE2110EE8099}" time="2024-05-03T19:44:07.34Z">
        <t:Attribution userId="S::jbarr@getty.edu::6d845251-d7a1-4cbb-ab47-ee56a380e5e9" userProvider="AD" userName="Judith Barr"/>
        <t:Anchor>
          <t:Comment id="352497175"/>
        </t:Anchor>
        <t:Create/>
      </t:Event>
      <t:Event id="{049040D5-2313-4A9A-A3A4-AB1B772E33BE}" time="2024-05-03T19:44:07.34Z">
        <t:Attribution userId="S::jbarr@getty.edu::6d845251-d7a1-4cbb-ab47-ee56a380e5e9" userProvider="AD" userName="Judith Barr"/>
        <t:Anchor>
          <t:Comment id="352497175"/>
        </t:Anchor>
        <t:Assign userId="S::NBudrovich@getty.edu::7cfe8573-6347-401b-a279-adc388690c5c" userProvider="AD" userName="Nicole Budrovich"/>
      </t:Event>
      <t:Event id="{205FD2FA-A97B-4127-B910-1FD9E279CF09}" time="2024-05-03T19:44:07.34Z">
        <t:Attribution userId="S::jbarr@getty.edu::6d845251-d7a1-4cbb-ab47-ee56a380e5e9" userProvider="AD" userName="Judith Barr"/>
        <t:Anchor>
          <t:Comment id="352497175"/>
        </t:Anchor>
        <t:SetTitle title="@Nicole Budrovich did you have thoughts on this update?"/>
      </t:Event>
      <t:Event id="{B2DDA394-6655-42E2-96EA-156340EF1872}" time="2024-05-03T21:57:31.136Z">
        <t:Attribution userId="S::NBudrovich@getty.edu::7cfe8573-6347-401b-a279-adc388690c5c" userProvider="AD" userName="Nicole Budrovich"/>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ct:contentTypeSchema xmlns:ct="http://schemas.microsoft.com/office/2006/metadata/contentType" xmlns:ma="http://schemas.microsoft.com/office/2006/metadata/properties/metaAttributes" ct:_="" ma:_="" ma:contentTypeName="Document" ma:contentTypeID="0x010100835DF0431B28A848A94C01BB6F2BDCB9" ma:contentTypeVersion="16" ma:contentTypeDescription="Create a new document." ma:contentTypeScope="" ma:versionID="6a78f05001540cfbb3ef8eaf1325c636">
  <xsd:schema xmlns:xsd="http://www.w3.org/2001/XMLSchema" xmlns:xs="http://www.w3.org/2001/XMLSchema" xmlns:p="http://schemas.microsoft.com/office/2006/metadata/properties" xmlns:ns3="875c37ad-675b-4c3d-92a0-fd1c7a6f35e1" xmlns:ns4="23a5a022-659b-49de-955f-b63ce15bc29d" targetNamespace="http://schemas.microsoft.com/office/2006/metadata/properties" ma:root="true" ma:fieldsID="59fe54785e590e31e85b529adec71007" ns3:_="" ns4:_="">
    <xsd:import namespace="875c37ad-675b-4c3d-92a0-fd1c7a6f35e1"/>
    <xsd:import namespace="23a5a022-659b-49de-955f-b63ce15bc29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ServiceOCR" minOccurs="0"/>
                <xsd:element ref="ns3:_activity"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c37ad-675b-4c3d-92a0-fd1c7a6f3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a5a022-659b-49de-955f-b63ce15bc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75c37ad-675b-4c3d-92a0-fd1c7a6f35e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198459-B136-5048-89D2-AEDF410DFA2E}">
  <ds:schemaRefs>
    <ds:schemaRef ds:uri="http://schemas.openxmlformats.org/officeDocument/2006/bibliography"/>
  </ds:schemaRefs>
</ds:datastoreItem>
</file>

<file path=customXml/itemProps2.xml><?xml version="1.0" encoding="utf-8"?>
<ds:datastoreItem xmlns:ds="http://schemas.openxmlformats.org/officeDocument/2006/customXml" ds:itemID="{6BA9F28B-C8E4-481B-B254-36E22FC6CB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c37ad-675b-4c3d-92a0-fd1c7a6f35e1"/>
    <ds:schemaRef ds:uri="23a5a022-659b-49de-955f-b63ce15bc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ACBB17-ADEF-451B-9DDB-4314A848A75A}">
  <ds:schemaRefs>
    <ds:schemaRef ds:uri="http://schemas.microsoft.com/office/2006/metadata/properties"/>
    <ds:schemaRef ds:uri="http://schemas.microsoft.com/office/infopath/2007/PartnerControls"/>
    <ds:schemaRef ds:uri="875c37ad-675b-4c3d-92a0-fd1c7a6f35e1"/>
  </ds:schemaRefs>
</ds:datastoreItem>
</file>

<file path=customXml/itemProps4.xml><?xml version="1.0" encoding="utf-8"?>
<ds:datastoreItem xmlns:ds="http://schemas.openxmlformats.org/officeDocument/2006/customXml" ds:itemID="{FD4498BC-9ABA-410E-B0FD-651BC5C7CA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89</Pages>
  <Words>29032</Words>
  <Characters>160843</Characters>
  <Application>Microsoft Office Word</Application>
  <DocSecurity>0</DocSecurity>
  <Lines>2203</Lines>
  <Paragraphs>475</Paragraphs>
  <ScaleCrop>false</ScaleCrop>
  <HeadingPairs>
    <vt:vector size="2" baseType="variant">
      <vt:variant>
        <vt:lpstr>Title</vt:lpstr>
      </vt:variant>
      <vt:variant>
        <vt:i4>1</vt:i4>
      </vt:variant>
    </vt:vector>
  </HeadingPairs>
  <TitlesOfParts>
    <vt:vector size="1" baseType="lpstr">
      <vt:lpstr/>
    </vt:vector>
  </TitlesOfParts>
  <Company>The J. Paul Getty Trust</Company>
  <LinksUpToDate>false</LinksUpToDate>
  <CharactersWithSpaces>189400</CharactersWithSpaces>
  <SharedDoc>false</SharedDoc>
  <HLinks>
    <vt:vector size="1506" baseType="variant">
      <vt:variant>
        <vt:i4>7536760</vt:i4>
      </vt:variant>
      <vt:variant>
        <vt:i4>147</vt:i4>
      </vt:variant>
      <vt:variant>
        <vt:i4>0</vt:i4>
      </vt:variant>
      <vt:variant>
        <vt:i4>5</vt:i4>
      </vt:variant>
      <vt:variant>
        <vt:lpwstr>https://www.getty.edu/art/collection/object/108GSK</vt:lpwstr>
      </vt:variant>
      <vt:variant>
        <vt:lpwstr/>
      </vt:variant>
      <vt:variant>
        <vt:i4>6357107</vt:i4>
      </vt:variant>
      <vt:variant>
        <vt:i4>144</vt:i4>
      </vt:variant>
      <vt:variant>
        <vt:i4>0</vt:i4>
      </vt:variant>
      <vt:variant>
        <vt:i4>5</vt:i4>
      </vt:variant>
      <vt:variant>
        <vt:lpwstr>https://www.getty.edu/art/collection/object/103SSM</vt:lpwstr>
      </vt:variant>
      <vt:variant>
        <vt:lpwstr/>
      </vt:variant>
      <vt:variant>
        <vt:i4>5963778</vt:i4>
      </vt:variant>
      <vt:variant>
        <vt:i4>141</vt:i4>
      </vt:variant>
      <vt:variant>
        <vt:i4>0</vt:i4>
      </vt:variant>
      <vt:variant>
        <vt:i4>5</vt:i4>
      </vt:variant>
      <vt:variant>
        <vt:lpwstr>https://67.ak.12/</vt:lpwstr>
      </vt:variant>
      <vt:variant>
        <vt:lpwstr/>
      </vt:variant>
      <vt:variant>
        <vt:i4>6684775</vt:i4>
      </vt:variant>
      <vt:variant>
        <vt:i4>138</vt:i4>
      </vt:variant>
      <vt:variant>
        <vt:i4>0</vt:i4>
      </vt:variant>
      <vt:variant>
        <vt:i4>5</vt:i4>
      </vt:variant>
      <vt:variant>
        <vt:lpwstr>https://www.getty.edu/art/collection/object/105XAA</vt:lpwstr>
      </vt:variant>
      <vt:variant>
        <vt:lpwstr/>
      </vt:variant>
      <vt:variant>
        <vt:i4>6946937</vt:i4>
      </vt:variant>
      <vt:variant>
        <vt:i4>135</vt:i4>
      </vt:variant>
      <vt:variant>
        <vt:i4>0</vt:i4>
      </vt:variant>
      <vt:variant>
        <vt:i4>5</vt:i4>
      </vt:variant>
      <vt:variant>
        <vt:lpwstr>https://www.getty.edu/art/collection/object/103SYF</vt:lpwstr>
      </vt:variant>
      <vt:variant>
        <vt:lpwstr/>
      </vt:variant>
      <vt:variant>
        <vt:i4>3670129</vt:i4>
      </vt:variant>
      <vt:variant>
        <vt:i4>132</vt:i4>
      </vt:variant>
      <vt:variant>
        <vt:i4>0</vt:i4>
      </vt:variant>
      <vt:variant>
        <vt:i4>5</vt:i4>
      </vt:variant>
      <vt:variant>
        <vt:lpwstr>https://www.getty.edu/art/collection/object/103SQ4</vt:lpwstr>
      </vt:variant>
      <vt:variant>
        <vt:lpwstr/>
      </vt:variant>
      <vt:variant>
        <vt:i4>6488179</vt:i4>
      </vt:variant>
      <vt:variant>
        <vt:i4>129</vt:i4>
      </vt:variant>
      <vt:variant>
        <vt:i4>0</vt:i4>
      </vt:variant>
      <vt:variant>
        <vt:i4>5</vt:i4>
      </vt:variant>
      <vt:variant>
        <vt:lpwstr>https://www.getty.edu/art/collection/object/103QSM</vt:lpwstr>
      </vt:variant>
      <vt:variant>
        <vt:lpwstr/>
      </vt:variant>
      <vt:variant>
        <vt:i4>3670129</vt:i4>
      </vt:variant>
      <vt:variant>
        <vt:i4>126</vt:i4>
      </vt:variant>
      <vt:variant>
        <vt:i4>0</vt:i4>
      </vt:variant>
      <vt:variant>
        <vt:i4>5</vt:i4>
      </vt:variant>
      <vt:variant>
        <vt:lpwstr>https://www.getty.edu/art/collection/object/103SQ4</vt:lpwstr>
      </vt:variant>
      <vt:variant>
        <vt:lpwstr/>
      </vt:variant>
      <vt:variant>
        <vt:i4>7274606</vt:i4>
      </vt:variant>
      <vt:variant>
        <vt:i4>123</vt:i4>
      </vt:variant>
      <vt:variant>
        <vt:i4>0</vt:i4>
      </vt:variant>
      <vt:variant>
        <vt:i4>5</vt:i4>
      </vt:variant>
      <vt:variant>
        <vt:lpwstr>https://www.getty.edu/art/collection/object/103SNC</vt:lpwstr>
      </vt:variant>
      <vt:variant>
        <vt:lpwstr/>
      </vt:variant>
      <vt:variant>
        <vt:i4>6684780</vt:i4>
      </vt:variant>
      <vt:variant>
        <vt:i4>120</vt:i4>
      </vt:variant>
      <vt:variant>
        <vt:i4>0</vt:i4>
      </vt:variant>
      <vt:variant>
        <vt:i4>5</vt:i4>
      </vt:variant>
      <vt:variant>
        <vt:lpwstr>https://www.getty.edu/art/collection/object/108HGQ</vt:lpwstr>
      </vt:variant>
      <vt:variant>
        <vt:lpwstr/>
      </vt:variant>
      <vt:variant>
        <vt:i4>7733300</vt:i4>
      </vt:variant>
      <vt:variant>
        <vt:i4>117</vt:i4>
      </vt:variant>
      <vt:variant>
        <vt:i4>0</vt:i4>
      </vt:variant>
      <vt:variant>
        <vt:i4>5</vt:i4>
      </vt:variant>
      <vt:variant>
        <vt:lpwstr>https://www.getty.edu/art/collection/object/104039</vt:lpwstr>
      </vt:variant>
      <vt:variant>
        <vt:lpwstr/>
      </vt:variant>
      <vt:variant>
        <vt:i4>7274600</vt:i4>
      </vt:variant>
      <vt:variant>
        <vt:i4>114</vt:i4>
      </vt:variant>
      <vt:variant>
        <vt:i4>0</vt:i4>
      </vt:variant>
      <vt:variant>
        <vt:i4>5</vt:i4>
      </vt:variant>
      <vt:variant>
        <vt:lpwstr>https://www.getty.edu/art/collection/object/103THD</vt:lpwstr>
      </vt:variant>
      <vt:variant>
        <vt:lpwstr/>
      </vt:variant>
      <vt:variant>
        <vt:i4>3276896</vt:i4>
      </vt:variant>
      <vt:variant>
        <vt:i4>111</vt:i4>
      </vt:variant>
      <vt:variant>
        <vt:i4>0</vt:i4>
      </vt:variant>
      <vt:variant>
        <vt:i4>5</vt:i4>
      </vt:variant>
      <vt:variant>
        <vt:lpwstr>https://www.getty.edu/art/collection/object/105XF5</vt:lpwstr>
      </vt:variant>
      <vt:variant>
        <vt:lpwstr/>
      </vt:variant>
      <vt:variant>
        <vt:i4>3276848</vt:i4>
      </vt:variant>
      <vt:variant>
        <vt:i4>108</vt:i4>
      </vt:variant>
      <vt:variant>
        <vt:i4>0</vt:i4>
      </vt:variant>
      <vt:variant>
        <vt:i4>5</vt:i4>
      </vt:variant>
      <vt:variant>
        <vt:lpwstr>https://www.getty.edu/art/collection/object/103T09</vt:lpwstr>
      </vt:variant>
      <vt:variant>
        <vt:lpwstr/>
      </vt:variant>
      <vt:variant>
        <vt:i4>6422635</vt:i4>
      </vt:variant>
      <vt:variant>
        <vt:i4>105</vt:i4>
      </vt:variant>
      <vt:variant>
        <vt:i4>0</vt:i4>
      </vt:variant>
      <vt:variant>
        <vt:i4>5</vt:i4>
      </vt:variant>
      <vt:variant>
        <vt:lpwstr>https://www.getty.edu/art/collection/object/109NAS</vt:lpwstr>
      </vt:variant>
      <vt:variant>
        <vt:lpwstr/>
      </vt:variant>
      <vt:variant>
        <vt:i4>3735610</vt:i4>
      </vt:variant>
      <vt:variant>
        <vt:i4>102</vt:i4>
      </vt:variant>
      <vt:variant>
        <vt:i4>0</vt:i4>
      </vt:variant>
      <vt:variant>
        <vt:i4>5</vt:i4>
      </vt:variant>
      <vt:variant>
        <vt:lpwstr>https://www.getty.edu/art/collection/object/109P06</vt:lpwstr>
      </vt:variant>
      <vt:variant>
        <vt:lpwstr/>
      </vt:variant>
      <vt:variant>
        <vt:i4>7864379</vt:i4>
      </vt:variant>
      <vt:variant>
        <vt:i4>99</vt:i4>
      </vt:variant>
      <vt:variant>
        <vt:i4>0</vt:i4>
      </vt:variant>
      <vt:variant>
        <vt:i4>5</vt:i4>
      </vt:variant>
      <vt:variant>
        <vt:lpwstr>https://www.getty.edu/art/collection/object/109215</vt:lpwstr>
      </vt:variant>
      <vt:variant>
        <vt:lpwstr/>
      </vt:variant>
      <vt:variant>
        <vt:i4>7929915</vt:i4>
      </vt:variant>
      <vt:variant>
        <vt:i4>96</vt:i4>
      </vt:variant>
      <vt:variant>
        <vt:i4>0</vt:i4>
      </vt:variant>
      <vt:variant>
        <vt:i4>5</vt:i4>
      </vt:variant>
      <vt:variant>
        <vt:lpwstr>https://www.getty.edu/art/collection/object/109214</vt:lpwstr>
      </vt:variant>
      <vt:variant>
        <vt:lpwstr/>
      </vt:variant>
      <vt:variant>
        <vt:i4>3866682</vt:i4>
      </vt:variant>
      <vt:variant>
        <vt:i4>93</vt:i4>
      </vt:variant>
      <vt:variant>
        <vt:i4>0</vt:i4>
      </vt:variant>
      <vt:variant>
        <vt:i4>5</vt:i4>
      </vt:variant>
      <vt:variant>
        <vt:lpwstr>https://www.getty.edu/art/collection/object/10920V</vt:lpwstr>
      </vt:variant>
      <vt:variant>
        <vt:lpwstr/>
      </vt:variant>
      <vt:variant>
        <vt:i4>2883643</vt:i4>
      </vt:variant>
      <vt:variant>
        <vt:i4>90</vt:i4>
      </vt:variant>
      <vt:variant>
        <vt:i4>0</vt:i4>
      </vt:variant>
      <vt:variant>
        <vt:i4>5</vt:i4>
      </vt:variant>
      <vt:variant>
        <vt:lpwstr>https://www.getty.edu/art/collection/object/10921A</vt:lpwstr>
      </vt:variant>
      <vt:variant>
        <vt:lpwstr/>
      </vt:variant>
      <vt:variant>
        <vt:i4>5767187</vt:i4>
      </vt:variant>
      <vt:variant>
        <vt:i4>87</vt:i4>
      </vt:variant>
      <vt:variant>
        <vt:i4>0</vt:i4>
      </vt:variant>
      <vt:variant>
        <vt:i4>5</vt:i4>
      </vt:variant>
      <vt:variant>
        <vt:lpwstr>https://www.getty.edu/art/collection/objects/212668/unknown-maker-imitation-early-cycladic-violin-shaped-figure-modern-20th-century/</vt:lpwstr>
      </vt:variant>
      <vt:variant>
        <vt:lpwstr/>
      </vt:variant>
      <vt:variant>
        <vt:i4>8323122</vt:i4>
      </vt:variant>
      <vt:variant>
        <vt:i4>84</vt:i4>
      </vt:variant>
      <vt:variant>
        <vt:i4>0</vt:i4>
      </vt:variant>
      <vt:variant>
        <vt:i4>5</vt:i4>
      </vt:variant>
      <vt:variant>
        <vt:lpwstr>https://www.getty.edu/art/collection/objects/212678/unknown-maker-statuette-of-a-horse-and-rider-greek-boeotian-7th-century-bc/</vt:lpwstr>
      </vt:variant>
      <vt:variant>
        <vt:lpwstr/>
      </vt:variant>
      <vt:variant>
        <vt:i4>6422637</vt:i4>
      </vt:variant>
      <vt:variant>
        <vt:i4>81</vt:i4>
      </vt:variant>
      <vt:variant>
        <vt:i4>0</vt:i4>
      </vt:variant>
      <vt:variant>
        <vt:i4>5</vt:i4>
      </vt:variant>
      <vt:variant>
        <vt:lpwstr>https://www.getty.edu/art/collection/object/105XKE</vt:lpwstr>
      </vt:variant>
      <vt:variant>
        <vt:lpwstr/>
      </vt:variant>
      <vt:variant>
        <vt:i4>3735605</vt:i4>
      </vt:variant>
      <vt:variant>
        <vt:i4>78</vt:i4>
      </vt:variant>
      <vt:variant>
        <vt:i4>0</vt:i4>
      </vt:variant>
      <vt:variant>
        <vt:i4>5</vt:i4>
      </vt:variant>
      <vt:variant>
        <vt:lpwstr>https://www.getty.edu/art/collection/object/10402V</vt:lpwstr>
      </vt:variant>
      <vt:variant>
        <vt:lpwstr/>
      </vt:variant>
      <vt:variant>
        <vt:i4>7274594</vt:i4>
      </vt:variant>
      <vt:variant>
        <vt:i4>75</vt:i4>
      </vt:variant>
      <vt:variant>
        <vt:i4>0</vt:i4>
      </vt:variant>
      <vt:variant>
        <vt:i4>5</vt:i4>
      </vt:variant>
      <vt:variant>
        <vt:lpwstr>https://www.getty.edu/art/collection/object/105XDH</vt:lpwstr>
      </vt:variant>
      <vt:variant>
        <vt:lpwstr/>
      </vt:variant>
      <vt:variant>
        <vt:i4>8323187</vt:i4>
      </vt:variant>
      <vt:variant>
        <vt:i4>72</vt:i4>
      </vt:variant>
      <vt:variant>
        <vt:i4>0</vt:i4>
      </vt:variant>
      <vt:variant>
        <vt:i4>5</vt:i4>
      </vt:variant>
      <vt:variant>
        <vt:lpwstr>https://www.getty.edu/art/collection/object/103QSQ</vt:lpwstr>
      </vt:variant>
      <vt:variant>
        <vt:lpwstr/>
      </vt:variant>
      <vt:variant>
        <vt:i4>8192108</vt:i4>
      </vt:variant>
      <vt:variant>
        <vt:i4>69</vt:i4>
      </vt:variant>
      <vt:variant>
        <vt:i4>0</vt:i4>
      </vt:variant>
      <vt:variant>
        <vt:i4>5</vt:i4>
      </vt:variant>
      <vt:variant>
        <vt:lpwstr>https://www.getty.edu/art/collection/object/108HGJ</vt:lpwstr>
      </vt:variant>
      <vt:variant>
        <vt:lpwstr/>
      </vt:variant>
      <vt:variant>
        <vt:i4>7012462</vt:i4>
      </vt:variant>
      <vt:variant>
        <vt:i4>66</vt:i4>
      </vt:variant>
      <vt:variant>
        <vt:i4>0</vt:i4>
      </vt:variant>
      <vt:variant>
        <vt:i4>5</vt:i4>
      </vt:variant>
      <vt:variant>
        <vt:lpwstr>https://www.getty.edu/art/collection/object/103SNG</vt:lpwstr>
      </vt:variant>
      <vt:variant>
        <vt:lpwstr/>
      </vt:variant>
      <vt:variant>
        <vt:i4>327701</vt:i4>
      </vt:variant>
      <vt:variant>
        <vt:i4>63</vt:i4>
      </vt:variant>
      <vt:variant>
        <vt:i4>0</vt:i4>
      </vt:variant>
      <vt:variant>
        <vt:i4>5</vt:i4>
      </vt:variant>
      <vt:variant>
        <vt:lpwstr>https://www.getty.edu/art/collection/objects/6501/unknown-maker-imitation-of-a-statuette-of-crouching-aphrodite-modern-20th-century/</vt:lpwstr>
      </vt:variant>
      <vt:variant>
        <vt:lpwstr/>
      </vt:variant>
      <vt:variant>
        <vt:i4>7733296</vt:i4>
      </vt:variant>
      <vt:variant>
        <vt:i4>60</vt:i4>
      </vt:variant>
      <vt:variant>
        <vt:i4>0</vt:i4>
      </vt:variant>
      <vt:variant>
        <vt:i4>5</vt:i4>
      </vt:variant>
      <vt:variant>
        <vt:lpwstr>https://www.getty.edu/art/collection/object/106158</vt:lpwstr>
      </vt:variant>
      <vt:variant>
        <vt:lpwstr/>
      </vt:variant>
      <vt:variant>
        <vt:i4>8323176</vt:i4>
      </vt:variant>
      <vt:variant>
        <vt:i4>57</vt:i4>
      </vt:variant>
      <vt:variant>
        <vt:i4>0</vt:i4>
      </vt:variant>
      <vt:variant>
        <vt:i4>5</vt:i4>
      </vt:variant>
      <vt:variant>
        <vt:lpwstr>https://www.getty.edu/art/collection/objects/7598/attributed-to-kleophrades-painter-attic-red-figure-volute-krater-greek-attic-500-480-bc/</vt:lpwstr>
      </vt:variant>
      <vt:variant>
        <vt:lpwstr/>
      </vt:variant>
      <vt:variant>
        <vt:i4>1310784</vt:i4>
      </vt:variant>
      <vt:variant>
        <vt:i4>54</vt:i4>
      </vt:variant>
      <vt:variant>
        <vt:i4>0</vt:i4>
      </vt:variant>
      <vt:variant>
        <vt:i4>5</vt:i4>
      </vt:variant>
      <vt:variant>
        <vt:lpwstr>https://www.getty.edu/art/collection/objects/8518/unknown-maker-statuette-of-a-sacrificing-woman-etruscan-4th-3rd-century-bc/</vt:lpwstr>
      </vt:variant>
      <vt:variant>
        <vt:lpwstr/>
      </vt:variant>
      <vt:variant>
        <vt:i4>7209073</vt:i4>
      </vt:variant>
      <vt:variant>
        <vt:i4>51</vt:i4>
      </vt:variant>
      <vt:variant>
        <vt:i4>0</vt:i4>
      </vt:variant>
      <vt:variant>
        <vt:i4>5</vt:i4>
      </vt:variant>
      <vt:variant>
        <vt:lpwstr>https://www.getty.edu/art/collection/object/103TQE</vt:lpwstr>
      </vt:variant>
      <vt:variant>
        <vt:lpwstr/>
      </vt:variant>
      <vt:variant>
        <vt:i4>917516</vt:i4>
      </vt:variant>
      <vt:variant>
        <vt:i4>48</vt:i4>
      </vt:variant>
      <vt:variant>
        <vt:i4>0</vt:i4>
      </vt:variant>
      <vt:variant>
        <vt:i4>5</vt:i4>
      </vt:variant>
      <vt:variant>
        <vt:lpwstr>https://www.getty.edu/art/collection/objects/10760/unknown-maker-attic-red-figure-askos-greek-attic-about-410-bc/</vt:lpwstr>
      </vt:variant>
      <vt:variant>
        <vt:lpwstr/>
      </vt:variant>
      <vt:variant>
        <vt:i4>3342381</vt:i4>
      </vt:variant>
      <vt:variant>
        <vt:i4>45</vt:i4>
      </vt:variant>
      <vt:variant>
        <vt:i4>0</vt:i4>
      </vt:variant>
      <vt:variant>
        <vt:i4>5</vt:i4>
      </vt:variant>
      <vt:variant>
        <vt:lpwstr>https://www.getty.edu/art/collection/objects/10350/attributed-to-the-owl-pillar-group-campanian-neck-amphora-south-italian-campanian-early-5th-century-bc/</vt:lpwstr>
      </vt:variant>
      <vt:variant>
        <vt:lpwstr/>
      </vt:variant>
      <vt:variant>
        <vt:i4>458777</vt:i4>
      </vt:variant>
      <vt:variant>
        <vt:i4>42</vt:i4>
      </vt:variant>
      <vt:variant>
        <vt:i4>0</vt:i4>
      </vt:variant>
      <vt:variant>
        <vt:i4>5</vt:i4>
      </vt:variant>
      <vt:variant>
        <vt:lpwstr>https://www.getty.edu/art/collection/objects/6481/unknown-maker-statuette-of-bast-in-the-form-of-a-cat-ptolemaic-egyptian-4th-1st-century-bc/</vt:lpwstr>
      </vt:variant>
      <vt:variant>
        <vt:lpwstr/>
      </vt:variant>
      <vt:variant>
        <vt:i4>6946916</vt:i4>
      </vt:variant>
      <vt:variant>
        <vt:i4>39</vt:i4>
      </vt:variant>
      <vt:variant>
        <vt:i4>0</vt:i4>
      </vt:variant>
      <vt:variant>
        <vt:i4>5</vt:i4>
      </vt:variant>
      <vt:variant>
        <vt:lpwstr>https://www.getty.edu/art/collection/objects/11420/unknown-maker-attic-black-figure-band-skyphos-fragment-joins-to-82ae4072-greek-attic-540-530-bc/</vt:lpwstr>
      </vt:variant>
      <vt:variant>
        <vt:lpwstr/>
      </vt:variant>
      <vt:variant>
        <vt:i4>3080245</vt:i4>
      </vt:variant>
      <vt:variant>
        <vt:i4>36</vt:i4>
      </vt:variant>
      <vt:variant>
        <vt:i4>0</vt:i4>
      </vt:variant>
      <vt:variant>
        <vt:i4>5</vt:i4>
      </vt:variant>
      <vt:variant>
        <vt:lpwstr>https://www.getty.edu/art/collection/objects/103225/unknown-maker-epichysis-greek-attic-4th-century-bc/</vt:lpwstr>
      </vt:variant>
      <vt:variant>
        <vt:lpwstr/>
      </vt:variant>
      <vt:variant>
        <vt:i4>4128865</vt:i4>
      </vt:variant>
      <vt:variant>
        <vt:i4>33</vt:i4>
      </vt:variant>
      <vt:variant>
        <vt:i4>0</vt:i4>
      </vt:variant>
      <vt:variant>
        <vt:i4>5</vt:i4>
      </vt:variant>
      <vt:variant>
        <vt:lpwstr>https://www.getty.edu/art/collection/object/103VA6</vt:lpwstr>
      </vt:variant>
      <vt:variant>
        <vt:lpwstr/>
      </vt:variant>
      <vt:variant>
        <vt:i4>7929957</vt:i4>
      </vt:variant>
      <vt:variant>
        <vt:i4>30</vt:i4>
      </vt:variant>
      <vt:variant>
        <vt:i4>0</vt:i4>
      </vt:variant>
      <vt:variant>
        <vt:i4>5</vt:i4>
      </vt:variant>
      <vt:variant>
        <vt:lpwstr>https://www.getty.edu/art/collection/object/1146B1</vt:lpwstr>
      </vt:variant>
      <vt:variant>
        <vt:lpwstr/>
      </vt:variant>
      <vt:variant>
        <vt:i4>1245207</vt:i4>
      </vt:variant>
      <vt:variant>
        <vt:i4>27</vt:i4>
      </vt:variant>
      <vt:variant>
        <vt:i4>0</vt:i4>
      </vt:variant>
      <vt:variant>
        <vt:i4>5</vt:i4>
      </vt:variant>
      <vt:variant>
        <vt:lpwstr>https://www.getty.edu/art/collection/objects/7305/unknown-maker-statuette-of-an-ape-with-its-baby-greek-boeotian-mid-6th-century-bc/</vt:lpwstr>
      </vt:variant>
      <vt:variant>
        <vt:lpwstr/>
      </vt:variant>
      <vt:variant>
        <vt:i4>8257655</vt:i4>
      </vt:variant>
      <vt:variant>
        <vt:i4>24</vt:i4>
      </vt:variant>
      <vt:variant>
        <vt:i4>0</vt:i4>
      </vt:variant>
      <vt:variant>
        <vt:i4>5</vt:i4>
      </vt:variant>
      <vt:variant>
        <vt:lpwstr>https://www.getty.edu/art/collection/object/105YQX</vt:lpwstr>
      </vt:variant>
      <vt:variant>
        <vt:lpwstr/>
      </vt:variant>
      <vt:variant>
        <vt:i4>5373954</vt:i4>
      </vt:variant>
      <vt:variant>
        <vt:i4>21</vt:i4>
      </vt:variant>
      <vt:variant>
        <vt:i4>0</vt:i4>
      </vt:variant>
      <vt:variant>
        <vt:i4>5</vt:i4>
      </vt:variant>
      <vt:variant>
        <vt:lpwstr>https://www.getty.edu/art/collection/objects/12081/attributed-to-the-brygos-painter-attic-red-figure-cup-type-b-greek-attic-about-480-bc/</vt:lpwstr>
      </vt:variant>
      <vt:variant>
        <vt:lpwstr/>
      </vt:variant>
      <vt:variant>
        <vt:i4>6750318</vt:i4>
      </vt:variant>
      <vt:variant>
        <vt:i4>18</vt:i4>
      </vt:variant>
      <vt:variant>
        <vt:i4>0</vt:i4>
      </vt:variant>
      <vt:variant>
        <vt:i4>5</vt:i4>
      </vt:variant>
      <vt:variant>
        <vt:lpwstr>https://www.getty.edu/art/collection/objects/32139/unknown-maker-cypriot-black-on-red-ware-plate-cypriot-about-550-450-bc/</vt:lpwstr>
      </vt:variant>
      <vt:variant>
        <vt:lpwstr/>
      </vt:variant>
      <vt:variant>
        <vt:i4>1179662</vt:i4>
      </vt:variant>
      <vt:variant>
        <vt:i4>15</vt:i4>
      </vt:variant>
      <vt:variant>
        <vt:i4>0</vt:i4>
      </vt:variant>
      <vt:variant>
        <vt:i4>5</vt:i4>
      </vt:variant>
      <vt:variant>
        <vt:lpwstr>https://www.getty.edu/art/collection/objects/124811/unknown-maker-group-of-attic-red-figure-psykter-fragments-2-greek-attic-about-510-bc/</vt:lpwstr>
      </vt:variant>
      <vt:variant>
        <vt:lpwstr/>
      </vt:variant>
      <vt:variant>
        <vt:i4>6684770</vt:i4>
      </vt:variant>
      <vt:variant>
        <vt:i4>12</vt:i4>
      </vt:variant>
      <vt:variant>
        <vt:i4>0</vt:i4>
      </vt:variant>
      <vt:variant>
        <vt:i4>5</vt:i4>
      </vt:variant>
      <vt:variant>
        <vt:lpwstr>https://www.getty.edu/art/collection/objects/8636/unknown-maker-herm-of-hermes-roman-second-half-of-1st-century-ad/</vt:lpwstr>
      </vt:variant>
      <vt:variant>
        <vt:lpwstr/>
      </vt:variant>
      <vt:variant>
        <vt:i4>4128869</vt:i4>
      </vt:variant>
      <vt:variant>
        <vt:i4>9</vt:i4>
      </vt:variant>
      <vt:variant>
        <vt:i4>0</vt:i4>
      </vt:variant>
      <vt:variant>
        <vt:i4>5</vt:i4>
      </vt:variant>
      <vt:variant>
        <vt:lpwstr>https://www.getty.edu/art/collection/object/105XC8</vt:lpwstr>
      </vt:variant>
      <vt:variant>
        <vt:lpwstr/>
      </vt:variant>
      <vt:variant>
        <vt:i4>3407985</vt:i4>
      </vt:variant>
      <vt:variant>
        <vt:i4>6</vt:i4>
      </vt:variant>
      <vt:variant>
        <vt:i4>0</vt:i4>
      </vt:variant>
      <vt:variant>
        <vt:i4>5</vt:i4>
      </vt:variant>
      <vt:variant>
        <vt:lpwstr>https://www.getty.edu/art/collection/object/103SQ8</vt:lpwstr>
      </vt:variant>
      <vt:variant>
        <vt:lpwstr/>
      </vt:variant>
      <vt:variant>
        <vt:i4>2293887</vt:i4>
      </vt:variant>
      <vt:variant>
        <vt:i4>3</vt:i4>
      </vt:variant>
      <vt:variant>
        <vt:i4>0</vt:i4>
      </vt:variant>
      <vt:variant>
        <vt:i4>5</vt:i4>
      </vt:variant>
      <vt:variant>
        <vt:lpwstr>https://www.getty.edu/art/collection/objects/9477/unknown-maker-group-of-greek-roman-etruscan-engraved-gems-and-rings-218-18th-century-2nd-century-bc/</vt:lpwstr>
      </vt:variant>
      <vt:variant>
        <vt:lpwstr/>
      </vt:variant>
      <vt:variant>
        <vt:i4>7274594</vt:i4>
      </vt:variant>
      <vt:variant>
        <vt:i4>0</vt:i4>
      </vt:variant>
      <vt:variant>
        <vt:i4>0</vt:i4>
      </vt:variant>
      <vt:variant>
        <vt:i4>5</vt:i4>
      </vt:variant>
      <vt:variant>
        <vt:lpwstr>https://www.getty.edu/art/collection/object/105XDH</vt:lpwstr>
      </vt:variant>
      <vt:variant>
        <vt:lpwstr/>
      </vt:variant>
      <vt:variant>
        <vt:i4>1179663</vt:i4>
      </vt:variant>
      <vt:variant>
        <vt:i4>66</vt:i4>
      </vt:variant>
      <vt:variant>
        <vt:i4>0</vt:i4>
      </vt:variant>
      <vt:variant>
        <vt:i4>5</vt:i4>
      </vt:variant>
      <vt:variant>
        <vt:lpwstr>https://www.getty.edu/museum/deaccessioning/</vt:lpwstr>
      </vt:variant>
      <vt:variant>
        <vt:lpwstr/>
      </vt:variant>
      <vt:variant>
        <vt:i4>327725</vt:i4>
      </vt:variant>
      <vt:variant>
        <vt:i4>63</vt:i4>
      </vt:variant>
      <vt:variant>
        <vt:i4>0</vt:i4>
      </vt:variant>
      <vt:variant>
        <vt:i4>5</vt:i4>
      </vt:variant>
      <vt:variant>
        <vt:lpwstr>mailto:NBudrovich@getty.edu</vt:lpwstr>
      </vt:variant>
      <vt:variant>
        <vt:lpwstr/>
      </vt:variant>
      <vt:variant>
        <vt:i4>5242973</vt:i4>
      </vt:variant>
      <vt:variant>
        <vt:i4>60</vt:i4>
      </vt:variant>
      <vt:variant>
        <vt:i4>0</vt:i4>
      </vt:variant>
      <vt:variant>
        <vt:i4>5</vt:i4>
      </vt:variant>
      <vt:variant>
        <vt:lpwstr>https://www.aam-us.org/programs/resource-library/collections-stewardship-resources/deaccessioning-disposal/</vt:lpwstr>
      </vt:variant>
      <vt:variant>
        <vt:lpwstr>:~:text=The%20practice%20of%20deaccessioning%20an,disposed%20of%20by%20various%20means)</vt:lpwstr>
      </vt:variant>
      <vt:variant>
        <vt:i4>6357057</vt:i4>
      </vt:variant>
      <vt:variant>
        <vt:i4>57</vt:i4>
      </vt:variant>
      <vt:variant>
        <vt:i4>0</vt:i4>
      </vt:variant>
      <vt:variant>
        <vt:i4>5</vt:i4>
      </vt:variant>
      <vt:variant>
        <vt:lpwstr>mailto:JBarr@getty.edu</vt:lpwstr>
      </vt:variant>
      <vt:variant>
        <vt:lpwstr/>
      </vt:variant>
      <vt:variant>
        <vt:i4>327725</vt:i4>
      </vt:variant>
      <vt:variant>
        <vt:i4>54</vt:i4>
      </vt:variant>
      <vt:variant>
        <vt:i4>0</vt:i4>
      </vt:variant>
      <vt:variant>
        <vt:i4>5</vt:i4>
      </vt:variant>
      <vt:variant>
        <vt:lpwstr>mailto:NBudrovich@getty.edu</vt:lpwstr>
      </vt:variant>
      <vt:variant>
        <vt:lpwstr/>
      </vt:variant>
      <vt:variant>
        <vt:i4>6357057</vt:i4>
      </vt:variant>
      <vt:variant>
        <vt:i4>51</vt:i4>
      </vt:variant>
      <vt:variant>
        <vt:i4>0</vt:i4>
      </vt:variant>
      <vt:variant>
        <vt:i4>5</vt:i4>
      </vt:variant>
      <vt:variant>
        <vt:lpwstr>mailto:JBarr@getty.edu</vt:lpwstr>
      </vt:variant>
      <vt:variant>
        <vt:lpwstr/>
      </vt:variant>
      <vt:variant>
        <vt:i4>327725</vt:i4>
      </vt:variant>
      <vt:variant>
        <vt:i4>48</vt:i4>
      </vt:variant>
      <vt:variant>
        <vt:i4>0</vt:i4>
      </vt:variant>
      <vt:variant>
        <vt:i4>5</vt:i4>
      </vt:variant>
      <vt:variant>
        <vt:lpwstr>mailto:NBudrovich@getty.edu</vt:lpwstr>
      </vt:variant>
      <vt:variant>
        <vt:lpwstr/>
      </vt:variant>
      <vt:variant>
        <vt:i4>6357057</vt:i4>
      </vt:variant>
      <vt:variant>
        <vt:i4>45</vt:i4>
      </vt:variant>
      <vt:variant>
        <vt:i4>0</vt:i4>
      </vt:variant>
      <vt:variant>
        <vt:i4>5</vt:i4>
      </vt:variant>
      <vt:variant>
        <vt:lpwstr>mailto:JBarr@getty.edu</vt:lpwstr>
      </vt:variant>
      <vt:variant>
        <vt:lpwstr/>
      </vt:variant>
      <vt:variant>
        <vt:i4>6357057</vt:i4>
      </vt:variant>
      <vt:variant>
        <vt:i4>42</vt:i4>
      </vt:variant>
      <vt:variant>
        <vt:i4>0</vt:i4>
      </vt:variant>
      <vt:variant>
        <vt:i4>5</vt:i4>
      </vt:variant>
      <vt:variant>
        <vt:lpwstr>mailto:JBarr@getty.edu</vt:lpwstr>
      </vt:variant>
      <vt:variant>
        <vt:lpwstr/>
      </vt:variant>
      <vt:variant>
        <vt:i4>6357057</vt:i4>
      </vt:variant>
      <vt:variant>
        <vt:i4>39</vt:i4>
      </vt:variant>
      <vt:variant>
        <vt:i4>0</vt:i4>
      </vt:variant>
      <vt:variant>
        <vt:i4>5</vt:i4>
      </vt:variant>
      <vt:variant>
        <vt:lpwstr>mailto:JBarr@getty.edu</vt:lpwstr>
      </vt:variant>
      <vt:variant>
        <vt:lpwstr/>
      </vt:variant>
      <vt:variant>
        <vt:i4>327725</vt:i4>
      </vt:variant>
      <vt:variant>
        <vt:i4>36</vt:i4>
      </vt:variant>
      <vt:variant>
        <vt:i4>0</vt:i4>
      </vt:variant>
      <vt:variant>
        <vt:i4>5</vt:i4>
      </vt:variant>
      <vt:variant>
        <vt:lpwstr>mailto:NBudrovich@getty.edu</vt:lpwstr>
      </vt:variant>
      <vt:variant>
        <vt:lpwstr/>
      </vt:variant>
      <vt:variant>
        <vt:i4>327725</vt:i4>
      </vt:variant>
      <vt:variant>
        <vt:i4>33</vt:i4>
      </vt:variant>
      <vt:variant>
        <vt:i4>0</vt:i4>
      </vt:variant>
      <vt:variant>
        <vt:i4>5</vt:i4>
      </vt:variant>
      <vt:variant>
        <vt:lpwstr>mailto:NBudrovich@getty.edu</vt:lpwstr>
      </vt:variant>
      <vt:variant>
        <vt:lpwstr/>
      </vt:variant>
      <vt:variant>
        <vt:i4>327725</vt:i4>
      </vt:variant>
      <vt:variant>
        <vt:i4>30</vt:i4>
      </vt:variant>
      <vt:variant>
        <vt:i4>0</vt:i4>
      </vt:variant>
      <vt:variant>
        <vt:i4>5</vt:i4>
      </vt:variant>
      <vt:variant>
        <vt:lpwstr>mailto:NBudrovich@getty.edu</vt:lpwstr>
      </vt:variant>
      <vt:variant>
        <vt:lpwstr/>
      </vt:variant>
      <vt:variant>
        <vt:i4>6357057</vt:i4>
      </vt:variant>
      <vt:variant>
        <vt:i4>27</vt:i4>
      </vt:variant>
      <vt:variant>
        <vt:i4>0</vt:i4>
      </vt:variant>
      <vt:variant>
        <vt:i4>5</vt:i4>
      </vt:variant>
      <vt:variant>
        <vt:lpwstr>mailto:JBarr@getty.edu</vt:lpwstr>
      </vt:variant>
      <vt:variant>
        <vt:lpwstr/>
      </vt:variant>
      <vt:variant>
        <vt:i4>327725</vt:i4>
      </vt:variant>
      <vt:variant>
        <vt:i4>24</vt:i4>
      </vt:variant>
      <vt:variant>
        <vt:i4>0</vt:i4>
      </vt:variant>
      <vt:variant>
        <vt:i4>5</vt:i4>
      </vt:variant>
      <vt:variant>
        <vt:lpwstr>mailto:NBudrovich@getty.edu</vt:lpwstr>
      </vt:variant>
      <vt:variant>
        <vt:lpwstr/>
      </vt:variant>
      <vt:variant>
        <vt:i4>6357057</vt:i4>
      </vt:variant>
      <vt:variant>
        <vt:i4>21</vt:i4>
      </vt:variant>
      <vt:variant>
        <vt:i4>0</vt:i4>
      </vt:variant>
      <vt:variant>
        <vt:i4>5</vt:i4>
      </vt:variant>
      <vt:variant>
        <vt:lpwstr>mailto:JBarr@getty.edu</vt:lpwstr>
      </vt:variant>
      <vt:variant>
        <vt:lpwstr/>
      </vt:variant>
      <vt:variant>
        <vt:i4>6619201</vt:i4>
      </vt:variant>
      <vt:variant>
        <vt:i4>18</vt:i4>
      </vt:variant>
      <vt:variant>
        <vt:i4>0</vt:i4>
      </vt:variant>
      <vt:variant>
        <vt:i4>5</vt:i4>
      </vt:variant>
      <vt:variant>
        <vt:lpwstr>mailto:DSaunders@getty.edu</vt:lpwstr>
      </vt:variant>
      <vt:variant>
        <vt:lpwstr/>
      </vt:variant>
      <vt:variant>
        <vt:i4>6357057</vt:i4>
      </vt:variant>
      <vt:variant>
        <vt:i4>15</vt:i4>
      </vt:variant>
      <vt:variant>
        <vt:i4>0</vt:i4>
      </vt:variant>
      <vt:variant>
        <vt:i4>5</vt:i4>
      </vt:variant>
      <vt:variant>
        <vt:lpwstr>mailto:JBarr@getty.edu</vt:lpwstr>
      </vt:variant>
      <vt:variant>
        <vt:lpwstr/>
      </vt:variant>
      <vt:variant>
        <vt:i4>6357057</vt:i4>
      </vt:variant>
      <vt:variant>
        <vt:i4>12</vt:i4>
      </vt:variant>
      <vt:variant>
        <vt:i4>0</vt:i4>
      </vt:variant>
      <vt:variant>
        <vt:i4>5</vt:i4>
      </vt:variant>
      <vt:variant>
        <vt:lpwstr>mailto:JBarr@getty.edu</vt:lpwstr>
      </vt:variant>
      <vt:variant>
        <vt:lpwstr/>
      </vt:variant>
      <vt:variant>
        <vt:i4>6357057</vt:i4>
      </vt:variant>
      <vt:variant>
        <vt:i4>9</vt:i4>
      </vt:variant>
      <vt:variant>
        <vt:i4>0</vt:i4>
      </vt:variant>
      <vt:variant>
        <vt:i4>5</vt:i4>
      </vt:variant>
      <vt:variant>
        <vt:lpwstr>mailto:JBarr@getty.edu</vt:lpwstr>
      </vt:variant>
      <vt:variant>
        <vt:lpwstr/>
      </vt:variant>
      <vt:variant>
        <vt:i4>327725</vt:i4>
      </vt:variant>
      <vt:variant>
        <vt:i4>6</vt:i4>
      </vt:variant>
      <vt:variant>
        <vt:i4>0</vt:i4>
      </vt:variant>
      <vt:variant>
        <vt:i4>5</vt:i4>
      </vt:variant>
      <vt:variant>
        <vt:lpwstr>mailto:NBudrovich@getty.edu</vt:lpwstr>
      </vt:variant>
      <vt:variant>
        <vt:lpwstr/>
      </vt:variant>
      <vt:variant>
        <vt:i4>6357057</vt:i4>
      </vt:variant>
      <vt:variant>
        <vt:i4>3</vt:i4>
      </vt:variant>
      <vt:variant>
        <vt:i4>0</vt:i4>
      </vt:variant>
      <vt:variant>
        <vt:i4>5</vt:i4>
      </vt:variant>
      <vt:variant>
        <vt:lpwstr>mailto:JBarr@getty.edu</vt:lpwstr>
      </vt:variant>
      <vt:variant>
        <vt:lpwstr/>
      </vt:variant>
      <vt:variant>
        <vt:i4>327725</vt:i4>
      </vt:variant>
      <vt:variant>
        <vt:i4>0</vt:i4>
      </vt:variant>
      <vt:variant>
        <vt:i4>0</vt:i4>
      </vt:variant>
      <vt:variant>
        <vt:i4>5</vt:i4>
      </vt:variant>
      <vt:variant>
        <vt:lpwstr>mailto:NBudrovich@getty.edu</vt:lpwstr>
      </vt:variant>
      <vt:variant>
        <vt:lpwstr/>
      </vt:variant>
      <vt:variant>
        <vt:i4>1704012</vt:i4>
      </vt:variant>
      <vt:variant>
        <vt:i4>534</vt:i4>
      </vt:variant>
      <vt:variant>
        <vt:i4>0</vt:i4>
      </vt:variant>
      <vt:variant>
        <vt:i4>5</vt:i4>
      </vt:variant>
      <vt:variant>
        <vt:lpwstr>https://www.mfa.org/collections/provenance/ownership-resolutions</vt:lpwstr>
      </vt:variant>
      <vt:variant>
        <vt:lpwstr/>
      </vt:variant>
      <vt:variant>
        <vt:i4>7340153</vt:i4>
      </vt:variant>
      <vt:variant>
        <vt:i4>531</vt:i4>
      </vt:variant>
      <vt:variant>
        <vt:i4>0</vt:i4>
      </vt:variant>
      <vt:variant>
        <vt:i4>5</vt:i4>
      </vt:variant>
      <vt:variant>
        <vt:lpwstr>https://sanantonio.emuseum.com/collections</vt:lpwstr>
      </vt:variant>
      <vt:variant>
        <vt:lpwstr/>
      </vt:variant>
      <vt:variant>
        <vt:i4>4980749</vt:i4>
      </vt:variant>
      <vt:variant>
        <vt:i4>528</vt:i4>
      </vt:variant>
      <vt:variant>
        <vt:i4>0</vt:i4>
      </vt:variant>
      <vt:variant>
        <vt:i4>5</vt:i4>
      </vt:variant>
      <vt:variant>
        <vt:lpwstr>https://collections.mfa.org/search/Objects/deaccessioned%3Atrue/</vt:lpwstr>
      </vt:variant>
      <vt:variant>
        <vt:lpwstr/>
      </vt:variant>
      <vt:variant>
        <vt:i4>5767248</vt:i4>
      </vt:variant>
      <vt:variant>
        <vt:i4>525</vt:i4>
      </vt:variant>
      <vt:variant>
        <vt:i4>0</vt:i4>
      </vt:variant>
      <vt:variant>
        <vt:i4>5</vt:i4>
      </vt:variant>
      <vt:variant>
        <vt:lpwstr>https://carlos.emory.edu/greek-2024-repatriations</vt:lpwstr>
      </vt:variant>
      <vt:variant>
        <vt:lpwstr/>
      </vt:variant>
      <vt:variant>
        <vt:i4>4194392</vt:i4>
      </vt:variant>
      <vt:variant>
        <vt:i4>522</vt:i4>
      </vt:variant>
      <vt:variant>
        <vt:i4>0</vt:i4>
      </vt:variant>
      <vt:variant>
        <vt:i4>5</vt:i4>
      </vt:variant>
      <vt:variant>
        <vt:lpwstr>https://carlos.emory.edu/italy-2023-repatriation</vt:lpwstr>
      </vt:variant>
      <vt:variant>
        <vt:lpwstr/>
      </vt:variant>
      <vt:variant>
        <vt:i4>4128882</vt:i4>
      </vt:variant>
      <vt:variant>
        <vt:i4>519</vt:i4>
      </vt:variant>
      <vt:variant>
        <vt:i4>0</vt:i4>
      </vt:variant>
      <vt:variant>
        <vt:i4>5</vt:i4>
      </vt:variant>
      <vt:variant>
        <vt:lpwstr>https://portlandartmuseum.org/collection/deaccessions/</vt:lpwstr>
      </vt:variant>
      <vt:variant>
        <vt:lpwstr/>
      </vt:variant>
      <vt:variant>
        <vt:i4>3276897</vt:i4>
      </vt:variant>
      <vt:variant>
        <vt:i4>516</vt:i4>
      </vt:variant>
      <vt:variant>
        <vt:i4>0</vt:i4>
      </vt:variant>
      <vt:variant>
        <vt:i4>5</vt:i4>
      </vt:variant>
      <vt:variant>
        <vt:lpwstr>https://www1.seattleartmuseum.org/deaccessions</vt:lpwstr>
      </vt:variant>
      <vt:variant>
        <vt:lpwstr/>
      </vt:variant>
      <vt:variant>
        <vt:i4>2883624</vt:i4>
      </vt:variant>
      <vt:variant>
        <vt:i4>513</vt:i4>
      </vt:variant>
      <vt:variant>
        <vt:i4>0</vt:i4>
      </vt:variant>
      <vt:variant>
        <vt:i4>5</vt:i4>
      </vt:variant>
      <vt:variant>
        <vt:lpwstr>https://www.clevelandart.org/art/collections/deaccessioned;</vt:lpwstr>
      </vt:variant>
      <vt:variant>
        <vt:lpwstr/>
      </vt:variant>
      <vt:variant>
        <vt:i4>6357055</vt:i4>
      </vt:variant>
      <vt:variant>
        <vt:i4>510</vt:i4>
      </vt:variant>
      <vt:variant>
        <vt:i4>0</vt:i4>
      </vt:variant>
      <vt:variant>
        <vt:i4>5</vt:i4>
      </vt:variant>
      <vt:variant>
        <vt:lpwstr>https://dma.org/art/deaccessioned-artworks</vt:lpwstr>
      </vt:variant>
      <vt:variant>
        <vt:lpwstr/>
      </vt:variant>
      <vt:variant>
        <vt:i4>6488169</vt:i4>
      </vt:variant>
      <vt:variant>
        <vt:i4>507</vt:i4>
      </vt:variant>
      <vt:variant>
        <vt:i4>0</vt:i4>
      </vt:variant>
      <vt:variant>
        <vt:i4>5</vt:i4>
      </vt:variant>
      <vt:variant>
        <vt:lpwstr>https://www.aamg-us.org/wp/wp-content/uploads/2019/07/AAMG-Professional-Practices-2018-web-FINAL-rev043018.pdf%22https:/www.aamg-us.org/wp/wp-content/uploads/2019/07/AAMG-Professional-Practices-2018-web-FINAL-rev043018.pdf</vt:lpwstr>
      </vt:variant>
      <vt:variant>
        <vt:lpwstr/>
      </vt:variant>
      <vt:variant>
        <vt:i4>7340123</vt:i4>
      </vt:variant>
      <vt:variant>
        <vt:i4>504</vt:i4>
      </vt:variant>
      <vt:variant>
        <vt:i4>0</vt:i4>
      </vt:variant>
      <vt:variant>
        <vt:i4>5</vt:i4>
      </vt:variant>
      <vt:variant>
        <vt:lpwstr>https://cms.aamd.org/sites/default/files/document/Professional Practices 2011 rev 2.2.23_0.pdf</vt:lpwstr>
      </vt:variant>
      <vt:variant>
        <vt:lpwstr/>
      </vt:variant>
      <vt:variant>
        <vt:i4>8192110</vt:i4>
      </vt:variant>
      <vt:variant>
        <vt:i4>501</vt:i4>
      </vt:variant>
      <vt:variant>
        <vt:i4>0</vt:i4>
      </vt:variant>
      <vt:variant>
        <vt:i4>5</vt:i4>
      </vt:variant>
      <vt:variant>
        <vt:lpwstr>https://collections.smvk.se/carlotta-mhm/web/object/3102883</vt:lpwstr>
      </vt:variant>
      <vt:variant>
        <vt:lpwstr/>
      </vt:variant>
      <vt:variant>
        <vt:i4>7995493</vt:i4>
      </vt:variant>
      <vt:variant>
        <vt:i4>498</vt:i4>
      </vt:variant>
      <vt:variant>
        <vt:i4>0</vt:i4>
      </vt:variant>
      <vt:variant>
        <vt:i4>5</vt:i4>
      </vt:variant>
      <vt:variant>
        <vt:lpwstr>https://www.getty.edu/art/collection/object/103WER</vt:lpwstr>
      </vt:variant>
      <vt:variant>
        <vt:lpwstr/>
      </vt:variant>
      <vt:variant>
        <vt:i4>1703947</vt:i4>
      </vt:variant>
      <vt:variant>
        <vt:i4>495</vt:i4>
      </vt:variant>
      <vt:variant>
        <vt:i4>0</vt:i4>
      </vt:variant>
      <vt:variant>
        <vt:i4>5</vt:i4>
      </vt:variant>
      <vt:variant>
        <vt:lpwstr>https://digitalbenin.org/</vt:lpwstr>
      </vt:variant>
      <vt:variant>
        <vt:lpwstr/>
      </vt:variant>
      <vt:variant>
        <vt:i4>4587535</vt:i4>
      </vt:variant>
      <vt:variant>
        <vt:i4>492</vt:i4>
      </vt:variant>
      <vt:variant>
        <vt:i4>0</vt:i4>
      </vt:variant>
      <vt:variant>
        <vt:i4>5</vt:i4>
      </vt:variant>
      <vt:variant>
        <vt:lpwstr>https://www.getty.edu/art/collection/objects/130351/unknown-maker-statuette-of-a-bull-roman-25-bc-ad-79/</vt:lpwstr>
      </vt:variant>
      <vt:variant>
        <vt:lpwstr/>
      </vt:variant>
      <vt:variant>
        <vt:i4>4522067</vt:i4>
      </vt:variant>
      <vt:variant>
        <vt:i4>489</vt:i4>
      </vt:variant>
      <vt:variant>
        <vt:i4>0</vt:i4>
      </vt:variant>
      <vt:variant>
        <vt:i4>5</vt:i4>
      </vt:variant>
      <vt:variant>
        <vt:lpwstr>https://web.archive.org/</vt:lpwstr>
      </vt:variant>
      <vt:variant>
        <vt:lpwstr/>
      </vt:variant>
      <vt:variant>
        <vt:i4>6553720</vt:i4>
      </vt:variant>
      <vt:variant>
        <vt:i4>486</vt:i4>
      </vt:variant>
      <vt:variant>
        <vt:i4>0</vt:i4>
      </vt:variant>
      <vt:variant>
        <vt:i4>5</vt:i4>
      </vt:variant>
      <vt:variant>
        <vt:lpwstr>https://manhattanda.org/d-a-bragg-returns-58-stolen-antiquities-to-the-people-of-italy/</vt:lpwstr>
      </vt:variant>
      <vt:variant>
        <vt:lpwstr/>
      </vt:variant>
      <vt:variant>
        <vt:i4>7274533</vt:i4>
      </vt:variant>
      <vt:variant>
        <vt:i4>483</vt:i4>
      </vt:variant>
      <vt:variant>
        <vt:i4>0</vt:i4>
      </vt:variant>
      <vt:variant>
        <vt:i4>5</vt:i4>
      </vt:variant>
      <vt:variant>
        <vt:lpwstr>https://www.metmuseum.org/art/collection/search/257883</vt:lpwstr>
      </vt:variant>
      <vt:variant>
        <vt:lpwstr/>
      </vt:variant>
      <vt:variant>
        <vt:i4>2359335</vt:i4>
      </vt:variant>
      <vt:variant>
        <vt:i4>480</vt:i4>
      </vt:variant>
      <vt:variant>
        <vt:i4>0</vt:i4>
      </vt:variant>
      <vt:variant>
        <vt:i4>5</vt:i4>
      </vt:variant>
      <vt:variant>
        <vt:lpwstr>http://www.thepeerage.com/</vt:lpwstr>
      </vt:variant>
      <vt:variant>
        <vt:lpwstr/>
      </vt:variant>
      <vt:variant>
        <vt:i4>131077</vt:i4>
      </vt:variant>
      <vt:variant>
        <vt:i4>477</vt:i4>
      </vt:variant>
      <vt:variant>
        <vt:i4>0</vt:i4>
      </vt:variant>
      <vt:variant>
        <vt:i4>5</vt:i4>
      </vt:variant>
      <vt:variant>
        <vt:lpwstr>https://www.christies.com/lot/lot-227064/</vt:lpwstr>
      </vt:variant>
      <vt:variant>
        <vt:lpwstr/>
      </vt:variant>
      <vt:variant>
        <vt:i4>7536760</vt:i4>
      </vt:variant>
      <vt:variant>
        <vt:i4>474</vt:i4>
      </vt:variant>
      <vt:variant>
        <vt:i4>0</vt:i4>
      </vt:variant>
      <vt:variant>
        <vt:i4>5</vt:i4>
      </vt:variant>
      <vt:variant>
        <vt:lpwstr>https://www.getty.edu/art/collection/object/108GSK</vt:lpwstr>
      </vt:variant>
      <vt:variant>
        <vt:lpwstr/>
      </vt:variant>
      <vt:variant>
        <vt:i4>4456520</vt:i4>
      </vt:variant>
      <vt:variant>
        <vt:i4>471</vt:i4>
      </vt:variant>
      <vt:variant>
        <vt:i4>0</vt:i4>
      </vt:variant>
      <vt:variant>
        <vt:i4>5</vt:i4>
      </vt:variant>
      <vt:variant>
        <vt:lpwstr>https://artmuseum.princeton.edu/collections/objects/24513</vt:lpwstr>
      </vt:variant>
      <vt:variant>
        <vt:lpwstr/>
      </vt:variant>
      <vt:variant>
        <vt:i4>6357107</vt:i4>
      </vt:variant>
      <vt:variant>
        <vt:i4>468</vt:i4>
      </vt:variant>
      <vt:variant>
        <vt:i4>0</vt:i4>
      </vt:variant>
      <vt:variant>
        <vt:i4>5</vt:i4>
      </vt:variant>
      <vt:variant>
        <vt:lpwstr>https://www.getty.edu/art/collection/object/103SSM</vt:lpwstr>
      </vt:variant>
      <vt:variant>
        <vt:lpwstr/>
      </vt:variant>
      <vt:variant>
        <vt:i4>7274559</vt:i4>
      </vt:variant>
      <vt:variant>
        <vt:i4>465</vt:i4>
      </vt:variant>
      <vt:variant>
        <vt:i4>0</vt:i4>
      </vt:variant>
      <vt:variant>
        <vt:i4>5</vt:i4>
      </vt:variant>
      <vt:variant>
        <vt:lpwstr>https://www.getty.edu/art/collection/object/105X9H</vt:lpwstr>
      </vt:variant>
      <vt:variant>
        <vt:lpwstr/>
      </vt:variant>
      <vt:variant>
        <vt:i4>7274559</vt:i4>
      </vt:variant>
      <vt:variant>
        <vt:i4>459</vt:i4>
      </vt:variant>
      <vt:variant>
        <vt:i4>0</vt:i4>
      </vt:variant>
      <vt:variant>
        <vt:i4>5</vt:i4>
      </vt:variant>
      <vt:variant>
        <vt:lpwstr>https://www.getty.edu/art/collection/object/105X9H</vt:lpwstr>
      </vt:variant>
      <vt:variant>
        <vt:lpwstr/>
      </vt:variant>
      <vt:variant>
        <vt:i4>5963778</vt:i4>
      </vt:variant>
      <vt:variant>
        <vt:i4>457</vt:i4>
      </vt:variant>
      <vt:variant>
        <vt:i4>0</vt:i4>
      </vt:variant>
      <vt:variant>
        <vt:i4>5</vt:i4>
      </vt:variant>
      <vt:variant>
        <vt:lpwstr>https://67.ak.12/</vt:lpwstr>
      </vt:variant>
      <vt:variant>
        <vt:lpwstr/>
      </vt:variant>
      <vt:variant>
        <vt:i4>5963778</vt:i4>
      </vt:variant>
      <vt:variant>
        <vt:i4>455</vt:i4>
      </vt:variant>
      <vt:variant>
        <vt:i4>0</vt:i4>
      </vt:variant>
      <vt:variant>
        <vt:i4>5</vt:i4>
      </vt:variant>
      <vt:variant>
        <vt:lpwstr>https://67.ak.12/</vt:lpwstr>
      </vt:variant>
      <vt:variant>
        <vt:lpwstr/>
      </vt:variant>
      <vt:variant>
        <vt:i4>5963778</vt:i4>
      </vt:variant>
      <vt:variant>
        <vt:i4>453</vt:i4>
      </vt:variant>
      <vt:variant>
        <vt:i4>0</vt:i4>
      </vt:variant>
      <vt:variant>
        <vt:i4>5</vt:i4>
      </vt:variant>
      <vt:variant>
        <vt:lpwstr>https://67.ak.12/</vt:lpwstr>
      </vt:variant>
      <vt:variant>
        <vt:lpwstr/>
      </vt:variant>
      <vt:variant>
        <vt:i4>6684775</vt:i4>
      </vt:variant>
      <vt:variant>
        <vt:i4>450</vt:i4>
      </vt:variant>
      <vt:variant>
        <vt:i4>0</vt:i4>
      </vt:variant>
      <vt:variant>
        <vt:i4>5</vt:i4>
      </vt:variant>
      <vt:variant>
        <vt:lpwstr>https://www.getty.edu/art/collection/object/105XAA</vt:lpwstr>
      </vt:variant>
      <vt:variant>
        <vt:lpwstr/>
      </vt:variant>
      <vt:variant>
        <vt:i4>6946937</vt:i4>
      </vt:variant>
      <vt:variant>
        <vt:i4>447</vt:i4>
      </vt:variant>
      <vt:variant>
        <vt:i4>0</vt:i4>
      </vt:variant>
      <vt:variant>
        <vt:i4>5</vt:i4>
      </vt:variant>
      <vt:variant>
        <vt:lpwstr>https://www.getty.edu/art/collection/object/103SYF</vt:lpwstr>
      </vt:variant>
      <vt:variant>
        <vt:lpwstr/>
      </vt:variant>
      <vt:variant>
        <vt:i4>3014756</vt:i4>
      </vt:variant>
      <vt:variant>
        <vt:i4>444</vt:i4>
      </vt:variant>
      <vt:variant>
        <vt:i4>0</vt:i4>
      </vt:variant>
      <vt:variant>
        <vt:i4>5</vt:i4>
      </vt:variant>
      <vt:variant>
        <vt:lpwstr>https://historical.ha.com/itm/judaica/archaeology/egypt-time-of-akhenaten-1353-1336-bce-a-pair-of-antelope-horns-from-amarna-excavations-total-2-items-/a/6170-52033.s</vt:lpwstr>
      </vt:variant>
      <vt:variant>
        <vt:lpwstr/>
      </vt:variant>
      <vt:variant>
        <vt:i4>3670129</vt:i4>
      </vt:variant>
      <vt:variant>
        <vt:i4>441</vt:i4>
      </vt:variant>
      <vt:variant>
        <vt:i4>0</vt:i4>
      </vt:variant>
      <vt:variant>
        <vt:i4>5</vt:i4>
      </vt:variant>
      <vt:variant>
        <vt:lpwstr>https://www.getty.edu/art/collection/object/103SQ4</vt:lpwstr>
      </vt:variant>
      <vt:variant>
        <vt:lpwstr/>
      </vt:variant>
      <vt:variant>
        <vt:i4>6488179</vt:i4>
      </vt:variant>
      <vt:variant>
        <vt:i4>438</vt:i4>
      </vt:variant>
      <vt:variant>
        <vt:i4>0</vt:i4>
      </vt:variant>
      <vt:variant>
        <vt:i4>5</vt:i4>
      </vt:variant>
      <vt:variant>
        <vt:lpwstr>https://www.getty.edu/art/collection/object/103QSM</vt:lpwstr>
      </vt:variant>
      <vt:variant>
        <vt:lpwstr/>
      </vt:variant>
      <vt:variant>
        <vt:i4>6029329</vt:i4>
      </vt:variant>
      <vt:variant>
        <vt:i4>435</vt:i4>
      </vt:variant>
      <vt:variant>
        <vt:i4>0</vt:i4>
      </vt:variant>
      <vt:variant>
        <vt:i4>5</vt:i4>
      </vt:variant>
      <vt:variant>
        <vt:lpwstr>https://gallia.cnrs.fr/en/issues/gallia-supplements/mosaics/</vt:lpwstr>
      </vt:variant>
      <vt:variant>
        <vt:lpwstr/>
      </vt:variant>
      <vt:variant>
        <vt:i4>6488179</vt:i4>
      </vt:variant>
      <vt:variant>
        <vt:i4>432</vt:i4>
      </vt:variant>
      <vt:variant>
        <vt:i4>0</vt:i4>
      </vt:variant>
      <vt:variant>
        <vt:i4>5</vt:i4>
      </vt:variant>
      <vt:variant>
        <vt:lpwstr>https://www.getty.edu/art/collection/object/103QSM</vt:lpwstr>
      </vt:variant>
      <vt:variant>
        <vt:lpwstr/>
      </vt:variant>
      <vt:variant>
        <vt:i4>786461</vt:i4>
      </vt:variant>
      <vt:variant>
        <vt:i4>429</vt:i4>
      </vt:variant>
      <vt:variant>
        <vt:i4>0</vt:i4>
      </vt:variant>
      <vt:variant>
        <vt:i4>5</vt:i4>
      </vt:variant>
      <vt:variant>
        <vt:lpwstr>http://vrc.princeton.edu/researchphotographs/s/antioch/item/27354</vt:lpwstr>
      </vt:variant>
      <vt:variant>
        <vt:lpwstr/>
      </vt:variant>
      <vt:variant>
        <vt:i4>589853</vt:i4>
      </vt:variant>
      <vt:variant>
        <vt:i4>426</vt:i4>
      </vt:variant>
      <vt:variant>
        <vt:i4>0</vt:i4>
      </vt:variant>
      <vt:variant>
        <vt:i4>5</vt:i4>
      </vt:variant>
      <vt:variant>
        <vt:lpwstr>http://vrc.princeton.edu/researchphotographs/s/antioch/page/introduction</vt:lpwstr>
      </vt:variant>
      <vt:variant>
        <vt:lpwstr/>
      </vt:variant>
      <vt:variant>
        <vt:i4>3670129</vt:i4>
      </vt:variant>
      <vt:variant>
        <vt:i4>423</vt:i4>
      </vt:variant>
      <vt:variant>
        <vt:i4>0</vt:i4>
      </vt:variant>
      <vt:variant>
        <vt:i4>5</vt:i4>
      </vt:variant>
      <vt:variant>
        <vt:lpwstr>https://www.getty.edu/art/collection/object/103SQ4</vt:lpwstr>
      </vt:variant>
      <vt:variant>
        <vt:lpwstr/>
      </vt:variant>
      <vt:variant>
        <vt:i4>5242885</vt:i4>
      </vt:variant>
      <vt:variant>
        <vt:i4>420</vt:i4>
      </vt:variant>
      <vt:variant>
        <vt:i4>0</vt:i4>
      </vt:variant>
      <vt:variant>
        <vt:i4>5</vt:i4>
      </vt:variant>
      <vt:variant>
        <vt:lpwstr>https://www.dainst.org/en/who-we-are/history/the-dais-history-of-publications</vt:lpwstr>
      </vt:variant>
      <vt:variant>
        <vt:lpwstr/>
      </vt:variant>
      <vt:variant>
        <vt:i4>6357107</vt:i4>
      </vt:variant>
      <vt:variant>
        <vt:i4>417</vt:i4>
      </vt:variant>
      <vt:variant>
        <vt:i4>0</vt:i4>
      </vt:variant>
      <vt:variant>
        <vt:i4>5</vt:i4>
      </vt:variant>
      <vt:variant>
        <vt:lpwstr>https://www.getty.edu/art/collection/object/103SSM</vt:lpwstr>
      </vt:variant>
      <vt:variant>
        <vt:lpwstr/>
      </vt:variant>
      <vt:variant>
        <vt:i4>1310742</vt:i4>
      </vt:variant>
      <vt:variant>
        <vt:i4>414</vt:i4>
      </vt:variant>
      <vt:variant>
        <vt:i4>0</vt:i4>
      </vt:variant>
      <vt:variant>
        <vt:i4>5</vt:i4>
      </vt:variant>
      <vt:variant>
        <vt:lpwstr>https://www.brooklynmuseum.org/opencollection/research/provenance</vt:lpwstr>
      </vt:variant>
      <vt:variant>
        <vt:lpwstr/>
      </vt:variant>
      <vt:variant>
        <vt:i4>2687019</vt:i4>
      </vt:variant>
      <vt:variant>
        <vt:i4>411</vt:i4>
      </vt:variant>
      <vt:variant>
        <vt:i4>0</vt:i4>
      </vt:variant>
      <vt:variant>
        <vt:i4>5</vt:i4>
      </vt:variant>
      <vt:variant>
        <vt:lpwstr>https://hoodmuseum.dartmouth.edu/objects/2007.70.1</vt:lpwstr>
      </vt:variant>
      <vt:variant>
        <vt:lpwstr/>
      </vt:variant>
      <vt:variant>
        <vt:i4>5308432</vt:i4>
      </vt:variant>
      <vt:variant>
        <vt:i4>408</vt:i4>
      </vt:variant>
      <vt:variant>
        <vt:i4>0</vt:i4>
      </vt:variant>
      <vt:variant>
        <vt:i4>5</vt:i4>
      </vt:variant>
      <vt:variant>
        <vt:lpwstr>https://sammlung.staedelmuseum.de/en/concept</vt:lpwstr>
      </vt:variant>
      <vt:variant>
        <vt:lpwstr/>
      </vt:variant>
      <vt:variant>
        <vt:i4>7471140</vt:i4>
      </vt:variant>
      <vt:variant>
        <vt:i4>405</vt:i4>
      </vt:variant>
      <vt:variant>
        <vt:i4>0</vt:i4>
      </vt:variant>
      <vt:variant>
        <vt:i4>5</vt:i4>
      </vt:variant>
      <vt:variant>
        <vt:lpwstr>https://artgallery.yale.edu/provenance/antiquities</vt:lpwstr>
      </vt:variant>
      <vt:variant>
        <vt:lpwstr/>
      </vt:variant>
      <vt:variant>
        <vt:i4>5636183</vt:i4>
      </vt:variant>
      <vt:variant>
        <vt:i4>402</vt:i4>
      </vt:variant>
      <vt:variant>
        <vt:i4>0</vt:i4>
      </vt:variant>
      <vt:variant>
        <vt:i4>5</vt:i4>
      </vt:variant>
      <vt:variant>
        <vt:lpwstr>https://www.metmuseum.org/art/collection/search?searchField=All&amp;showOnly=NEprovenance&amp;sortBy=Relevance&amp;pageSize=0</vt:lpwstr>
      </vt:variant>
      <vt:variant>
        <vt:lpwstr/>
      </vt:variant>
      <vt:variant>
        <vt:i4>7929979</vt:i4>
      </vt:variant>
      <vt:variant>
        <vt:i4>399</vt:i4>
      </vt:variant>
      <vt:variant>
        <vt:i4>0</vt:i4>
      </vt:variant>
      <vt:variant>
        <vt:i4>5</vt:i4>
      </vt:variant>
      <vt:variant>
        <vt:lpwstr>https://www.getty.edu/art/collection/search?nazi_era_gaps=true</vt:lpwstr>
      </vt:variant>
      <vt:variant>
        <vt:lpwstr/>
      </vt:variant>
      <vt:variant>
        <vt:i4>6357105</vt:i4>
      </vt:variant>
      <vt:variant>
        <vt:i4>396</vt:i4>
      </vt:variant>
      <vt:variant>
        <vt:i4>0</vt:i4>
      </vt:variant>
      <vt:variant>
        <vt:i4>5</vt:i4>
      </vt:variant>
      <vt:variant>
        <vt:lpwstr>https://www.getty.edu/art/collection/object/103SQM</vt:lpwstr>
      </vt:variant>
      <vt:variant>
        <vt:lpwstr/>
      </vt:variant>
      <vt:variant>
        <vt:i4>196622</vt:i4>
      </vt:variant>
      <vt:variant>
        <vt:i4>393</vt:i4>
      </vt:variant>
      <vt:variant>
        <vt:i4>0</vt:i4>
      </vt:variant>
      <vt:variant>
        <vt:i4>5</vt:i4>
      </vt:variant>
      <vt:variant>
        <vt:lpwstr>https://www.getty.edu/vow/AATHierarchy?find=methods+of+acquisition&amp;logic=AND&amp;note=&amp;page=1&amp;subjectid=300417634</vt:lpwstr>
      </vt:variant>
      <vt:variant>
        <vt:lpwstr/>
      </vt:variant>
      <vt:variant>
        <vt:i4>4587541</vt:i4>
      </vt:variant>
      <vt:variant>
        <vt:i4>390</vt:i4>
      </vt:variant>
      <vt:variant>
        <vt:i4>0</vt:i4>
      </vt:variant>
      <vt:variant>
        <vt:i4>5</vt:i4>
      </vt:variant>
      <vt:variant>
        <vt:lpwstr>https://www.getty.edu/research/tools/vocabularies/obtain/openrefine.html</vt:lpwstr>
      </vt:variant>
      <vt:variant>
        <vt:lpwstr/>
      </vt:variant>
      <vt:variant>
        <vt:i4>2293807</vt:i4>
      </vt:variant>
      <vt:variant>
        <vt:i4>387</vt:i4>
      </vt:variant>
      <vt:variant>
        <vt:i4>0</vt:i4>
      </vt:variant>
      <vt:variant>
        <vt:i4>5</vt:i4>
      </vt:variant>
      <vt:variant>
        <vt:lpwstr>https://www.getty.edu/research/tools/vocabularies/aat/</vt:lpwstr>
      </vt:variant>
      <vt:variant>
        <vt:lpwstr/>
      </vt:variant>
      <vt:variant>
        <vt:i4>65627</vt:i4>
      </vt:variant>
      <vt:variant>
        <vt:i4>384</vt:i4>
      </vt:variant>
      <vt:variant>
        <vt:i4>0</vt:i4>
      </vt:variant>
      <vt:variant>
        <vt:i4>5</vt:i4>
      </vt:variant>
      <vt:variant>
        <vt:lpwstr>https://www.leuphana.de/en/institutes/ipk/provenance-lab.html</vt:lpwstr>
      </vt:variant>
      <vt:variant>
        <vt:lpwstr/>
      </vt:variant>
      <vt:variant>
        <vt:i4>3866658</vt:i4>
      </vt:variant>
      <vt:variant>
        <vt:i4>381</vt:i4>
      </vt:variant>
      <vt:variant>
        <vt:i4>0</vt:i4>
      </vt:variant>
      <vt:variant>
        <vt:i4>5</vt:i4>
      </vt:variant>
      <vt:variant>
        <vt:lpwstr>https://cidoc-crm.org/</vt:lpwstr>
      </vt:variant>
      <vt:variant>
        <vt:lpwstr/>
      </vt:variant>
      <vt:variant>
        <vt:i4>8192045</vt:i4>
      </vt:variant>
      <vt:variant>
        <vt:i4>378</vt:i4>
      </vt:variant>
      <vt:variant>
        <vt:i4>0</vt:i4>
      </vt:variant>
      <vt:variant>
        <vt:i4>5</vt:i4>
      </vt:variant>
      <vt:variant>
        <vt:lpwstr>http://www.museumprovenance.org/reference/standard/</vt:lpwstr>
      </vt:variant>
      <vt:variant>
        <vt:lpwstr/>
      </vt:variant>
      <vt:variant>
        <vt:i4>5177420</vt:i4>
      </vt:variant>
      <vt:variant>
        <vt:i4>375</vt:i4>
      </vt:variant>
      <vt:variant>
        <vt:i4>0</vt:i4>
      </vt:variant>
      <vt:variant>
        <vt:i4>5</vt:i4>
      </vt:variant>
      <vt:variant>
        <vt:lpwstr>https://fragmentarium.ms/</vt:lpwstr>
      </vt:variant>
      <vt:variant>
        <vt:lpwstr/>
      </vt:variant>
      <vt:variant>
        <vt:i4>8323187</vt:i4>
      </vt:variant>
      <vt:variant>
        <vt:i4>372</vt:i4>
      </vt:variant>
      <vt:variant>
        <vt:i4>0</vt:i4>
      </vt:variant>
      <vt:variant>
        <vt:i4>5</vt:i4>
      </vt:variant>
      <vt:variant>
        <vt:lpwstr>https://www.getty.edu/art/collection/object/103QSQ</vt:lpwstr>
      </vt:variant>
      <vt:variant>
        <vt:lpwstr/>
      </vt:variant>
      <vt:variant>
        <vt:i4>6684783</vt:i4>
      </vt:variant>
      <vt:variant>
        <vt:i4>369</vt:i4>
      </vt:variant>
      <vt:variant>
        <vt:i4>0</vt:i4>
      </vt:variant>
      <vt:variant>
        <vt:i4>5</vt:i4>
      </vt:variant>
      <vt:variant>
        <vt:lpwstr>https://www.getty.edu/art/collection/object/109MET</vt:lpwstr>
      </vt:variant>
      <vt:variant>
        <vt:lpwstr/>
      </vt:variant>
      <vt:variant>
        <vt:i4>8323187</vt:i4>
      </vt:variant>
      <vt:variant>
        <vt:i4>366</vt:i4>
      </vt:variant>
      <vt:variant>
        <vt:i4>0</vt:i4>
      </vt:variant>
      <vt:variant>
        <vt:i4>5</vt:i4>
      </vt:variant>
      <vt:variant>
        <vt:lpwstr>https://www.getty.edu/art/collection/object/103QSQ</vt:lpwstr>
      </vt:variant>
      <vt:variant>
        <vt:lpwstr/>
      </vt:variant>
      <vt:variant>
        <vt:i4>458846</vt:i4>
      </vt:variant>
      <vt:variant>
        <vt:i4>363</vt:i4>
      </vt:variant>
      <vt:variant>
        <vt:i4>0</vt:i4>
      </vt:variant>
      <vt:variant>
        <vt:i4>5</vt:i4>
      </vt:variant>
      <vt:variant>
        <vt:lpwstr>https://linked.art/model/</vt:lpwstr>
      </vt:variant>
      <vt:variant>
        <vt:lpwstr/>
      </vt:variant>
      <vt:variant>
        <vt:i4>2818159</vt:i4>
      </vt:variant>
      <vt:variant>
        <vt:i4>360</vt:i4>
      </vt:variant>
      <vt:variant>
        <vt:i4>0</vt:i4>
      </vt:variant>
      <vt:variant>
        <vt:i4>5</vt:i4>
      </vt:variant>
      <vt:variant>
        <vt:lpwstr>https://www.getty.edu/museum/provenance/index.html</vt:lpwstr>
      </vt:variant>
      <vt:variant>
        <vt:lpwstr/>
      </vt:variant>
      <vt:variant>
        <vt:i4>7274606</vt:i4>
      </vt:variant>
      <vt:variant>
        <vt:i4>357</vt:i4>
      </vt:variant>
      <vt:variant>
        <vt:i4>0</vt:i4>
      </vt:variant>
      <vt:variant>
        <vt:i4>5</vt:i4>
      </vt:variant>
      <vt:variant>
        <vt:lpwstr>https://www.getty.edu/art/collection/object/103SNC</vt:lpwstr>
      </vt:variant>
      <vt:variant>
        <vt:lpwstr/>
      </vt:variant>
      <vt:variant>
        <vt:i4>1769503</vt:i4>
      </vt:variant>
      <vt:variant>
        <vt:i4>354</vt:i4>
      </vt:variant>
      <vt:variant>
        <vt:i4>0</vt:i4>
      </vt:variant>
      <vt:variant>
        <vt:i4>5</vt:i4>
      </vt:variant>
      <vt:variant>
        <vt:lpwstr>https://storymaps.arcgis.com/collections/00b60a9fac234dfda9e02e58549ac5c7</vt:lpwstr>
      </vt:variant>
      <vt:variant>
        <vt:lpwstr/>
      </vt:variant>
      <vt:variant>
        <vt:i4>4849751</vt:i4>
      </vt:variant>
      <vt:variant>
        <vt:i4>351</vt:i4>
      </vt:variant>
      <vt:variant>
        <vt:i4>0</vt:i4>
      </vt:variant>
      <vt:variant>
        <vt:i4>5</vt:i4>
      </vt:variant>
      <vt:variant>
        <vt:lpwstr>https://fowler.ucla.edu/exhibitions/particular-histories/</vt:lpwstr>
      </vt:variant>
      <vt:variant>
        <vt:lpwstr/>
      </vt:variant>
      <vt:variant>
        <vt:i4>6291552</vt:i4>
      </vt:variant>
      <vt:variant>
        <vt:i4>348</vt:i4>
      </vt:variant>
      <vt:variant>
        <vt:i4>0</vt:i4>
      </vt:variant>
      <vt:variant>
        <vt:i4>5</vt:i4>
      </vt:variant>
      <vt:variant>
        <vt:lpwstr>https://mam.org/exhibitions/details/bouguereau-and-america.php</vt:lpwstr>
      </vt:variant>
      <vt:variant>
        <vt:lpwstr/>
      </vt:variant>
      <vt:variant>
        <vt:i4>3473520</vt:i4>
      </vt:variant>
      <vt:variant>
        <vt:i4>345</vt:i4>
      </vt:variant>
      <vt:variant>
        <vt:i4>0</vt:i4>
      </vt:variant>
      <vt:variant>
        <vt:i4>5</vt:i4>
      </vt:variant>
      <vt:variant>
        <vt:lpwstr>https://www.mauritshuis.nl/en/what-s-on/exhibitions/loot/</vt:lpwstr>
      </vt:variant>
      <vt:variant>
        <vt:lpwstr>journey-through-history</vt:lpwstr>
      </vt:variant>
      <vt:variant>
        <vt:i4>7471140</vt:i4>
      </vt:variant>
      <vt:variant>
        <vt:i4>342</vt:i4>
      </vt:variant>
      <vt:variant>
        <vt:i4>0</vt:i4>
      </vt:variant>
      <vt:variant>
        <vt:i4>5</vt:i4>
      </vt:variant>
      <vt:variant>
        <vt:lpwstr>https://carlos.emory.edu/den-antiquity</vt:lpwstr>
      </vt:variant>
      <vt:variant>
        <vt:lpwstr/>
      </vt:variant>
      <vt:variant>
        <vt:i4>3407931</vt:i4>
      </vt:variant>
      <vt:variant>
        <vt:i4>339</vt:i4>
      </vt:variant>
      <vt:variant>
        <vt:i4>0</vt:i4>
      </vt:variant>
      <vt:variant>
        <vt:i4>5</vt:i4>
      </vt:variant>
      <vt:variant>
        <vt:lpwstr>https://www.getty.edu/projects/open-data-apis/</vt:lpwstr>
      </vt:variant>
      <vt:variant>
        <vt:lpwstr/>
      </vt:variant>
      <vt:variant>
        <vt:i4>6291509</vt:i4>
      </vt:variant>
      <vt:variant>
        <vt:i4>336</vt:i4>
      </vt:variant>
      <vt:variant>
        <vt:i4>0</vt:i4>
      </vt:variant>
      <vt:variant>
        <vt:i4>5</vt:i4>
      </vt:variant>
      <vt:variant>
        <vt:lpwstr>https://data.getty.edu/museum/collection/docs/</vt:lpwstr>
      </vt:variant>
      <vt:variant>
        <vt:lpwstr/>
      </vt:variant>
      <vt:variant>
        <vt:i4>6684780</vt:i4>
      </vt:variant>
      <vt:variant>
        <vt:i4>333</vt:i4>
      </vt:variant>
      <vt:variant>
        <vt:i4>0</vt:i4>
      </vt:variant>
      <vt:variant>
        <vt:i4>5</vt:i4>
      </vt:variant>
      <vt:variant>
        <vt:lpwstr>https://www.getty.edu/art/collection/object/108HGQ</vt:lpwstr>
      </vt:variant>
      <vt:variant>
        <vt:lpwstr/>
      </vt:variant>
      <vt:variant>
        <vt:i4>7733300</vt:i4>
      </vt:variant>
      <vt:variant>
        <vt:i4>330</vt:i4>
      </vt:variant>
      <vt:variant>
        <vt:i4>0</vt:i4>
      </vt:variant>
      <vt:variant>
        <vt:i4>5</vt:i4>
      </vt:variant>
      <vt:variant>
        <vt:lpwstr>https://www.getty.edu/art/collection/object/104039</vt:lpwstr>
      </vt:variant>
      <vt:variant>
        <vt:lpwstr/>
      </vt:variant>
      <vt:variant>
        <vt:i4>8257655</vt:i4>
      </vt:variant>
      <vt:variant>
        <vt:i4>327</vt:i4>
      </vt:variant>
      <vt:variant>
        <vt:i4>0</vt:i4>
      </vt:variant>
      <vt:variant>
        <vt:i4>5</vt:i4>
      </vt:variant>
      <vt:variant>
        <vt:lpwstr>https://www.getty.edu/art/collection/object/105YQX</vt:lpwstr>
      </vt:variant>
      <vt:variant>
        <vt:lpwstr/>
      </vt:variant>
      <vt:variant>
        <vt:i4>6553698</vt:i4>
      </vt:variant>
      <vt:variant>
        <vt:i4>324</vt:i4>
      </vt:variant>
      <vt:variant>
        <vt:i4>0</vt:i4>
      </vt:variant>
      <vt:variant>
        <vt:i4>5</vt:i4>
      </vt:variant>
      <vt:variant>
        <vt:lpwstr>https://www.getty.edu/art/collection/object/105XDC</vt:lpwstr>
      </vt:variant>
      <vt:variant>
        <vt:lpwstr/>
      </vt:variant>
      <vt:variant>
        <vt:i4>3604489</vt:i4>
      </vt:variant>
      <vt:variant>
        <vt:i4>321</vt:i4>
      </vt:variant>
      <vt:variant>
        <vt:i4>0</vt:i4>
      </vt:variant>
      <vt:variant>
        <vt:i4>5</vt:i4>
      </vt:variant>
      <vt:variant>
        <vt:lpwstr>https://www.frick.org/interact/miniseries/women_legacies</vt:lpwstr>
      </vt:variant>
      <vt:variant>
        <vt:lpwstr/>
      </vt:variant>
      <vt:variant>
        <vt:i4>8257651</vt:i4>
      </vt:variant>
      <vt:variant>
        <vt:i4>318</vt:i4>
      </vt:variant>
      <vt:variant>
        <vt:i4>0</vt:i4>
      </vt:variant>
      <vt:variant>
        <vt:i4>5</vt:i4>
      </vt:variant>
      <vt:variant>
        <vt:lpwstr>https://www.getty.edu/research/special_collections/oral_histories/index.html</vt:lpwstr>
      </vt:variant>
      <vt:variant>
        <vt:lpwstr/>
      </vt:variant>
      <vt:variant>
        <vt:i4>1376262</vt:i4>
      </vt:variant>
      <vt:variant>
        <vt:i4>315</vt:i4>
      </vt:variant>
      <vt:variant>
        <vt:i4>0</vt:i4>
      </vt:variant>
      <vt:variant>
        <vt:i4>5</vt:i4>
      </vt:variant>
      <vt:variant>
        <vt:lpwstr>https://www.aaa.si.edu/collections/about-the-collections</vt:lpwstr>
      </vt:variant>
      <vt:variant>
        <vt:lpwstr/>
      </vt:variant>
      <vt:variant>
        <vt:i4>7012474</vt:i4>
      </vt:variant>
      <vt:variant>
        <vt:i4>312</vt:i4>
      </vt:variant>
      <vt:variant>
        <vt:i4>0</vt:i4>
      </vt:variant>
      <vt:variant>
        <vt:i4>5</vt:i4>
      </vt:variant>
      <vt:variant>
        <vt:lpwstr>https://www.getty.edu/art/collection/object/103SZG</vt:lpwstr>
      </vt:variant>
      <vt:variant>
        <vt:lpwstr/>
      </vt:variant>
      <vt:variant>
        <vt:i4>6881392</vt:i4>
      </vt:variant>
      <vt:variant>
        <vt:i4>309</vt:i4>
      </vt:variant>
      <vt:variant>
        <vt:i4>0</vt:i4>
      </vt:variant>
      <vt:variant>
        <vt:i4>5</vt:i4>
      </vt:variant>
      <vt:variant>
        <vt:lpwstr>https://www.getty.edu/art/collection/object/103SPE;</vt:lpwstr>
      </vt:variant>
      <vt:variant>
        <vt:lpwstr/>
      </vt:variant>
      <vt:variant>
        <vt:i4>8323169</vt:i4>
      </vt:variant>
      <vt:variant>
        <vt:i4>306</vt:i4>
      </vt:variant>
      <vt:variant>
        <vt:i4>0</vt:i4>
      </vt:variant>
      <vt:variant>
        <vt:i4>5</vt:i4>
      </vt:variant>
      <vt:variant>
        <vt:lpwstr>https://www.getty.edu/art/collection/object/103VAV,</vt:lpwstr>
      </vt:variant>
      <vt:variant>
        <vt:lpwstr/>
      </vt:variant>
      <vt:variant>
        <vt:i4>7274600</vt:i4>
      </vt:variant>
      <vt:variant>
        <vt:i4>303</vt:i4>
      </vt:variant>
      <vt:variant>
        <vt:i4>0</vt:i4>
      </vt:variant>
      <vt:variant>
        <vt:i4>5</vt:i4>
      </vt:variant>
      <vt:variant>
        <vt:lpwstr>https://www.getty.edu/art/collection/object/103THD</vt:lpwstr>
      </vt:variant>
      <vt:variant>
        <vt:lpwstr/>
      </vt:variant>
      <vt:variant>
        <vt:i4>7274600</vt:i4>
      </vt:variant>
      <vt:variant>
        <vt:i4>300</vt:i4>
      </vt:variant>
      <vt:variant>
        <vt:i4>0</vt:i4>
      </vt:variant>
      <vt:variant>
        <vt:i4>5</vt:i4>
      </vt:variant>
      <vt:variant>
        <vt:lpwstr>https://www.getty.edu/art/collection/object/103THD</vt:lpwstr>
      </vt:variant>
      <vt:variant>
        <vt:lpwstr/>
      </vt:variant>
      <vt:variant>
        <vt:i4>6881376</vt:i4>
      </vt:variant>
      <vt:variant>
        <vt:i4>297</vt:i4>
      </vt:variant>
      <vt:variant>
        <vt:i4>0</vt:i4>
      </vt:variant>
      <vt:variant>
        <vt:i4>5</vt:i4>
      </vt:variant>
      <vt:variant>
        <vt:lpwstr>https://www.getty.edu/art/collection/object/105XFN</vt:lpwstr>
      </vt:variant>
      <vt:variant>
        <vt:lpwstr/>
      </vt:variant>
      <vt:variant>
        <vt:i4>7078001</vt:i4>
      </vt:variant>
      <vt:variant>
        <vt:i4>294</vt:i4>
      </vt:variant>
      <vt:variant>
        <vt:i4>0</vt:i4>
      </vt:variant>
      <vt:variant>
        <vt:i4>5</vt:i4>
      </vt:variant>
      <vt:variant>
        <vt:lpwstr>https://www.getty.edu/art/collection/object/103TQG</vt:lpwstr>
      </vt:variant>
      <vt:variant>
        <vt:lpwstr/>
      </vt:variant>
      <vt:variant>
        <vt:i4>3276896</vt:i4>
      </vt:variant>
      <vt:variant>
        <vt:i4>291</vt:i4>
      </vt:variant>
      <vt:variant>
        <vt:i4>0</vt:i4>
      </vt:variant>
      <vt:variant>
        <vt:i4>5</vt:i4>
      </vt:variant>
      <vt:variant>
        <vt:lpwstr>https://www.getty.edu/art/collection/object/105XF5</vt:lpwstr>
      </vt:variant>
      <vt:variant>
        <vt:lpwstr/>
      </vt:variant>
      <vt:variant>
        <vt:i4>5242887</vt:i4>
      </vt:variant>
      <vt:variant>
        <vt:i4>288</vt:i4>
      </vt:variant>
      <vt:variant>
        <vt:i4>0</vt:i4>
      </vt:variant>
      <vt:variant>
        <vt:i4>5</vt:i4>
      </vt:variant>
      <vt:variant>
        <vt:lpwstr>https://venteantique.hypotheses.org/cahiers-plaoutine</vt:lpwstr>
      </vt:variant>
      <vt:variant>
        <vt:lpwstr/>
      </vt:variant>
      <vt:variant>
        <vt:i4>1703941</vt:i4>
      </vt:variant>
      <vt:variant>
        <vt:i4>285</vt:i4>
      </vt:variant>
      <vt:variant>
        <vt:i4>0</vt:i4>
      </vt:variant>
      <vt:variant>
        <vt:i4>5</vt:i4>
      </vt:variant>
      <vt:variant>
        <vt:lpwstr>https://ventesdantiques.inha.fr/</vt:lpwstr>
      </vt:variant>
      <vt:variant>
        <vt:lpwstr/>
      </vt:variant>
      <vt:variant>
        <vt:i4>3276848</vt:i4>
      </vt:variant>
      <vt:variant>
        <vt:i4>282</vt:i4>
      </vt:variant>
      <vt:variant>
        <vt:i4>0</vt:i4>
      </vt:variant>
      <vt:variant>
        <vt:i4>5</vt:i4>
      </vt:variant>
      <vt:variant>
        <vt:lpwstr>https://www.getty.edu/art/collection/object/103T09</vt:lpwstr>
      </vt:variant>
      <vt:variant>
        <vt:lpwstr/>
      </vt:variant>
      <vt:variant>
        <vt:i4>6160478</vt:i4>
      </vt:variant>
      <vt:variant>
        <vt:i4>279</vt:i4>
      </vt:variant>
      <vt:variant>
        <vt:i4>0</vt:i4>
      </vt:variant>
      <vt:variant>
        <vt:i4>5</vt:i4>
      </vt:variant>
      <vt:variant>
        <vt:lpwstr>https://collections.mfa.org/objects/446719/page-16-basan-catalogue-raisonne-des-differens-objets-de-c?ctx=bd3a9698-b425-435d-9701-6a6a6a41aefe&amp;idx=14</vt:lpwstr>
      </vt:variant>
      <vt:variant>
        <vt:lpwstr/>
      </vt:variant>
      <vt:variant>
        <vt:i4>6422635</vt:i4>
      </vt:variant>
      <vt:variant>
        <vt:i4>276</vt:i4>
      </vt:variant>
      <vt:variant>
        <vt:i4>0</vt:i4>
      </vt:variant>
      <vt:variant>
        <vt:i4>5</vt:i4>
      </vt:variant>
      <vt:variant>
        <vt:lpwstr>https://www.getty.edu/art/collection/object/109NAS</vt:lpwstr>
      </vt:variant>
      <vt:variant>
        <vt:lpwstr/>
      </vt:variant>
      <vt:variant>
        <vt:i4>3211383</vt:i4>
      </vt:variant>
      <vt:variant>
        <vt:i4>273</vt:i4>
      </vt:variant>
      <vt:variant>
        <vt:i4>0</vt:i4>
      </vt:variant>
      <vt:variant>
        <vt:i4>5</vt:i4>
      </vt:variant>
      <vt:variant>
        <vt:lpwstr>https://www.arthistoricum.net/en/subjects/thematic-portals/german-sales/helbing/handcopies</vt:lpwstr>
      </vt:variant>
      <vt:variant>
        <vt:lpwstr/>
      </vt:variant>
      <vt:variant>
        <vt:i4>7798883</vt:i4>
      </vt:variant>
      <vt:variant>
        <vt:i4>270</vt:i4>
      </vt:variant>
      <vt:variant>
        <vt:i4>0</vt:i4>
      </vt:variant>
      <vt:variant>
        <vt:i4>5</vt:i4>
      </vt:variant>
      <vt:variant>
        <vt:lpwstr>https://www.getty.edu/art/collection/object/105XEP</vt:lpwstr>
      </vt:variant>
      <vt:variant>
        <vt:lpwstr/>
      </vt:variant>
      <vt:variant>
        <vt:i4>6881379</vt:i4>
      </vt:variant>
      <vt:variant>
        <vt:i4>267</vt:i4>
      </vt:variant>
      <vt:variant>
        <vt:i4>0</vt:i4>
      </vt:variant>
      <vt:variant>
        <vt:i4>5</vt:i4>
      </vt:variant>
      <vt:variant>
        <vt:lpwstr>https://www.getty.edu/art/collection/object/105XEN</vt:lpwstr>
      </vt:variant>
      <vt:variant>
        <vt:lpwstr/>
      </vt:variant>
      <vt:variant>
        <vt:i4>3473522</vt:i4>
      </vt:variant>
      <vt:variant>
        <vt:i4>264</vt:i4>
      </vt:variant>
      <vt:variant>
        <vt:i4>0</vt:i4>
      </vt:variant>
      <vt:variant>
        <vt:i4>5</vt:i4>
      </vt:variant>
      <vt:variant>
        <vt:lpwstr>https://www.getty.edu/art/collection/object/103SR9</vt:lpwstr>
      </vt:variant>
      <vt:variant>
        <vt:lpwstr/>
      </vt:variant>
      <vt:variant>
        <vt:i4>3735610</vt:i4>
      </vt:variant>
      <vt:variant>
        <vt:i4>261</vt:i4>
      </vt:variant>
      <vt:variant>
        <vt:i4>0</vt:i4>
      </vt:variant>
      <vt:variant>
        <vt:i4>5</vt:i4>
      </vt:variant>
      <vt:variant>
        <vt:lpwstr>https://www.getty.edu/art/collection/object/109P06</vt:lpwstr>
      </vt:variant>
      <vt:variant>
        <vt:lpwstr/>
      </vt:variant>
      <vt:variant>
        <vt:i4>6291508</vt:i4>
      </vt:variant>
      <vt:variant>
        <vt:i4>258</vt:i4>
      </vt:variant>
      <vt:variant>
        <vt:i4>0</vt:i4>
      </vt:variant>
      <vt:variant>
        <vt:i4>5</vt:i4>
      </vt:variant>
      <vt:variant>
        <vt:lpwstr>https://arachne.dainst.org/entity/1572804.</vt:lpwstr>
      </vt:variant>
      <vt:variant>
        <vt:lpwstr/>
      </vt:variant>
      <vt:variant>
        <vt:i4>8192060</vt:i4>
      </vt:variant>
      <vt:variant>
        <vt:i4>255</vt:i4>
      </vt:variant>
      <vt:variant>
        <vt:i4>0</vt:i4>
      </vt:variant>
      <vt:variant>
        <vt:i4>5</vt:i4>
      </vt:variant>
      <vt:variant>
        <vt:lpwstr>https://arachne.dainst.org/entity/15317</vt:lpwstr>
      </vt:variant>
      <vt:variant>
        <vt:lpwstr/>
      </vt:variant>
      <vt:variant>
        <vt:i4>3997737</vt:i4>
      </vt:variant>
      <vt:variant>
        <vt:i4>252</vt:i4>
      </vt:variant>
      <vt:variant>
        <vt:i4>0</vt:i4>
      </vt:variant>
      <vt:variant>
        <vt:i4>5</vt:i4>
      </vt:variant>
      <vt:variant>
        <vt:lpwstr>https://arachne.dainst.org/project/invbuecherrom/search?q=*</vt:lpwstr>
      </vt:variant>
      <vt:variant>
        <vt:lpwstr/>
      </vt:variant>
      <vt:variant>
        <vt:i4>5111816</vt:i4>
      </vt:variant>
      <vt:variant>
        <vt:i4>249</vt:i4>
      </vt:variant>
      <vt:variant>
        <vt:i4>0</vt:i4>
      </vt:variant>
      <vt:variant>
        <vt:i4>5</vt:i4>
      </vt:variant>
      <vt:variant>
        <vt:lpwstr>https://arachne.dainst.org/project/invbuecherrom</vt:lpwstr>
      </vt:variant>
      <vt:variant>
        <vt:lpwstr/>
      </vt:variant>
      <vt:variant>
        <vt:i4>4849714</vt:i4>
      </vt:variant>
      <vt:variant>
        <vt:i4>246</vt:i4>
      </vt:variant>
      <vt:variant>
        <vt:i4>0</vt:i4>
      </vt:variant>
      <vt:variant>
        <vt:i4>5</vt:i4>
      </vt:variant>
      <vt:variant>
        <vt:lpwstr>https://arachne.dainst.org/entity/578725?fl=20&amp;q=0270_G04&amp;resultIndex=1</vt:lpwstr>
      </vt:variant>
      <vt:variant>
        <vt:lpwstr/>
      </vt:variant>
      <vt:variant>
        <vt:i4>3342447</vt:i4>
      </vt:variant>
      <vt:variant>
        <vt:i4>243</vt:i4>
      </vt:variant>
      <vt:variant>
        <vt:i4>0</vt:i4>
      </vt:variant>
      <vt:variant>
        <vt:i4>5</vt:i4>
      </vt:variant>
      <vt:variant>
        <vt:lpwstr>https://arachne.dainst.org/</vt:lpwstr>
      </vt:variant>
      <vt:variant>
        <vt:lpwstr/>
      </vt:variant>
      <vt:variant>
        <vt:i4>7798811</vt:i4>
      </vt:variant>
      <vt:variant>
        <vt:i4>240</vt:i4>
      </vt:variant>
      <vt:variant>
        <vt:i4>0</vt:i4>
      </vt:variant>
      <vt:variant>
        <vt:i4>5</vt:i4>
      </vt:variant>
      <vt:variant>
        <vt:lpwstr>https://arachne.dainst.org/search?q=&amp;fq=facet_subkategoriebestand_level1:%22Microfiche%22&amp;fq=facet_bestandsname:%22dai-fotothek-rom%22</vt:lpwstr>
      </vt:variant>
      <vt:variant>
        <vt:lpwstr/>
      </vt:variant>
      <vt:variant>
        <vt:i4>4259868</vt:i4>
      </vt:variant>
      <vt:variant>
        <vt:i4>237</vt:i4>
      </vt:variant>
      <vt:variant>
        <vt:i4>0</vt:i4>
      </vt:variant>
      <vt:variant>
        <vt:i4>5</vt:i4>
      </vt:variant>
      <vt:variant>
        <vt:lpwstr>https://arachne.dainst.org/project/fotoromcategories</vt:lpwstr>
      </vt:variant>
      <vt:variant>
        <vt:lpwstr/>
      </vt:variant>
      <vt:variant>
        <vt:i4>3145851</vt:i4>
      </vt:variant>
      <vt:variant>
        <vt:i4>234</vt:i4>
      </vt:variant>
      <vt:variant>
        <vt:i4>0</vt:i4>
      </vt:variant>
      <vt:variant>
        <vt:i4>5</vt:i4>
      </vt:variant>
      <vt:variant>
        <vt:lpwstr>https://arachne.dainst.org/project/fotorom</vt:lpwstr>
      </vt:variant>
      <vt:variant>
        <vt:lpwstr/>
      </vt:variant>
      <vt:variant>
        <vt:i4>262223</vt:i4>
      </vt:variant>
      <vt:variant>
        <vt:i4>231</vt:i4>
      </vt:variant>
      <vt:variant>
        <vt:i4>0</vt:i4>
      </vt:variant>
      <vt:variant>
        <vt:i4>5</vt:i4>
      </vt:variant>
      <vt:variant>
        <vt:lpwstr>https://arachne.dainst.org/info/about</vt:lpwstr>
      </vt:variant>
      <vt:variant>
        <vt:lpwstr/>
      </vt:variant>
      <vt:variant>
        <vt:i4>3342447</vt:i4>
      </vt:variant>
      <vt:variant>
        <vt:i4>228</vt:i4>
      </vt:variant>
      <vt:variant>
        <vt:i4>0</vt:i4>
      </vt:variant>
      <vt:variant>
        <vt:i4>5</vt:i4>
      </vt:variant>
      <vt:variant>
        <vt:lpwstr>https://arachne.dainst.org/</vt:lpwstr>
      </vt:variant>
      <vt:variant>
        <vt:lpwstr/>
      </vt:variant>
      <vt:variant>
        <vt:i4>7864379</vt:i4>
      </vt:variant>
      <vt:variant>
        <vt:i4>225</vt:i4>
      </vt:variant>
      <vt:variant>
        <vt:i4>0</vt:i4>
      </vt:variant>
      <vt:variant>
        <vt:i4>5</vt:i4>
      </vt:variant>
      <vt:variant>
        <vt:lpwstr>https://www.getty.edu/art/collection/object/109215</vt:lpwstr>
      </vt:variant>
      <vt:variant>
        <vt:lpwstr/>
      </vt:variant>
      <vt:variant>
        <vt:i4>7929915</vt:i4>
      </vt:variant>
      <vt:variant>
        <vt:i4>222</vt:i4>
      </vt:variant>
      <vt:variant>
        <vt:i4>0</vt:i4>
      </vt:variant>
      <vt:variant>
        <vt:i4>5</vt:i4>
      </vt:variant>
      <vt:variant>
        <vt:lpwstr>https://www.getty.edu/art/collection/object/109214</vt:lpwstr>
      </vt:variant>
      <vt:variant>
        <vt:lpwstr/>
      </vt:variant>
      <vt:variant>
        <vt:i4>3866682</vt:i4>
      </vt:variant>
      <vt:variant>
        <vt:i4>219</vt:i4>
      </vt:variant>
      <vt:variant>
        <vt:i4>0</vt:i4>
      </vt:variant>
      <vt:variant>
        <vt:i4>5</vt:i4>
      </vt:variant>
      <vt:variant>
        <vt:lpwstr>https://www.getty.edu/art/collection/object/10920V</vt:lpwstr>
      </vt:variant>
      <vt:variant>
        <vt:lpwstr/>
      </vt:variant>
      <vt:variant>
        <vt:i4>4980748</vt:i4>
      </vt:variant>
      <vt:variant>
        <vt:i4>216</vt:i4>
      </vt:variant>
      <vt:variant>
        <vt:i4>0</vt:i4>
      </vt:variant>
      <vt:variant>
        <vt:i4>5</vt:i4>
      </vt:variant>
      <vt:variant>
        <vt:lpwstr>https://arachne.dainst.org/entity/710155</vt:lpwstr>
      </vt:variant>
      <vt:variant>
        <vt:lpwstr/>
      </vt:variant>
      <vt:variant>
        <vt:i4>2687035</vt:i4>
      </vt:variant>
      <vt:variant>
        <vt:i4>213</vt:i4>
      </vt:variant>
      <vt:variant>
        <vt:i4>0</vt:i4>
      </vt:variant>
      <vt:variant>
        <vt:i4>5</vt:i4>
      </vt:variant>
      <vt:variant>
        <vt:lpwstr>https://www.getty.edu/art/collection/object/10921D</vt:lpwstr>
      </vt:variant>
      <vt:variant>
        <vt:lpwstr/>
      </vt:variant>
      <vt:variant>
        <vt:i4>2883643</vt:i4>
      </vt:variant>
      <vt:variant>
        <vt:i4>210</vt:i4>
      </vt:variant>
      <vt:variant>
        <vt:i4>0</vt:i4>
      </vt:variant>
      <vt:variant>
        <vt:i4>5</vt:i4>
      </vt:variant>
      <vt:variant>
        <vt:lpwstr>https://www.getty.edu/art/collection/object/10921A</vt:lpwstr>
      </vt:variant>
      <vt:variant>
        <vt:lpwstr/>
      </vt:variant>
      <vt:variant>
        <vt:i4>3801146</vt:i4>
      </vt:variant>
      <vt:variant>
        <vt:i4>207</vt:i4>
      </vt:variant>
      <vt:variant>
        <vt:i4>0</vt:i4>
      </vt:variant>
      <vt:variant>
        <vt:i4>5</vt:i4>
      </vt:variant>
      <vt:variant>
        <vt:lpwstr>https://www.getty.edu/art/collection/object/10920W</vt:lpwstr>
      </vt:variant>
      <vt:variant>
        <vt:lpwstr/>
      </vt:variant>
      <vt:variant>
        <vt:i4>3539061</vt:i4>
      </vt:variant>
      <vt:variant>
        <vt:i4>204</vt:i4>
      </vt:variant>
      <vt:variant>
        <vt:i4>0</vt:i4>
      </vt:variant>
      <vt:variant>
        <vt:i4>5</vt:i4>
      </vt:variant>
      <vt:variant>
        <vt:lpwstr>https://www.getty.edu/art/collection/person/1058XZ</vt:lpwstr>
      </vt:variant>
      <vt:variant>
        <vt:lpwstr/>
      </vt:variant>
      <vt:variant>
        <vt:i4>2359338</vt:i4>
      </vt:variant>
      <vt:variant>
        <vt:i4>201</vt:i4>
      </vt:variant>
      <vt:variant>
        <vt:i4>0</vt:i4>
      </vt:variant>
      <vt:variant>
        <vt:i4>5</vt:i4>
      </vt:variant>
      <vt:variant>
        <vt:lpwstr>https://www.getty.edu/art/collection/objects/212678</vt:lpwstr>
      </vt:variant>
      <vt:variant>
        <vt:lpwstr/>
      </vt:variant>
      <vt:variant>
        <vt:i4>5636107</vt:i4>
      </vt:variant>
      <vt:variant>
        <vt:i4>198</vt:i4>
      </vt:variant>
      <vt:variant>
        <vt:i4>0</vt:i4>
      </vt:variant>
      <vt:variant>
        <vt:i4>5</vt:i4>
      </vt:variant>
      <vt:variant>
        <vt:lpwstr>https://libmma.contentdm.oclc.org/digital/collection/p16028coll9/id/26784</vt:lpwstr>
      </vt:variant>
      <vt:variant>
        <vt:lpwstr/>
      </vt:variant>
      <vt:variant>
        <vt:i4>6422637</vt:i4>
      </vt:variant>
      <vt:variant>
        <vt:i4>195</vt:i4>
      </vt:variant>
      <vt:variant>
        <vt:i4>0</vt:i4>
      </vt:variant>
      <vt:variant>
        <vt:i4>5</vt:i4>
      </vt:variant>
      <vt:variant>
        <vt:lpwstr>https://www.getty.edu/art/collection/object/105XKE</vt:lpwstr>
      </vt:variant>
      <vt:variant>
        <vt:lpwstr/>
      </vt:variant>
      <vt:variant>
        <vt:i4>1638446</vt:i4>
      </vt:variant>
      <vt:variant>
        <vt:i4>192</vt:i4>
      </vt:variant>
      <vt:variant>
        <vt:i4>0</vt:i4>
      </vt:variant>
      <vt:variant>
        <vt:i4>5</vt:i4>
      </vt:variant>
      <vt:variant>
        <vt:lpwstr>https://www.getty.edu/research/special_collections/notable/knoedler.html</vt:lpwstr>
      </vt:variant>
      <vt:variant>
        <vt:lpwstr/>
      </vt:variant>
      <vt:variant>
        <vt:i4>6029392</vt:i4>
      </vt:variant>
      <vt:variant>
        <vt:i4>189</vt:i4>
      </vt:variant>
      <vt:variant>
        <vt:i4>0</vt:i4>
      </vt:variant>
      <vt:variant>
        <vt:i4>5</vt:i4>
      </vt:variant>
      <vt:variant>
        <vt:lpwstr>https://www.aaa.si.edu/collections/jacques-seligmann--co-records-9936</vt:lpwstr>
      </vt:variant>
      <vt:variant>
        <vt:lpwstr/>
      </vt:variant>
      <vt:variant>
        <vt:i4>6488162</vt:i4>
      </vt:variant>
      <vt:variant>
        <vt:i4>186</vt:i4>
      </vt:variant>
      <vt:variant>
        <vt:i4>0</vt:i4>
      </vt:variant>
      <vt:variant>
        <vt:i4>5</vt:i4>
      </vt:variant>
      <vt:variant>
        <vt:lpwstr>https://www.metmuseum.org/art/libraries-and-research-centers/watson-digital-collections/cloisters-archives-collections/the-brummer-gallery-records</vt:lpwstr>
      </vt:variant>
      <vt:variant>
        <vt:lpwstr/>
      </vt:variant>
      <vt:variant>
        <vt:i4>262149</vt:i4>
      </vt:variant>
      <vt:variant>
        <vt:i4>180</vt:i4>
      </vt:variant>
      <vt:variant>
        <vt:i4>0</vt:i4>
      </vt:variant>
      <vt:variant>
        <vt:i4>5</vt:i4>
      </vt:variant>
      <vt:variant>
        <vt:lpwstr>https://research.frick.org/directory</vt:lpwstr>
      </vt:variant>
      <vt:variant>
        <vt:lpwstr/>
      </vt:variant>
      <vt:variant>
        <vt:i4>2097193</vt:i4>
      </vt:variant>
      <vt:variant>
        <vt:i4>177</vt:i4>
      </vt:variant>
      <vt:variant>
        <vt:i4>0</vt:i4>
      </vt:variant>
      <vt:variant>
        <vt:i4>5</vt:i4>
      </vt:variant>
      <vt:variant>
        <vt:lpwstr>https://oac.cdlib.org/</vt:lpwstr>
      </vt:variant>
      <vt:variant>
        <vt:lpwstr/>
      </vt:variant>
      <vt:variant>
        <vt:i4>5570563</vt:i4>
      </vt:variant>
      <vt:variant>
        <vt:i4>174</vt:i4>
      </vt:variant>
      <vt:variant>
        <vt:i4>0</vt:i4>
      </vt:variant>
      <vt:variant>
        <vt:i4>5</vt:i4>
      </vt:variant>
      <vt:variant>
        <vt:lpwstr>https://www.oclc.org/research/areas/research-collections/archivegrid.html</vt:lpwstr>
      </vt:variant>
      <vt:variant>
        <vt:lpwstr/>
      </vt:variant>
      <vt:variant>
        <vt:i4>2687026</vt:i4>
      </vt:variant>
      <vt:variant>
        <vt:i4>171</vt:i4>
      </vt:variant>
      <vt:variant>
        <vt:i4>0</vt:i4>
      </vt:variant>
      <vt:variant>
        <vt:i4>5</vt:i4>
      </vt:variant>
      <vt:variant>
        <vt:lpwstr>https://dictionary.archivists.org/entry/provenance.html</vt:lpwstr>
      </vt:variant>
      <vt:variant>
        <vt:lpwstr/>
      </vt:variant>
      <vt:variant>
        <vt:i4>5701700</vt:i4>
      </vt:variant>
      <vt:variant>
        <vt:i4>168</vt:i4>
      </vt:variant>
      <vt:variant>
        <vt:i4>0</vt:i4>
      </vt:variant>
      <vt:variant>
        <vt:i4>5</vt:i4>
      </vt:variant>
      <vt:variant>
        <vt:lpwstr>https://dictionary.archivists.org/entry/archives.html</vt:lpwstr>
      </vt:variant>
      <vt:variant>
        <vt:lpwstr/>
      </vt:variant>
      <vt:variant>
        <vt:i4>6357037</vt:i4>
      </vt:variant>
      <vt:variant>
        <vt:i4>165</vt:i4>
      </vt:variant>
      <vt:variant>
        <vt:i4>0</vt:i4>
      </vt:variant>
      <vt:variant>
        <vt:i4>5</vt:i4>
      </vt:variant>
      <vt:variant>
        <vt:lpwstr>https://www.metmuseum.org/art/collection/search/203949</vt:lpwstr>
      </vt:variant>
      <vt:variant>
        <vt:lpwstr/>
      </vt:variant>
      <vt:variant>
        <vt:i4>3735605</vt:i4>
      </vt:variant>
      <vt:variant>
        <vt:i4>162</vt:i4>
      </vt:variant>
      <vt:variant>
        <vt:i4>0</vt:i4>
      </vt:variant>
      <vt:variant>
        <vt:i4>5</vt:i4>
      </vt:variant>
      <vt:variant>
        <vt:lpwstr>https://www.getty.edu/art/collection/object/10402V</vt:lpwstr>
      </vt:variant>
      <vt:variant>
        <vt:lpwstr/>
      </vt:variant>
      <vt:variant>
        <vt:i4>3145834</vt:i4>
      </vt:variant>
      <vt:variant>
        <vt:i4>159</vt:i4>
      </vt:variant>
      <vt:variant>
        <vt:i4>0</vt:i4>
      </vt:variant>
      <vt:variant>
        <vt:i4>5</vt:i4>
      </vt:variant>
      <vt:variant>
        <vt:lpwstr>https://www.getty.edu/art/collection/object/103WJ8</vt:lpwstr>
      </vt:variant>
      <vt:variant>
        <vt:lpwstr/>
      </vt:variant>
      <vt:variant>
        <vt:i4>7274594</vt:i4>
      </vt:variant>
      <vt:variant>
        <vt:i4>156</vt:i4>
      </vt:variant>
      <vt:variant>
        <vt:i4>0</vt:i4>
      </vt:variant>
      <vt:variant>
        <vt:i4>5</vt:i4>
      </vt:variant>
      <vt:variant>
        <vt:lpwstr>https://www.getty.edu/art/collection/object/105XDH</vt:lpwstr>
      </vt:variant>
      <vt:variant>
        <vt:lpwstr/>
      </vt:variant>
      <vt:variant>
        <vt:i4>8323187</vt:i4>
      </vt:variant>
      <vt:variant>
        <vt:i4>153</vt:i4>
      </vt:variant>
      <vt:variant>
        <vt:i4>0</vt:i4>
      </vt:variant>
      <vt:variant>
        <vt:i4>5</vt:i4>
      </vt:variant>
      <vt:variant>
        <vt:lpwstr>https://www.getty.edu/art/collection/object/103QSQ</vt:lpwstr>
      </vt:variant>
      <vt:variant>
        <vt:lpwstr/>
      </vt:variant>
      <vt:variant>
        <vt:i4>8061050</vt:i4>
      </vt:variant>
      <vt:variant>
        <vt:i4>150</vt:i4>
      </vt:variant>
      <vt:variant>
        <vt:i4>0</vt:i4>
      </vt:variant>
      <vt:variant>
        <vt:i4>5</vt:i4>
      </vt:variant>
      <vt:variant>
        <vt:lpwstr>https://www.getty.edu/art/collection/object/103VZR</vt:lpwstr>
      </vt:variant>
      <vt:variant>
        <vt:lpwstr/>
      </vt:variant>
      <vt:variant>
        <vt:i4>458752</vt:i4>
      </vt:variant>
      <vt:variant>
        <vt:i4>147</vt:i4>
      </vt:variant>
      <vt:variant>
        <vt:i4>0</vt:i4>
      </vt:variant>
      <vt:variant>
        <vt:i4>5</vt:i4>
      </vt:variant>
      <vt:variant>
        <vt:lpwstr>https://weblimc.org/page/home</vt:lpwstr>
      </vt:variant>
      <vt:variant>
        <vt:lpwstr/>
      </vt:variant>
      <vt:variant>
        <vt:i4>6815804</vt:i4>
      </vt:variant>
      <vt:variant>
        <vt:i4>144</vt:i4>
      </vt:variant>
      <vt:variant>
        <vt:i4>0</vt:i4>
      </vt:variant>
      <vt:variant>
        <vt:i4>5</vt:i4>
      </vt:variant>
      <vt:variant>
        <vt:lpwstr>https://www.carc.ox.ac.uk/carc/gems/The-Poniatowski-Collection/Introduction</vt:lpwstr>
      </vt:variant>
      <vt:variant>
        <vt:lpwstr/>
      </vt:variant>
      <vt:variant>
        <vt:i4>2555938</vt:i4>
      </vt:variant>
      <vt:variant>
        <vt:i4>141</vt:i4>
      </vt:variant>
      <vt:variant>
        <vt:i4>0</vt:i4>
      </vt:variant>
      <vt:variant>
        <vt:i4>5</vt:i4>
      </vt:variant>
      <vt:variant>
        <vt:lpwstr>https://www.getty.edu/art/exhibitions/gems/</vt:lpwstr>
      </vt:variant>
      <vt:variant>
        <vt:lpwstr/>
      </vt:variant>
      <vt:variant>
        <vt:i4>8192108</vt:i4>
      </vt:variant>
      <vt:variant>
        <vt:i4>138</vt:i4>
      </vt:variant>
      <vt:variant>
        <vt:i4>0</vt:i4>
      </vt:variant>
      <vt:variant>
        <vt:i4>5</vt:i4>
      </vt:variant>
      <vt:variant>
        <vt:lpwstr>https://www.getty.edu/art/collection/object/108HGJ</vt:lpwstr>
      </vt:variant>
      <vt:variant>
        <vt:lpwstr/>
      </vt:variant>
      <vt:variant>
        <vt:i4>6684783</vt:i4>
      </vt:variant>
      <vt:variant>
        <vt:i4>135</vt:i4>
      </vt:variant>
      <vt:variant>
        <vt:i4>0</vt:i4>
      </vt:variant>
      <vt:variant>
        <vt:i4>5</vt:i4>
      </vt:variant>
      <vt:variant>
        <vt:lpwstr>https://www.getty.edu/art/collection/object/109MET</vt:lpwstr>
      </vt:variant>
      <vt:variant>
        <vt:lpwstr/>
      </vt:variant>
      <vt:variant>
        <vt:i4>7012462</vt:i4>
      </vt:variant>
      <vt:variant>
        <vt:i4>132</vt:i4>
      </vt:variant>
      <vt:variant>
        <vt:i4>0</vt:i4>
      </vt:variant>
      <vt:variant>
        <vt:i4>5</vt:i4>
      </vt:variant>
      <vt:variant>
        <vt:lpwstr>https://www.getty.edu/art/collection/object/103SNG</vt:lpwstr>
      </vt:variant>
      <vt:variant>
        <vt:lpwstr/>
      </vt:variant>
      <vt:variant>
        <vt:i4>3801200</vt:i4>
      </vt:variant>
      <vt:variant>
        <vt:i4>129</vt:i4>
      </vt:variant>
      <vt:variant>
        <vt:i4>0</vt:i4>
      </vt:variant>
      <vt:variant>
        <vt:i4>5</vt:i4>
      </vt:variant>
      <vt:variant>
        <vt:lpwstr>https://www.getty.edu/art/collection/object/103SP6</vt:lpwstr>
      </vt:variant>
      <vt:variant>
        <vt:lpwstr/>
      </vt:variant>
      <vt:variant>
        <vt:i4>7733296</vt:i4>
      </vt:variant>
      <vt:variant>
        <vt:i4>126</vt:i4>
      </vt:variant>
      <vt:variant>
        <vt:i4>0</vt:i4>
      </vt:variant>
      <vt:variant>
        <vt:i4>5</vt:i4>
      </vt:variant>
      <vt:variant>
        <vt:lpwstr>https://www.getty.edu/art/collection/object/106158</vt:lpwstr>
      </vt:variant>
      <vt:variant>
        <vt:lpwstr/>
      </vt:variant>
      <vt:variant>
        <vt:i4>6291496</vt:i4>
      </vt:variant>
      <vt:variant>
        <vt:i4>123</vt:i4>
      </vt:variant>
      <vt:variant>
        <vt:i4>0</vt:i4>
      </vt:variant>
      <vt:variant>
        <vt:i4>5</vt:i4>
      </vt:variant>
      <vt:variant>
        <vt:lpwstr>https://collections.louvre.fr/en/ark:/53355/cl010269994</vt:lpwstr>
      </vt:variant>
      <vt:variant>
        <vt:lpwstr/>
      </vt:variant>
      <vt:variant>
        <vt:i4>6684704</vt:i4>
      </vt:variant>
      <vt:variant>
        <vt:i4>120</vt:i4>
      </vt:variant>
      <vt:variant>
        <vt:i4>0</vt:i4>
      </vt:variant>
      <vt:variant>
        <vt:i4>5</vt:i4>
      </vt:variant>
      <vt:variant>
        <vt:lpwstr>https://collections.louvre.fr/en/ark:/53355/cl010270060</vt:lpwstr>
      </vt:variant>
      <vt:variant>
        <vt:lpwstr/>
      </vt:variant>
      <vt:variant>
        <vt:i4>4128865</vt:i4>
      </vt:variant>
      <vt:variant>
        <vt:i4>117</vt:i4>
      </vt:variant>
      <vt:variant>
        <vt:i4>0</vt:i4>
      </vt:variant>
      <vt:variant>
        <vt:i4>5</vt:i4>
      </vt:variant>
      <vt:variant>
        <vt:lpwstr>https://www.getty.edu/art/collection/object/103TA4</vt:lpwstr>
      </vt:variant>
      <vt:variant>
        <vt:lpwstr/>
      </vt:variant>
      <vt:variant>
        <vt:i4>7078000</vt:i4>
      </vt:variant>
      <vt:variant>
        <vt:i4>114</vt:i4>
      </vt:variant>
      <vt:variant>
        <vt:i4>0</vt:i4>
      </vt:variant>
      <vt:variant>
        <vt:i4>5</vt:i4>
      </vt:variant>
      <vt:variant>
        <vt:lpwstr>https://harvardartmuseums.org/collections/object/342292</vt:lpwstr>
      </vt:variant>
      <vt:variant>
        <vt:lpwstr/>
      </vt:variant>
      <vt:variant>
        <vt:i4>3145765</vt:i4>
      </vt:variant>
      <vt:variant>
        <vt:i4>111</vt:i4>
      </vt:variant>
      <vt:variant>
        <vt:i4>0</vt:i4>
      </vt:variant>
      <vt:variant>
        <vt:i4>5</vt:i4>
      </vt:variant>
      <vt:variant>
        <vt:lpwstr>https://arcg.is/0TDqnW</vt:lpwstr>
      </vt:variant>
      <vt:variant>
        <vt:lpwstr/>
      </vt:variant>
      <vt:variant>
        <vt:i4>6422577</vt:i4>
      </vt:variant>
      <vt:variant>
        <vt:i4>108</vt:i4>
      </vt:variant>
      <vt:variant>
        <vt:i4>0</vt:i4>
      </vt:variant>
      <vt:variant>
        <vt:i4>5</vt:i4>
      </vt:variant>
      <vt:variant>
        <vt:lpwstr>https://www.getty.edu/art/collection/object/105Y7D</vt:lpwstr>
      </vt:variant>
      <vt:variant>
        <vt:lpwstr/>
      </vt:variant>
      <vt:variant>
        <vt:i4>6488113</vt:i4>
      </vt:variant>
      <vt:variant>
        <vt:i4>105</vt:i4>
      </vt:variant>
      <vt:variant>
        <vt:i4>0</vt:i4>
      </vt:variant>
      <vt:variant>
        <vt:i4>5</vt:i4>
      </vt:variant>
      <vt:variant>
        <vt:lpwstr>https://www.getty.edu/art/collection/object/105Y7E</vt:lpwstr>
      </vt:variant>
      <vt:variant>
        <vt:lpwstr/>
      </vt:variant>
      <vt:variant>
        <vt:i4>6422577</vt:i4>
      </vt:variant>
      <vt:variant>
        <vt:i4>102</vt:i4>
      </vt:variant>
      <vt:variant>
        <vt:i4>0</vt:i4>
      </vt:variant>
      <vt:variant>
        <vt:i4>5</vt:i4>
      </vt:variant>
      <vt:variant>
        <vt:lpwstr>https://www.getty.edu/art/collection/object/105Y7D</vt:lpwstr>
      </vt:variant>
      <vt:variant>
        <vt:lpwstr/>
      </vt:variant>
      <vt:variant>
        <vt:i4>6422577</vt:i4>
      </vt:variant>
      <vt:variant>
        <vt:i4>99</vt:i4>
      </vt:variant>
      <vt:variant>
        <vt:i4>0</vt:i4>
      </vt:variant>
      <vt:variant>
        <vt:i4>5</vt:i4>
      </vt:variant>
      <vt:variant>
        <vt:lpwstr>https://www.getty.edu/art/collection/object/105Y7D</vt:lpwstr>
      </vt:variant>
      <vt:variant>
        <vt:lpwstr/>
      </vt:variant>
      <vt:variant>
        <vt:i4>6619185</vt:i4>
      </vt:variant>
      <vt:variant>
        <vt:i4>96</vt:i4>
      </vt:variant>
      <vt:variant>
        <vt:i4>0</vt:i4>
      </vt:variant>
      <vt:variant>
        <vt:i4>5</vt:i4>
      </vt:variant>
      <vt:variant>
        <vt:lpwstr>https://www.getty.edu/art/collection/object/105Y7C</vt:lpwstr>
      </vt:variant>
      <vt:variant>
        <vt:lpwstr/>
      </vt:variant>
      <vt:variant>
        <vt:i4>6619185</vt:i4>
      </vt:variant>
      <vt:variant>
        <vt:i4>93</vt:i4>
      </vt:variant>
      <vt:variant>
        <vt:i4>0</vt:i4>
      </vt:variant>
      <vt:variant>
        <vt:i4>5</vt:i4>
      </vt:variant>
      <vt:variant>
        <vt:lpwstr>https://www.getty.edu/art/collection/object/105Y7C</vt:lpwstr>
      </vt:variant>
      <vt:variant>
        <vt:lpwstr/>
      </vt:variant>
      <vt:variant>
        <vt:i4>6553649</vt:i4>
      </vt:variant>
      <vt:variant>
        <vt:i4>90</vt:i4>
      </vt:variant>
      <vt:variant>
        <vt:i4>0</vt:i4>
      </vt:variant>
      <vt:variant>
        <vt:i4>5</vt:i4>
      </vt:variant>
      <vt:variant>
        <vt:lpwstr>https://www.getty.edu/art/collection/object/105Y7B</vt:lpwstr>
      </vt:variant>
      <vt:variant>
        <vt:lpwstr/>
      </vt:variant>
      <vt:variant>
        <vt:i4>6553649</vt:i4>
      </vt:variant>
      <vt:variant>
        <vt:i4>87</vt:i4>
      </vt:variant>
      <vt:variant>
        <vt:i4>0</vt:i4>
      </vt:variant>
      <vt:variant>
        <vt:i4>5</vt:i4>
      </vt:variant>
      <vt:variant>
        <vt:lpwstr>https://www.getty.edu/art/collection/object/105Y7B</vt:lpwstr>
      </vt:variant>
      <vt:variant>
        <vt:lpwstr/>
      </vt:variant>
      <vt:variant>
        <vt:i4>6750257</vt:i4>
      </vt:variant>
      <vt:variant>
        <vt:i4>84</vt:i4>
      </vt:variant>
      <vt:variant>
        <vt:i4>0</vt:i4>
      </vt:variant>
      <vt:variant>
        <vt:i4>5</vt:i4>
      </vt:variant>
      <vt:variant>
        <vt:lpwstr>https://www.getty.edu/art/collection/object/105Y7A</vt:lpwstr>
      </vt:variant>
      <vt:variant>
        <vt:lpwstr/>
      </vt:variant>
      <vt:variant>
        <vt:i4>3932207</vt:i4>
      </vt:variant>
      <vt:variant>
        <vt:i4>81</vt:i4>
      </vt:variant>
      <vt:variant>
        <vt:i4>0</vt:i4>
      </vt:variant>
      <vt:variant>
        <vt:i4>5</vt:i4>
      </vt:variant>
      <vt:variant>
        <vt:lpwstr>https://harvardartmuseums.org/tour/770/slide/12413</vt:lpwstr>
      </vt:variant>
      <vt:variant>
        <vt:lpwstr/>
      </vt:variant>
      <vt:variant>
        <vt:i4>8323192</vt:i4>
      </vt:variant>
      <vt:variant>
        <vt:i4>78</vt:i4>
      </vt:variant>
      <vt:variant>
        <vt:i4>0</vt:i4>
      </vt:variant>
      <vt:variant>
        <vt:i4>5</vt:i4>
      </vt:variant>
      <vt:variant>
        <vt:lpwstr>https://www.getty.edu/art/collection/object/103TXT</vt:lpwstr>
      </vt:variant>
      <vt:variant>
        <vt:lpwstr/>
      </vt:variant>
      <vt:variant>
        <vt:i4>7209073</vt:i4>
      </vt:variant>
      <vt:variant>
        <vt:i4>75</vt:i4>
      </vt:variant>
      <vt:variant>
        <vt:i4>0</vt:i4>
      </vt:variant>
      <vt:variant>
        <vt:i4>5</vt:i4>
      </vt:variant>
      <vt:variant>
        <vt:lpwstr>https://www.getty.edu/art/collection/object/103TQE</vt:lpwstr>
      </vt:variant>
      <vt:variant>
        <vt:lpwstr/>
      </vt:variant>
      <vt:variant>
        <vt:i4>1638409</vt:i4>
      </vt:variant>
      <vt:variant>
        <vt:i4>72</vt:i4>
      </vt:variant>
      <vt:variant>
        <vt:i4>0</vt:i4>
      </vt:variant>
      <vt:variant>
        <vt:i4>5</vt:i4>
      </vt:variant>
      <vt:variant>
        <vt:lpwstr>https://www.metmuseum.org/art/libraries-and-research-centers/leonard-lauder-research-center/research-resources/the-leonard-a,-d-,-lauder-cubist-collection-at-the-met/archival-labels/collectors</vt:lpwstr>
      </vt:variant>
      <vt:variant>
        <vt:lpwstr/>
      </vt:variant>
      <vt:variant>
        <vt:i4>7929960</vt:i4>
      </vt:variant>
      <vt:variant>
        <vt:i4>69</vt:i4>
      </vt:variant>
      <vt:variant>
        <vt:i4>0</vt:i4>
      </vt:variant>
      <vt:variant>
        <vt:i4>5</vt:i4>
      </vt:variant>
      <vt:variant>
        <vt:lpwstr>https://www.getty.edu/art/collection/object/103VHP</vt:lpwstr>
      </vt:variant>
      <vt:variant>
        <vt:lpwstr/>
      </vt:variant>
      <vt:variant>
        <vt:i4>4063334</vt:i4>
      </vt:variant>
      <vt:variant>
        <vt:i4>66</vt:i4>
      </vt:variant>
      <vt:variant>
        <vt:i4>0</vt:i4>
      </vt:variant>
      <vt:variant>
        <vt:i4>5</vt:i4>
      </vt:variant>
      <vt:variant>
        <vt:lpwstr>https://www.getty.edu/art/collection/object/107SB2</vt:lpwstr>
      </vt:variant>
      <vt:variant>
        <vt:lpwstr/>
      </vt:variant>
      <vt:variant>
        <vt:i4>8061027</vt:i4>
      </vt:variant>
      <vt:variant>
        <vt:i4>63</vt:i4>
      </vt:variant>
      <vt:variant>
        <vt:i4>0</vt:i4>
      </vt:variant>
      <vt:variant>
        <vt:i4>5</vt:i4>
      </vt:variant>
      <vt:variant>
        <vt:lpwstr>https://www.getty.edu/art/collection/object/103VCR</vt:lpwstr>
      </vt:variant>
      <vt:variant>
        <vt:lpwstr/>
      </vt:variant>
      <vt:variant>
        <vt:i4>7012462</vt:i4>
      </vt:variant>
      <vt:variant>
        <vt:i4>60</vt:i4>
      </vt:variant>
      <vt:variant>
        <vt:i4>0</vt:i4>
      </vt:variant>
      <vt:variant>
        <vt:i4>5</vt:i4>
      </vt:variant>
      <vt:variant>
        <vt:lpwstr>https://www.getty.edu/art/collection/object/103SNG</vt:lpwstr>
      </vt:variant>
      <vt:variant>
        <vt:lpwstr/>
      </vt:variant>
      <vt:variant>
        <vt:i4>65564</vt:i4>
      </vt:variant>
      <vt:variant>
        <vt:i4>57</vt:i4>
      </vt:variant>
      <vt:variant>
        <vt:i4>0</vt:i4>
      </vt:variant>
      <vt:variant>
        <vt:i4>5</vt:i4>
      </vt:variant>
      <vt:variant>
        <vt:lpwstr>https://collections.carlos.emory.edu/groups/bothmercollection</vt:lpwstr>
      </vt:variant>
      <vt:variant>
        <vt:lpwstr/>
      </vt:variant>
      <vt:variant>
        <vt:i4>6225923</vt:i4>
      </vt:variant>
      <vt:variant>
        <vt:i4>54</vt:i4>
      </vt:variant>
      <vt:variant>
        <vt:i4>0</vt:i4>
      </vt:variant>
      <vt:variant>
        <vt:i4>5</vt:i4>
      </vt:variant>
      <vt:variant>
        <vt:lpwstr>https://www.metmuseum.org/about-the-met/collection-areas/greek-and-roman-art/bothmer-fragment-collection</vt:lpwstr>
      </vt:variant>
      <vt:variant>
        <vt:lpwstr/>
      </vt:variant>
      <vt:variant>
        <vt:i4>7602277</vt:i4>
      </vt:variant>
      <vt:variant>
        <vt:i4>51</vt:i4>
      </vt:variant>
      <vt:variant>
        <vt:i4>0</vt:i4>
      </vt:variant>
      <vt:variant>
        <vt:i4>5</vt:i4>
      </vt:variant>
      <vt:variant>
        <vt:lpwstr>https://www.getty.edu/art/collection/object/107SAX</vt:lpwstr>
      </vt:variant>
      <vt:variant>
        <vt:lpwstr/>
      </vt:variant>
      <vt:variant>
        <vt:i4>4128865</vt:i4>
      </vt:variant>
      <vt:variant>
        <vt:i4>48</vt:i4>
      </vt:variant>
      <vt:variant>
        <vt:i4>0</vt:i4>
      </vt:variant>
      <vt:variant>
        <vt:i4>5</vt:i4>
      </vt:variant>
      <vt:variant>
        <vt:lpwstr>https://www.getty.edu/art/collection/object/103VA6</vt:lpwstr>
      </vt:variant>
      <vt:variant>
        <vt:lpwstr/>
      </vt:variant>
      <vt:variant>
        <vt:i4>7929957</vt:i4>
      </vt:variant>
      <vt:variant>
        <vt:i4>45</vt:i4>
      </vt:variant>
      <vt:variant>
        <vt:i4>0</vt:i4>
      </vt:variant>
      <vt:variant>
        <vt:i4>5</vt:i4>
      </vt:variant>
      <vt:variant>
        <vt:lpwstr>https://www.getty.edu/art/collection/object/1146B1</vt:lpwstr>
      </vt:variant>
      <vt:variant>
        <vt:lpwstr/>
      </vt:variant>
      <vt:variant>
        <vt:i4>7798847</vt:i4>
      </vt:variant>
      <vt:variant>
        <vt:i4>42</vt:i4>
      </vt:variant>
      <vt:variant>
        <vt:i4>0</vt:i4>
      </vt:variant>
      <vt:variant>
        <vt:i4>5</vt:i4>
      </vt:variant>
      <vt:variant>
        <vt:lpwstr>https://www.getty.edu/art/collection/object/105X9P</vt:lpwstr>
      </vt:variant>
      <vt:variant>
        <vt:lpwstr/>
      </vt:variant>
      <vt:variant>
        <vt:i4>7536691</vt:i4>
      </vt:variant>
      <vt:variant>
        <vt:i4>39</vt:i4>
      </vt:variant>
      <vt:variant>
        <vt:i4>0</vt:i4>
      </vt:variant>
      <vt:variant>
        <vt:i4>5</vt:i4>
      </vt:variant>
      <vt:variant>
        <vt:lpwstr>https://www.getty.edu/art/collection/object/103T3X</vt:lpwstr>
      </vt:variant>
      <vt:variant>
        <vt:lpwstr/>
      </vt:variant>
      <vt:variant>
        <vt:i4>8257655</vt:i4>
      </vt:variant>
      <vt:variant>
        <vt:i4>36</vt:i4>
      </vt:variant>
      <vt:variant>
        <vt:i4>0</vt:i4>
      </vt:variant>
      <vt:variant>
        <vt:i4>5</vt:i4>
      </vt:variant>
      <vt:variant>
        <vt:lpwstr>https://www.getty.edu/art/collection/object/105YQX</vt:lpwstr>
      </vt:variant>
      <vt:variant>
        <vt:lpwstr/>
      </vt:variant>
      <vt:variant>
        <vt:i4>7012407</vt:i4>
      </vt:variant>
      <vt:variant>
        <vt:i4>33</vt:i4>
      </vt:variant>
      <vt:variant>
        <vt:i4>0</vt:i4>
      </vt:variant>
      <vt:variant>
        <vt:i4>5</vt:i4>
      </vt:variant>
      <vt:variant>
        <vt:lpwstr>https://www.getty.edu/art/collection/object/103W7C</vt:lpwstr>
      </vt:variant>
      <vt:variant>
        <vt:lpwstr/>
      </vt:variant>
      <vt:variant>
        <vt:i4>30</vt:i4>
      </vt:variant>
      <vt:variant>
        <vt:i4>30</vt:i4>
      </vt:variant>
      <vt:variant>
        <vt:i4>0</vt:i4>
      </vt:variant>
      <vt:variant>
        <vt:i4>5</vt:i4>
      </vt:variant>
      <vt:variant>
        <vt:lpwstr>http://www.culture.gov.cy/dmculture/da/da.nsf/DMLhistory_gr/DMLhistory_gr</vt:lpwstr>
      </vt:variant>
      <vt:variant>
        <vt:lpwstr/>
      </vt:variant>
      <vt:variant>
        <vt:i4>3473470</vt:i4>
      </vt:variant>
      <vt:variant>
        <vt:i4>27</vt:i4>
      </vt:variant>
      <vt:variant>
        <vt:i4>0</vt:i4>
      </vt:variant>
      <vt:variant>
        <vt:i4>5</vt:i4>
      </vt:variant>
      <vt:variant>
        <vt:lpwstr>https://www.getty.edu/art/collection/object/10409Z</vt:lpwstr>
      </vt:variant>
      <vt:variant>
        <vt:lpwstr/>
      </vt:variant>
      <vt:variant>
        <vt:i4>7536750</vt:i4>
      </vt:variant>
      <vt:variant>
        <vt:i4>24</vt:i4>
      </vt:variant>
      <vt:variant>
        <vt:i4>0</vt:i4>
      </vt:variant>
      <vt:variant>
        <vt:i4>5</vt:i4>
      </vt:variant>
      <vt:variant>
        <vt:lpwstr>https://www.getty.edu/art/collection/object/108DEH</vt:lpwstr>
      </vt:variant>
      <vt:variant>
        <vt:lpwstr/>
      </vt:variant>
      <vt:variant>
        <vt:i4>7078001</vt:i4>
      </vt:variant>
      <vt:variant>
        <vt:i4>21</vt:i4>
      </vt:variant>
      <vt:variant>
        <vt:i4>0</vt:i4>
      </vt:variant>
      <vt:variant>
        <vt:i4>5</vt:i4>
      </vt:variant>
      <vt:variant>
        <vt:lpwstr>https://www.getty.edu/art/collection/object/103TQG</vt:lpwstr>
      </vt:variant>
      <vt:variant>
        <vt:lpwstr/>
      </vt:variant>
      <vt:variant>
        <vt:i4>4128869</vt:i4>
      </vt:variant>
      <vt:variant>
        <vt:i4>18</vt:i4>
      </vt:variant>
      <vt:variant>
        <vt:i4>0</vt:i4>
      </vt:variant>
      <vt:variant>
        <vt:i4>5</vt:i4>
      </vt:variant>
      <vt:variant>
        <vt:lpwstr>https://www.getty.edu/art/collection/object/105XC8</vt:lpwstr>
      </vt:variant>
      <vt:variant>
        <vt:lpwstr/>
      </vt:variant>
      <vt:variant>
        <vt:i4>3407985</vt:i4>
      </vt:variant>
      <vt:variant>
        <vt:i4>15</vt:i4>
      </vt:variant>
      <vt:variant>
        <vt:i4>0</vt:i4>
      </vt:variant>
      <vt:variant>
        <vt:i4>5</vt:i4>
      </vt:variant>
      <vt:variant>
        <vt:lpwstr>https://www.getty.edu/art/collection/object/103SQ8</vt:lpwstr>
      </vt:variant>
      <vt:variant>
        <vt:lpwstr/>
      </vt:variant>
      <vt:variant>
        <vt:i4>4522067</vt:i4>
      </vt:variant>
      <vt:variant>
        <vt:i4>12</vt:i4>
      </vt:variant>
      <vt:variant>
        <vt:i4>0</vt:i4>
      </vt:variant>
      <vt:variant>
        <vt:i4>5</vt:i4>
      </vt:variant>
      <vt:variant>
        <vt:lpwstr>https://web.archive.org/</vt:lpwstr>
      </vt:variant>
      <vt:variant>
        <vt:lpwstr/>
      </vt:variant>
      <vt:variant>
        <vt:i4>7536761</vt:i4>
      </vt:variant>
      <vt:variant>
        <vt:i4>9</vt:i4>
      </vt:variant>
      <vt:variant>
        <vt:i4>0</vt:i4>
      </vt:variant>
      <vt:variant>
        <vt:i4>5</vt:i4>
      </vt:variant>
      <vt:variant>
        <vt:lpwstr>https://www.getty.edu/art/collection/object/103TYX</vt:lpwstr>
      </vt:variant>
      <vt:variant>
        <vt:lpwstr/>
      </vt:variant>
      <vt:variant>
        <vt:i4>7274594</vt:i4>
      </vt:variant>
      <vt:variant>
        <vt:i4>6</vt:i4>
      </vt:variant>
      <vt:variant>
        <vt:i4>0</vt:i4>
      </vt:variant>
      <vt:variant>
        <vt:i4>5</vt:i4>
      </vt:variant>
      <vt:variant>
        <vt:lpwstr>https://www.getty.edu/art/collection/object/105XDH</vt:lpwstr>
      </vt:variant>
      <vt:variant>
        <vt:lpwstr/>
      </vt:variant>
      <vt:variant>
        <vt:i4>917530</vt:i4>
      </vt:variant>
      <vt:variant>
        <vt:i4>3</vt:i4>
      </vt:variant>
      <vt:variant>
        <vt:i4>0</vt:i4>
      </vt:variant>
      <vt:variant>
        <vt:i4>5</vt:i4>
      </vt:variant>
      <vt:variant>
        <vt:lpwstr>https://www.getty.edu/art/collection/objects/336773/</vt:lpwstr>
      </vt:variant>
      <vt:variant>
        <vt:lpwstr/>
      </vt:variant>
      <vt:variant>
        <vt:i4>5111820</vt:i4>
      </vt:variant>
      <vt:variant>
        <vt:i4>0</vt:i4>
      </vt:variant>
      <vt:variant>
        <vt:i4>0</vt:i4>
      </vt:variant>
      <vt:variant>
        <vt:i4>5</vt:i4>
      </vt:variant>
      <vt:variant>
        <vt:lpwstr>http://www.getty.edu/art/collection/objects/7008/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Barr</dc:creator>
  <cp:keywords/>
  <dc:description/>
  <cp:lastModifiedBy>Rachel Barth</cp:lastModifiedBy>
  <cp:revision>3</cp:revision>
  <cp:lastPrinted>2024-05-16T21:23:00Z</cp:lastPrinted>
  <dcterms:created xsi:type="dcterms:W3CDTF">2025-07-15T19:00:00Z</dcterms:created>
  <dcterms:modified xsi:type="dcterms:W3CDTF">2025-07-15T19:01:00Z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0x010100835DF0431B28A848A94C01BB6F2BDCB9</vt:lpwstr>
  </property>
</Properties>
</file>